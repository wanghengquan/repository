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1746" w:rsidRPr="00B01746" w:rsidRDefault="0078306D" w:rsidP="00B01746">
      <w:pPr>
        <w:pStyle w:val="Title"/>
        <w:jc w:val="center"/>
      </w:pPr>
      <w:r>
        <w:t xml:space="preserve">BQS </w:t>
      </w:r>
      <w:r w:rsidR="00F02A1B">
        <w:t>S</w:t>
      </w:r>
      <w:r>
        <w:t xml:space="preserve">cript </w:t>
      </w:r>
      <w:r w:rsidR="00523D94">
        <w:t>Usage Model</w:t>
      </w:r>
    </w:p>
    <w:p w:rsidR="0084637A" w:rsidRPr="007513E8" w:rsidRDefault="00846486" w:rsidP="007513E8">
      <w:pPr>
        <w:jc w:val="center"/>
        <w:rPr>
          <w:b/>
          <w:sz w:val="32"/>
          <w:szCs w:val="32"/>
        </w:rPr>
      </w:pPr>
      <w:r>
        <w:rPr>
          <w:b/>
          <w:sz w:val="32"/>
          <w:szCs w:val="32"/>
        </w:rPr>
        <w:t xml:space="preserve">Jason </w:t>
      </w:r>
      <w:r w:rsidR="00A36C04">
        <w:rPr>
          <w:b/>
          <w:sz w:val="32"/>
          <w:szCs w:val="32"/>
        </w:rPr>
        <w:t>Wang</w:t>
      </w:r>
    </w:p>
    <w:p w:rsidR="001B66F8" w:rsidRPr="0084637A" w:rsidRDefault="001B66F8" w:rsidP="001B66F8">
      <w:pPr>
        <w:pStyle w:val="Subtitle"/>
        <w:rPr>
          <w:i w:val="0"/>
        </w:rPr>
      </w:pPr>
      <w:r>
        <w:rPr>
          <w:i w:val="0"/>
        </w:rPr>
        <w:t>ABSTRACT</w:t>
      </w:r>
    </w:p>
    <w:p w:rsidR="00D83228" w:rsidRDefault="00D83228">
      <w:r w:rsidRPr="00861A84">
        <w:t>BQS scripts</w:t>
      </w:r>
      <w:r w:rsidR="002469B3">
        <w:t xml:space="preserve"> are</w:t>
      </w:r>
      <w:r w:rsidRPr="00861A84">
        <w:t xml:space="preserve"> se</w:t>
      </w:r>
      <w:r w:rsidRPr="00861A84">
        <w:rPr>
          <w:rFonts w:hint="eastAsia"/>
        </w:rPr>
        <w:t>ries of script</w:t>
      </w:r>
      <w:r>
        <w:t xml:space="preserve">s developed by Script group according with the requirements from the whole QA group. </w:t>
      </w:r>
      <w:r w:rsidR="00BB361B">
        <w:t>BQS</w:t>
      </w:r>
      <w:r w:rsidR="007513E8">
        <w:t xml:space="preserve"> scripts </w:t>
      </w:r>
      <w:r w:rsidR="00BA0C7F">
        <w:t>are</w:t>
      </w:r>
      <w:r w:rsidR="007513E8">
        <w:t xml:space="preserve"> the core implementation scripts for BQS platform.</w:t>
      </w:r>
    </w:p>
    <w:p w:rsidR="006C33AA" w:rsidRDefault="007513E8">
      <w:r>
        <w:t>In this document we will introduce the usage of core s</w:t>
      </w:r>
      <w:r w:rsidR="00BA0C7F">
        <w:t xml:space="preserve">cript and the some application tools </w:t>
      </w:r>
      <w:r>
        <w:t>coming with core script, such as: suite support, behavior check.</w:t>
      </w:r>
    </w:p>
    <w:p w:rsidR="006C33AA" w:rsidRDefault="006C33AA">
      <w:pPr>
        <w:spacing w:after="200" w:line="276" w:lineRule="auto"/>
      </w:pPr>
      <w:r>
        <w:br w:type="page"/>
      </w:r>
    </w:p>
    <w:p w:rsidR="006558D2" w:rsidRPr="0084637A" w:rsidRDefault="006558D2" w:rsidP="00B57F10">
      <w:pPr>
        <w:pStyle w:val="Subtitle"/>
        <w:rPr>
          <w:i w:val="0"/>
        </w:rPr>
      </w:pPr>
      <w:r w:rsidRPr="0084637A">
        <w:rPr>
          <w:i w:val="0"/>
        </w:rPr>
        <w:lastRenderedPageBreak/>
        <w:t>REVISION HISTORY</w:t>
      </w:r>
    </w:p>
    <w:tbl>
      <w:tblPr>
        <w:tblStyle w:val="LightList-Accent1"/>
        <w:tblW w:w="8364" w:type="dxa"/>
        <w:tblLayout w:type="fixed"/>
        <w:tblLook w:val="0000" w:firstRow="0" w:lastRow="0" w:firstColumn="0" w:lastColumn="0" w:noHBand="0" w:noVBand="0"/>
      </w:tblPr>
      <w:tblGrid>
        <w:gridCol w:w="1134"/>
        <w:gridCol w:w="1668"/>
        <w:gridCol w:w="5562"/>
      </w:tblGrid>
      <w:tr w:rsidR="006558D2" w:rsidRPr="006558D2" w:rsidTr="0084637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r w:rsidRPr="006558D2">
              <w:t>REVISION</w:t>
            </w:r>
          </w:p>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r w:rsidRPr="006558D2">
              <w:t>RELEASE DATE</w:t>
            </w: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r w:rsidRPr="006558D2">
              <w:t>COMMENTS</w:t>
            </w:r>
          </w:p>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r>
              <w:rPr>
                <w:rFonts w:hint="eastAsia"/>
              </w:rPr>
              <w:t>V1.0</w:t>
            </w:r>
          </w:p>
        </w:tc>
        <w:tc>
          <w:tcPr>
            <w:tcW w:w="1668" w:type="dxa"/>
          </w:tcPr>
          <w:p w:rsidR="006558D2" w:rsidRPr="006558D2" w:rsidRDefault="000D3F4F" w:rsidP="000D3F4F">
            <w:pPr>
              <w:cnfStyle w:val="000000000000" w:firstRow="0" w:lastRow="0" w:firstColumn="0" w:lastColumn="0" w:oddVBand="0" w:evenVBand="0" w:oddHBand="0" w:evenHBand="0" w:firstRowFirstColumn="0" w:firstRowLastColumn="0" w:lastRowFirstColumn="0" w:lastRowLastColumn="0"/>
            </w:pPr>
            <w:r>
              <w:t>05</w:t>
            </w:r>
            <w:r w:rsidR="0058572A">
              <w:t>/</w:t>
            </w:r>
            <w:r>
              <w:t>05</w:t>
            </w:r>
            <w:r w:rsidR="006558D2" w:rsidRPr="006558D2">
              <w:t>/20</w:t>
            </w:r>
            <w:r w:rsidR="0078306D">
              <w:t>14</w:t>
            </w: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846486">
            <w:r w:rsidRPr="006558D2">
              <w:t xml:space="preserve">Initial draft </w:t>
            </w:r>
            <w:r w:rsidR="00846486">
              <w:t>–</w:t>
            </w:r>
            <w:r w:rsidRPr="006558D2">
              <w:t xml:space="preserve"> </w:t>
            </w:r>
            <w:r w:rsidR="00732F69">
              <w:t>Jason W</w:t>
            </w:r>
            <w:r w:rsidR="00846486">
              <w:t>ang</w:t>
            </w:r>
          </w:p>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AE5F87" w:rsidP="006558D2">
            <w:ins w:id="0" w:author="Jason Wang" w:date="2014-07-01T10:28:00Z">
              <w:r>
                <w:t>V1.1</w:t>
              </w:r>
            </w:ins>
          </w:p>
        </w:tc>
        <w:tc>
          <w:tcPr>
            <w:tcW w:w="1668" w:type="dxa"/>
          </w:tcPr>
          <w:p w:rsidR="006558D2" w:rsidRPr="006558D2" w:rsidRDefault="00AE5F87" w:rsidP="006558D2">
            <w:pPr>
              <w:cnfStyle w:val="000000100000" w:firstRow="0" w:lastRow="0" w:firstColumn="0" w:lastColumn="0" w:oddVBand="0" w:evenVBand="0" w:oddHBand="1" w:evenHBand="0" w:firstRowFirstColumn="0" w:firstRowLastColumn="0" w:lastRowFirstColumn="0" w:lastRowLastColumn="0"/>
            </w:pPr>
            <w:ins w:id="1" w:author="Jason Wang" w:date="2014-07-01T10:28:00Z">
              <w:r>
                <w:t>07/01/2014</w:t>
              </w:r>
            </w:ins>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AE5F87" w:rsidP="006558D2">
            <w:ins w:id="2" w:author="Jason Wang" w:date="2014-07-01T10:28:00Z">
              <w:r>
                <w:t xml:space="preserve">Delete default implement par trce option </w:t>
              </w:r>
            </w:ins>
            <w:ins w:id="3" w:author="Jason Wang" w:date="2014-07-01T10:29:00Z">
              <w:r>
                <w:t>–</w:t>
              </w:r>
            </w:ins>
            <w:ins w:id="4" w:author="Jason Wang" w:date="2014-07-01T10:28:00Z">
              <w:r>
                <w:t xml:space="preserve">Jason </w:t>
              </w:r>
            </w:ins>
            <w:ins w:id="5" w:author="Jason Wang" w:date="2014-07-01T10:29:00Z">
              <w:r>
                <w:t>Wang</w:t>
              </w:r>
            </w:ins>
          </w:p>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F7532D" w:rsidP="006558D2">
            <w:ins w:id="6" w:author="Jason Wang" w:date="2014-08-15T16:55:00Z">
              <w:r>
                <w:t>V1.2</w:t>
              </w:r>
            </w:ins>
          </w:p>
        </w:tc>
        <w:tc>
          <w:tcPr>
            <w:tcW w:w="1668" w:type="dxa"/>
          </w:tcPr>
          <w:p w:rsidR="006558D2" w:rsidRPr="006558D2" w:rsidRDefault="00F7532D" w:rsidP="006558D2">
            <w:pPr>
              <w:cnfStyle w:val="000000000000" w:firstRow="0" w:lastRow="0" w:firstColumn="0" w:lastColumn="0" w:oddVBand="0" w:evenVBand="0" w:oddHBand="0" w:evenHBand="0" w:firstRowFirstColumn="0" w:firstRowLastColumn="0" w:lastRowFirstColumn="0" w:lastRowLastColumn="0"/>
            </w:pPr>
            <w:ins w:id="7" w:author="Jason Wang" w:date="2014-08-15T16:55:00Z">
              <w:r>
                <w:t>08/15/2014</w:t>
              </w:r>
            </w:ins>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F7532D" w:rsidP="006558D2">
            <w:ins w:id="8" w:author="Jason Wang" w:date="2014-08-15T16:55:00Z">
              <w:r>
                <w:t>Some APP tools update</w:t>
              </w:r>
            </w:ins>
            <w:ins w:id="9" w:author="Jason Wang" w:date="2014-08-15T16:56:00Z">
              <w:r w:rsidR="0025611E">
                <w:t xml:space="preserve"> &amp; type error fix</w:t>
              </w:r>
            </w:ins>
            <w:ins w:id="10" w:author="Jason Wang" w:date="2014-08-15T16:55:00Z">
              <w:r>
                <w:t xml:space="preserve"> –Jason Wang</w:t>
              </w:r>
            </w:ins>
          </w:p>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r w:rsidR="006558D2"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tc>
      </w:tr>
    </w:tbl>
    <w:p w:rsidR="006C33AA" w:rsidRDefault="006C33AA" w:rsidP="006C33AA">
      <w:pPr>
        <w:rPr>
          <w:rFonts w:asciiTheme="majorHAnsi" w:eastAsiaTheme="majorEastAsia" w:hAnsiTheme="majorHAnsi" w:cstheme="majorBidi"/>
          <w:sz w:val="28"/>
          <w:szCs w:val="28"/>
        </w:rPr>
      </w:pPr>
      <w:r>
        <w:br w:type="page"/>
      </w:r>
    </w:p>
    <w:p w:rsidR="00B21B69" w:rsidRDefault="00B21B69" w:rsidP="00B21B69">
      <w:pPr>
        <w:pStyle w:val="Subtitle"/>
      </w:pPr>
      <w:r>
        <w:lastRenderedPageBreak/>
        <w:t>CONTENTS</w:t>
      </w:r>
    </w:p>
    <w:p w:rsidR="0025611E" w:rsidRDefault="00EB2454">
      <w:pPr>
        <w:pStyle w:val="TOC1"/>
        <w:tabs>
          <w:tab w:val="right" w:leader="dot" w:pos="9350"/>
        </w:tabs>
        <w:rPr>
          <w:ins w:id="11" w:author="Jason Wang" w:date="2014-08-15T16:57:00Z"/>
          <w:noProof/>
        </w:rPr>
      </w:pPr>
      <w:r>
        <w:fldChar w:fldCharType="begin"/>
      </w:r>
      <w:r>
        <w:instrText xml:space="preserve"> TOC \o "1-3" \h \z \u </w:instrText>
      </w:r>
      <w:r>
        <w:fldChar w:fldCharType="separate"/>
      </w:r>
      <w:ins w:id="12" w:author="Jason Wang" w:date="2014-08-15T16:57:00Z">
        <w:r w:rsidR="0025611E" w:rsidRPr="0082051A">
          <w:rPr>
            <w:rStyle w:val="Hyperlink"/>
            <w:noProof/>
          </w:rPr>
          <w:fldChar w:fldCharType="begin"/>
        </w:r>
        <w:r w:rsidR="0025611E" w:rsidRPr="0082051A">
          <w:rPr>
            <w:rStyle w:val="Hyperlink"/>
            <w:noProof/>
          </w:rPr>
          <w:instrText xml:space="preserve"> </w:instrText>
        </w:r>
        <w:r w:rsidR="0025611E">
          <w:rPr>
            <w:noProof/>
          </w:rPr>
          <w:instrText>HYPERLINK \l "_Toc395885220"</w:instrText>
        </w:r>
        <w:r w:rsidR="0025611E" w:rsidRPr="0082051A">
          <w:rPr>
            <w:rStyle w:val="Hyperlink"/>
            <w:noProof/>
          </w:rPr>
          <w:instrText xml:space="preserve"> </w:instrText>
        </w:r>
        <w:r w:rsidR="0025611E" w:rsidRPr="0082051A">
          <w:rPr>
            <w:rStyle w:val="Hyperlink"/>
            <w:noProof/>
          </w:rPr>
          <w:fldChar w:fldCharType="separate"/>
        </w:r>
        <w:r w:rsidR="0025611E" w:rsidRPr="0082051A">
          <w:rPr>
            <w:rStyle w:val="Hyperlink"/>
            <w:noProof/>
          </w:rPr>
          <w:t>1 Preface</w:t>
        </w:r>
        <w:r w:rsidR="0025611E">
          <w:rPr>
            <w:noProof/>
            <w:webHidden/>
          </w:rPr>
          <w:tab/>
        </w:r>
        <w:r w:rsidR="0025611E">
          <w:rPr>
            <w:noProof/>
            <w:webHidden/>
          </w:rPr>
          <w:fldChar w:fldCharType="begin"/>
        </w:r>
        <w:r w:rsidR="0025611E">
          <w:rPr>
            <w:noProof/>
            <w:webHidden/>
          </w:rPr>
          <w:instrText xml:space="preserve"> PAGEREF _Toc395885220 \h </w:instrText>
        </w:r>
      </w:ins>
      <w:r w:rsidR="0025611E">
        <w:rPr>
          <w:noProof/>
          <w:webHidden/>
        </w:rPr>
      </w:r>
      <w:r w:rsidR="0025611E">
        <w:rPr>
          <w:noProof/>
          <w:webHidden/>
        </w:rPr>
        <w:fldChar w:fldCharType="separate"/>
      </w:r>
      <w:ins w:id="13" w:author="Jason Wang" w:date="2014-08-15T16:57:00Z">
        <w:r w:rsidR="0025611E">
          <w:rPr>
            <w:noProof/>
            <w:webHidden/>
          </w:rPr>
          <w:t>6</w:t>
        </w:r>
        <w:r w:rsidR="0025611E">
          <w:rPr>
            <w:noProof/>
            <w:webHidden/>
          </w:rPr>
          <w:fldChar w:fldCharType="end"/>
        </w:r>
        <w:r w:rsidR="0025611E" w:rsidRPr="0082051A">
          <w:rPr>
            <w:rStyle w:val="Hyperlink"/>
            <w:noProof/>
          </w:rPr>
          <w:fldChar w:fldCharType="end"/>
        </w:r>
      </w:ins>
    </w:p>
    <w:p w:rsidR="0025611E" w:rsidRDefault="0025611E">
      <w:pPr>
        <w:pStyle w:val="TOC2"/>
        <w:tabs>
          <w:tab w:val="right" w:leader="dot" w:pos="9350"/>
        </w:tabs>
        <w:rPr>
          <w:ins w:id="14" w:author="Jason Wang" w:date="2014-08-15T16:57:00Z"/>
          <w:noProof/>
        </w:rPr>
      </w:pPr>
      <w:ins w:id="1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"_Toc395885221"</w:instrText>
        </w:r>
        <w:r w:rsidRPr="0082051A">
          <w:rPr>
            <w:rStyle w:val="Hyperlink"/>
            <w:noProof/>
          </w:rPr>
          <w:instrText xml:space="preserve"> </w:instrText>
        </w:r>
        <w:r w:rsidRPr="0082051A">
          <w:rPr>
            <w:rStyle w:val="Hyperlink"/>
            <w:noProof/>
          </w:rPr>
          <w:fldChar w:fldCharType="separate"/>
        </w:r>
        <w:r w:rsidRPr="0082051A">
          <w:rPr>
            <w:rStyle w:val="Hyperlink"/>
            <w:noProof/>
          </w:rPr>
          <w:t>1.1 What are BQS scripts</w:t>
        </w:r>
        <w:r>
          <w:rPr>
            <w:noProof/>
            <w:webHidden/>
          </w:rPr>
          <w:tab/>
        </w:r>
        <w:r>
          <w:rPr>
            <w:noProof/>
            <w:webHidden/>
          </w:rPr>
          <w:fldChar w:fldCharType="begin"/>
        </w:r>
        <w:r>
          <w:rPr>
            <w:noProof/>
            <w:webHidden/>
          </w:rPr>
          <w:instrText xml:space="preserve"> PAGEREF _Toc395885221 \h </w:instrText>
        </w:r>
      </w:ins>
      <w:r>
        <w:rPr>
          <w:noProof/>
          <w:webHidden/>
        </w:rPr>
      </w:r>
      <w:r>
        <w:rPr>
          <w:noProof/>
          <w:webHidden/>
        </w:rPr>
        <w:fldChar w:fldCharType="separate"/>
      </w:r>
      <w:ins w:id="16" w:author="Jason Wang" w:date="2014-08-15T16:57:00Z">
        <w:r>
          <w:rPr>
            <w:noProof/>
            <w:webHidden/>
          </w:rPr>
          <w:t>6</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17" w:author="Jason Wang" w:date="2014-08-15T16:57:00Z"/>
          <w:noProof/>
        </w:rPr>
      </w:pPr>
      <w:ins w:id="1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"_Toc395885222"</w:instrText>
        </w:r>
        <w:r w:rsidRPr="0082051A">
          <w:rPr>
            <w:rStyle w:val="Hyperlink"/>
            <w:noProof/>
          </w:rPr>
          <w:instrText xml:space="preserve"> </w:instrText>
        </w:r>
        <w:r w:rsidRPr="0082051A">
          <w:rPr>
            <w:rStyle w:val="Hyperlink"/>
            <w:noProof/>
          </w:rPr>
          <w:fldChar w:fldCharType="separate"/>
        </w:r>
        <w:r w:rsidRPr="0082051A">
          <w:rPr>
            <w:rStyle w:val="Hyperlink"/>
            <w:noProof/>
          </w:rPr>
          <w:t>1.2 how to get BQS scripts</w:t>
        </w:r>
        <w:r>
          <w:rPr>
            <w:noProof/>
            <w:webHidden/>
          </w:rPr>
          <w:tab/>
        </w:r>
        <w:r>
          <w:rPr>
            <w:noProof/>
            <w:webHidden/>
          </w:rPr>
          <w:fldChar w:fldCharType="begin"/>
        </w:r>
        <w:r>
          <w:rPr>
            <w:noProof/>
            <w:webHidden/>
          </w:rPr>
          <w:instrText xml:space="preserve"> PAGEREF _Toc395885222 \h </w:instrText>
        </w:r>
      </w:ins>
      <w:r>
        <w:rPr>
          <w:noProof/>
          <w:webHidden/>
        </w:rPr>
      </w:r>
      <w:r>
        <w:rPr>
          <w:noProof/>
          <w:webHidden/>
        </w:rPr>
        <w:fldChar w:fldCharType="separate"/>
      </w:r>
      <w:ins w:id="19" w:author="Jason Wang" w:date="2014-08-15T16:57:00Z">
        <w:r>
          <w:rPr>
            <w:noProof/>
            <w:webHidden/>
          </w:rPr>
          <w:t>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0" w:author="Jason Wang" w:date="2014-08-15T16:57:00Z"/>
          <w:noProof/>
        </w:rPr>
      </w:pPr>
      <w:ins w:id="2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"_Toc395885223"</w:instrText>
        </w:r>
        <w:r w:rsidRPr="0082051A">
          <w:rPr>
            <w:rStyle w:val="Hyperlink"/>
            <w:noProof/>
          </w:rPr>
          <w:instrText xml:space="preserve"> </w:instrText>
        </w:r>
        <w:r w:rsidRPr="0082051A">
          <w:rPr>
            <w:rStyle w:val="Hyperlink"/>
            <w:noProof/>
          </w:rPr>
          <w:fldChar w:fldCharType="separate"/>
        </w:r>
        <w:r w:rsidRPr="0082051A">
          <w:rPr>
            <w:rStyle w:val="Hyperlink"/>
            <w:noProof/>
          </w:rPr>
          <w:t>1.2.1 BQS scripts on the web</w:t>
        </w:r>
        <w:r>
          <w:rPr>
            <w:noProof/>
            <w:webHidden/>
          </w:rPr>
          <w:tab/>
        </w:r>
        <w:r>
          <w:rPr>
            <w:noProof/>
            <w:webHidden/>
          </w:rPr>
          <w:fldChar w:fldCharType="begin"/>
        </w:r>
        <w:r>
          <w:rPr>
            <w:noProof/>
            <w:webHidden/>
          </w:rPr>
          <w:instrText xml:space="preserve"> PAGEREF _Toc395885223 \h </w:instrText>
        </w:r>
      </w:ins>
      <w:r>
        <w:rPr>
          <w:noProof/>
          <w:webHidden/>
        </w:rPr>
      </w:r>
      <w:r>
        <w:rPr>
          <w:noProof/>
          <w:webHidden/>
        </w:rPr>
        <w:fldChar w:fldCharType="separate"/>
      </w:r>
      <w:ins w:id="22" w:author="Jason Wang" w:date="2014-08-15T16:57:00Z">
        <w:r>
          <w:rPr>
            <w:noProof/>
            <w:webHidden/>
          </w:rPr>
          <w:t>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3" w:author="Jason Wang" w:date="2014-08-15T16:57:00Z"/>
          <w:noProof/>
        </w:rPr>
      </w:pPr>
      <w:ins w:id="2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"_Toc395885224"</w:instrText>
        </w:r>
        <w:r w:rsidRPr="0082051A">
          <w:rPr>
            <w:rStyle w:val="Hyperlink"/>
            <w:noProof/>
          </w:rPr>
          <w:instrText xml:space="preserve"> </w:instrText>
        </w:r>
        <w:r w:rsidRPr="0082051A">
          <w:rPr>
            <w:rStyle w:val="Hyperlink"/>
            <w:noProof/>
          </w:rPr>
          <w:fldChar w:fldCharType="separate"/>
        </w:r>
        <w:r w:rsidRPr="0082051A">
          <w:rPr>
            <w:rStyle w:val="Hyperlink"/>
            <w:noProof/>
          </w:rPr>
          <w:t>1.2.2 BQS scripts export</w:t>
        </w:r>
        <w:r>
          <w:rPr>
            <w:noProof/>
            <w:webHidden/>
          </w:rPr>
          <w:tab/>
        </w:r>
        <w:r>
          <w:rPr>
            <w:noProof/>
            <w:webHidden/>
          </w:rPr>
          <w:fldChar w:fldCharType="begin"/>
        </w:r>
        <w:r>
          <w:rPr>
            <w:noProof/>
            <w:webHidden/>
          </w:rPr>
          <w:instrText xml:space="preserve"> PAGEREF _Toc395885224 \h </w:instrText>
        </w:r>
      </w:ins>
      <w:r>
        <w:rPr>
          <w:noProof/>
          <w:webHidden/>
        </w:rPr>
      </w:r>
      <w:r>
        <w:rPr>
          <w:noProof/>
          <w:webHidden/>
        </w:rPr>
        <w:fldChar w:fldCharType="separate"/>
      </w:r>
      <w:ins w:id="25" w:author="Jason Wang" w:date="2014-08-15T16:57:00Z">
        <w:r>
          <w:rPr>
            <w:noProof/>
            <w:webHidden/>
          </w:rPr>
          <w:t>6</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6" w:author="Jason Wang" w:date="2014-08-15T16:57:00Z"/>
          <w:noProof/>
        </w:rPr>
      </w:pPr>
      <w:ins w:id="2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"_Toc395885225"</w:instrText>
        </w:r>
        <w:r w:rsidRPr="0082051A">
          <w:rPr>
            <w:rStyle w:val="Hyperlink"/>
            <w:noProof/>
          </w:rPr>
          <w:instrText xml:space="preserve"> </w:instrText>
        </w:r>
        <w:r w:rsidRPr="0082051A">
          <w:rPr>
            <w:rStyle w:val="Hyperlink"/>
            <w:noProof/>
          </w:rPr>
          <w:fldChar w:fldCharType="separate"/>
        </w:r>
        <w:r w:rsidRPr="0082051A">
          <w:rPr>
            <w:rStyle w:val="Hyperlink"/>
            <w:noProof/>
          </w:rPr>
          <w:t>1.3 BQS scripts history</w:t>
        </w:r>
        <w:r>
          <w:rPr>
            <w:noProof/>
            <w:webHidden/>
          </w:rPr>
          <w:tab/>
        </w:r>
        <w:r>
          <w:rPr>
            <w:noProof/>
            <w:webHidden/>
          </w:rPr>
          <w:fldChar w:fldCharType="begin"/>
        </w:r>
        <w:r>
          <w:rPr>
            <w:noProof/>
            <w:webHidden/>
          </w:rPr>
          <w:instrText xml:space="preserve"> PAGEREF _Toc395885225 \h </w:instrText>
        </w:r>
      </w:ins>
      <w:r>
        <w:rPr>
          <w:noProof/>
          <w:webHidden/>
        </w:rPr>
      </w:r>
      <w:r>
        <w:rPr>
          <w:noProof/>
          <w:webHidden/>
        </w:rPr>
        <w:fldChar w:fldCharType="separate"/>
      </w:r>
      <w:ins w:id="28" w:author="Jason Wang" w:date="2014-08-15T16:57:00Z">
        <w:r>
          <w:rPr>
            <w:noProof/>
            <w:webHidden/>
          </w:rPr>
          <w:t>6</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9" w:author="Jason Wang" w:date="2014-08-15T16:57:00Z"/>
          <w:noProof/>
        </w:rPr>
      </w:pPr>
      <w:ins w:id="3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"_Toc395885226"</w:instrText>
        </w:r>
        <w:r w:rsidRPr="0082051A">
          <w:rPr>
            <w:rStyle w:val="Hyperlink"/>
            <w:noProof/>
          </w:rPr>
          <w:instrText xml:space="preserve"> </w:instrText>
        </w:r>
        <w:r w:rsidRPr="0082051A">
          <w:rPr>
            <w:rStyle w:val="Hyperlink"/>
            <w:noProof/>
          </w:rPr>
          <w:fldChar w:fldCharType="separate"/>
        </w:r>
        <w:r w:rsidRPr="0082051A">
          <w:rPr>
            <w:rStyle w:val="Hyperlink"/>
            <w:noProof/>
          </w:rPr>
          <w:t>1.4 BQS scripts developer team</w:t>
        </w:r>
        <w:r>
          <w:rPr>
            <w:noProof/>
            <w:webHidden/>
          </w:rPr>
          <w:tab/>
        </w:r>
        <w:r>
          <w:rPr>
            <w:noProof/>
            <w:webHidden/>
          </w:rPr>
          <w:fldChar w:fldCharType="begin"/>
        </w:r>
        <w:r>
          <w:rPr>
            <w:noProof/>
            <w:webHidden/>
          </w:rPr>
          <w:instrText xml:space="preserve"> PAGEREF _Toc395885226 \h </w:instrText>
        </w:r>
      </w:ins>
      <w:r>
        <w:rPr>
          <w:noProof/>
          <w:webHidden/>
        </w:rPr>
      </w:r>
      <w:r>
        <w:rPr>
          <w:noProof/>
          <w:webHidden/>
        </w:rPr>
        <w:fldChar w:fldCharType="separate"/>
      </w:r>
      <w:ins w:id="31" w:author="Jason Wang" w:date="2014-08-15T16:57:00Z">
        <w:r>
          <w:rPr>
            <w:noProof/>
            <w:webHidden/>
          </w:rPr>
          <w:t>6</w:t>
        </w:r>
        <w:r>
          <w:rPr>
            <w:noProof/>
            <w:webHidden/>
          </w:rPr>
          <w:fldChar w:fldCharType="end"/>
        </w:r>
        <w:r w:rsidRPr="0082051A">
          <w:rPr>
            <w:rStyle w:val="Hyperlink"/>
            <w:noProof/>
          </w:rPr>
          <w:fldChar w:fldCharType="end"/>
        </w:r>
      </w:ins>
    </w:p>
    <w:p w:rsidR="0025611E" w:rsidRDefault="0025611E">
      <w:pPr>
        <w:pStyle w:val="TOC1"/>
        <w:tabs>
          <w:tab w:val="right" w:leader="dot" w:pos="9350"/>
        </w:tabs>
        <w:rPr>
          <w:ins w:id="32" w:author="Jason Wang" w:date="2014-08-15T16:57:00Z"/>
          <w:noProof/>
        </w:rPr>
      </w:pPr>
      <w:ins w:id="3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"_Toc395885227"</w:instrText>
        </w:r>
        <w:r w:rsidRPr="0082051A">
          <w:rPr>
            <w:rStyle w:val="Hyperlink"/>
            <w:noProof/>
          </w:rPr>
          <w:instrText xml:space="preserve"> </w:instrText>
        </w:r>
        <w:r w:rsidRPr="0082051A">
          <w:rPr>
            <w:rStyle w:val="Hyperlink"/>
            <w:noProof/>
          </w:rPr>
          <w:fldChar w:fldCharType="separate"/>
        </w:r>
        <w:r w:rsidRPr="0082051A">
          <w:rPr>
            <w:rStyle w:val="Hyperlink"/>
            <w:noProof/>
          </w:rPr>
          <w:t>2 Fundamental Concepts</w:t>
        </w:r>
        <w:r>
          <w:rPr>
            <w:noProof/>
            <w:webHidden/>
          </w:rPr>
          <w:tab/>
        </w:r>
        <w:r>
          <w:rPr>
            <w:noProof/>
            <w:webHidden/>
          </w:rPr>
          <w:fldChar w:fldCharType="begin"/>
        </w:r>
        <w:r>
          <w:rPr>
            <w:noProof/>
            <w:webHidden/>
          </w:rPr>
          <w:instrText xml:space="preserve"> PAGEREF _Toc395885227 \h </w:instrText>
        </w:r>
      </w:ins>
      <w:r>
        <w:rPr>
          <w:noProof/>
          <w:webHidden/>
        </w:rPr>
      </w:r>
      <w:r>
        <w:rPr>
          <w:noProof/>
          <w:webHidden/>
        </w:rPr>
        <w:fldChar w:fldCharType="separate"/>
      </w:r>
      <w:ins w:id="34" w:author="Jason Wang" w:date="2014-08-15T16:57:00Z">
        <w:r>
          <w:rPr>
            <w:noProof/>
            <w:webHidden/>
          </w:rPr>
          <w:t>8</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35" w:author="Jason Wang" w:date="2014-08-15T16:57:00Z"/>
          <w:noProof/>
        </w:rPr>
      </w:pPr>
      <w:ins w:id="36"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"_Toc395885228"</w:instrText>
        </w:r>
        <w:r w:rsidRPr="0082051A">
          <w:rPr>
            <w:rStyle w:val="Hyperlink"/>
            <w:noProof/>
          </w:rPr>
          <w:instrText xml:space="preserve"> </w:instrText>
        </w:r>
        <w:r w:rsidRPr="0082051A">
          <w:rPr>
            <w:rStyle w:val="Hyperlink"/>
            <w:noProof/>
          </w:rPr>
          <w:fldChar w:fldCharType="separate"/>
        </w:r>
        <w:r w:rsidRPr="0082051A">
          <w:rPr>
            <w:rStyle w:val="Hyperlink"/>
            <w:noProof/>
          </w:rPr>
          <w:t>2.1 Scripts directory structure</w:t>
        </w:r>
        <w:r>
          <w:rPr>
            <w:noProof/>
            <w:webHidden/>
          </w:rPr>
          <w:tab/>
        </w:r>
        <w:r>
          <w:rPr>
            <w:noProof/>
            <w:webHidden/>
          </w:rPr>
          <w:fldChar w:fldCharType="begin"/>
        </w:r>
        <w:r>
          <w:rPr>
            <w:noProof/>
            <w:webHidden/>
          </w:rPr>
          <w:instrText xml:space="preserve"> PAGEREF _Toc395885228 \h </w:instrText>
        </w:r>
      </w:ins>
      <w:r>
        <w:rPr>
          <w:noProof/>
          <w:webHidden/>
        </w:rPr>
      </w:r>
      <w:r>
        <w:rPr>
          <w:noProof/>
          <w:webHidden/>
        </w:rPr>
        <w:fldChar w:fldCharType="separate"/>
      </w:r>
      <w:ins w:id="37" w:author="Jason Wang" w:date="2014-08-15T16:57:00Z">
        <w:r>
          <w:rPr>
            <w:noProof/>
            <w:webHidden/>
          </w:rPr>
          <w:t>8</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38" w:author="Jason Wang" w:date="2014-08-15T16:57:00Z"/>
          <w:noProof/>
        </w:rPr>
      </w:pPr>
      <w:ins w:id="3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"_Toc395885229"</w:instrText>
        </w:r>
        <w:r w:rsidRPr="0082051A">
          <w:rPr>
            <w:rStyle w:val="Hyperlink"/>
            <w:noProof/>
          </w:rPr>
          <w:instrText xml:space="preserve"> </w:instrText>
        </w:r>
        <w:r w:rsidRPr="0082051A">
          <w:rPr>
            <w:rStyle w:val="Hyperlink"/>
            <w:noProof/>
          </w:rPr>
          <w:fldChar w:fldCharType="separate"/>
        </w:r>
        <w:r w:rsidRPr="0082051A">
          <w:rPr>
            <w:rStyle w:val="Hyperlink"/>
            <w:noProof/>
          </w:rPr>
          <w:t>2.2 Lattice main script structure</w:t>
        </w:r>
        <w:r>
          <w:rPr>
            <w:noProof/>
            <w:webHidden/>
          </w:rPr>
          <w:tab/>
        </w:r>
        <w:r>
          <w:rPr>
            <w:noProof/>
            <w:webHidden/>
          </w:rPr>
          <w:fldChar w:fldCharType="begin"/>
        </w:r>
        <w:r>
          <w:rPr>
            <w:noProof/>
            <w:webHidden/>
          </w:rPr>
          <w:instrText xml:space="preserve"> PAGEREF _Toc395885229 \h </w:instrText>
        </w:r>
      </w:ins>
      <w:r>
        <w:rPr>
          <w:noProof/>
          <w:webHidden/>
        </w:rPr>
      </w:r>
      <w:r>
        <w:rPr>
          <w:noProof/>
          <w:webHidden/>
        </w:rPr>
        <w:fldChar w:fldCharType="separate"/>
      </w:r>
      <w:ins w:id="40" w:author="Jason Wang" w:date="2014-08-15T16:57:00Z">
        <w:r>
          <w:rPr>
            <w:noProof/>
            <w:webHidden/>
          </w:rPr>
          <w:t>8</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41" w:author="Jason Wang" w:date="2014-08-15T16:57:00Z"/>
          <w:noProof/>
        </w:rPr>
      </w:pPr>
      <w:ins w:id="4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"_Toc395885230"</w:instrText>
        </w:r>
        <w:r w:rsidRPr="0082051A">
          <w:rPr>
            <w:rStyle w:val="Hyperlink"/>
            <w:noProof/>
          </w:rPr>
          <w:instrText xml:space="preserve"> </w:instrText>
        </w:r>
        <w:r w:rsidRPr="0082051A">
          <w:rPr>
            <w:rStyle w:val="Hyperlink"/>
            <w:noProof/>
          </w:rPr>
          <w:fldChar w:fldCharType="separate"/>
        </w:r>
        <w:r w:rsidRPr="0082051A">
          <w:rPr>
            <w:rStyle w:val="Hyperlink"/>
            <w:noProof/>
          </w:rPr>
          <w:t>2.2.1 Main script total structure</w:t>
        </w:r>
        <w:r>
          <w:rPr>
            <w:noProof/>
            <w:webHidden/>
          </w:rPr>
          <w:tab/>
        </w:r>
        <w:r>
          <w:rPr>
            <w:noProof/>
            <w:webHidden/>
          </w:rPr>
          <w:fldChar w:fldCharType="begin"/>
        </w:r>
        <w:r>
          <w:rPr>
            <w:noProof/>
            <w:webHidden/>
          </w:rPr>
          <w:instrText xml:space="preserve"> PAGEREF _Toc395885230 \h </w:instrText>
        </w:r>
      </w:ins>
      <w:r>
        <w:rPr>
          <w:noProof/>
          <w:webHidden/>
        </w:rPr>
      </w:r>
      <w:r>
        <w:rPr>
          <w:noProof/>
          <w:webHidden/>
        </w:rPr>
        <w:fldChar w:fldCharType="separate"/>
      </w:r>
      <w:ins w:id="43" w:author="Jason Wang" w:date="2014-08-15T16:57:00Z">
        <w:r>
          <w:rPr>
            <w:noProof/>
            <w:webHidden/>
          </w:rPr>
          <w:t>8</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44" w:author="Jason Wang" w:date="2014-08-15T16:57:00Z"/>
          <w:noProof/>
        </w:rPr>
      </w:pPr>
      <w:ins w:id="4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"_Toc395885231"</w:instrText>
        </w:r>
        <w:r w:rsidRPr="0082051A">
          <w:rPr>
            <w:rStyle w:val="Hyperlink"/>
            <w:noProof/>
          </w:rPr>
          <w:instrText xml:space="preserve"> </w:instrText>
        </w:r>
        <w:r w:rsidRPr="0082051A">
          <w:rPr>
            <w:rStyle w:val="Hyperlink"/>
            <w:noProof/>
          </w:rPr>
          <w:fldChar w:fldCharType="separate"/>
        </w:r>
        <w:r w:rsidRPr="0082051A">
          <w:rPr>
            <w:rStyle w:val="Hyperlink"/>
            <w:noProof/>
          </w:rPr>
          <w:t>2.2.2 Design entry structure</w:t>
        </w:r>
        <w:r>
          <w:rPr>
            <w:noProof/>
            <w:webHidden/>
          </w:rPr>
          <w:tab/>
        </w:r>
        <w:r>
          <w:rPr>
            <w:noProof/>
            <w:webHidden/>
          </w:rPr>
          <w:fldChar w:fldCharType="begin"/>
        </w:r>
        <w:r>
          <w:rPr>
            <w:noProof/>
            <w:webHidden/>
          </w:rPr>
          <w:instrText xml:space="preserve"> PAGEREF _Toc395885231 \h </w:instrText>
        </w:r>
      </w:ins>
      <w:r>
        <w:rPr>
          <w:noProof/>
          <w:webHidden/>
        </w:rPr>
      </w:r>
      <w:r>
        <w:rPr>
          <w:noProof/>
          <w:webHidden/>
        </w:rPr>
        <w:fldChar w:fldCharType="separate"/>
      </w:r>
      <w:ins w:id="46" w:author="Jason Wang" w:date="2014-08-15T16:57:00Z">
        <w:r>
          <w:rPr>
            <w:noProof/>
            <w:webHidden/>
          </w:rPr>
          <w:t>9</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47" w:author="Jason Wang" w:date="2014-08-15T16:57:00Z"/>
          <w:noProof/>
        </w:rPr>
      </w:pPr>
      <w:ins w:id="4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"_Toc395885232"</w:instrText>
        </w:r>
        <w:r w:rsidRPr="0082051A">
          <w:rPr>
            <w:rStyle w:val="Hyperlink"/>
            <w:noProof/>
          </w:rPr>
          <w:instrText xml:space="preserve"> </w:instrText>
        </w:r>
        <w:r w:rsidRPr="0082051A">
          <w:rPr>
            <w:rStyle w:val="Hyperlink"/>
            <w:noProof/>
          </w:rPr>
          <w:fldChar w:fldCharType="separate"/>
        </w:r>
        <w:r w:rsidRPr="0082051A">
          <w:rPr>
            <w:rStyle w:val="Hyperlink"/>
            <w:noProof/>
          </w:rPr>
          <w:t>2.2.3 Implementation structure</w:t>
        </w:r>
        <w:r>
          <w:rPr>
            <w:noProof/>
            <w:webHidden/>
          </w:rPr>
          <w:tab/>
        </w:r>
        <w:r>
          <w:rPr>
            <w:noProof/>
            <w:webHidden/>
          </w:rPr>
          <w:fldChar w:fldCharType="begin"/>
        </w:r>
        <w:r>
          <w:rPr>
            <w:noProof/>
            <w:webHidden/>
          </w:rPr>
          <w:instrText xml:space="preserve"> PAGEREF _Toc395885232 \h </w:instrText>
        </w:r>
      </w:ins>
      <w:r>
        <w:rPr>
          <w:noProof/>
          <w:webHidden/>
        </w:rPr>
      </w:r>
      <w:r>
        <w:rPr>
          <w:noProof/>
          <w:webHidden/>
        </w:rPr>
        <w:fldChar w:fldCharType="separate"/>
      </w:r>
      <w:ins w:id="49" w:author="Jason Wang" w:date="2014-08-15T16:57:00Z">
        <w:r>
          <w:rPr>
            <w:noProof/>
            <w:webHidden/>
          </w:rPr>
          <w:t>10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50" w:author="Jason Wang" w:date="2014-08-15T16:57:00Z"/>
          <w:noProof/>
        </w:rPr>
      </w:pPr>
      <w:ins w:id="5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"_Toc395885233"</w:instrText>
        </w:r>
        <w:r w:rsidRPr="0082051A">
          <w:rPr>
            <w:rStyle w:val="Hyperlink"/>
            <w:noProof/>
          </w:rPr>
          <w:instrText xml:space="preserve"> </w:instrText>
        </w:r>
        <w:r w:rsidRPr="0082051A">
          <w:rPr>
            <w:rStyle w:val="Hyperlink"/>
            <w:noProof/>
          </w:rPr>
          <w:fldChar w:fldCharType="separate"/>
        </w:r>
        <w:r w:rsidRPr="0082051A">
          <w:rPr>
            <w:rStyle w:val="Hyperlink"/>
            <w:noProof/>
          </w:rPr>
          <w:t>2.2.4 Simulation structure</w:t>
        </w:r>
        <w:r>
          <w:rPr>
            <w:noProof/>
            <w:webHidden/>
          </w:rPr>
          <w:tab/>
        </w:r>
        <w:r>
          <w:rPr>
            <w:noProof/>
            <w:webHidden/>
          </w:rPr>
          <w:fldChar w:fldCharType="begin"/>
        </w:r>
        <w:r>
          <w:rPr>
            <w:noProof/>
            <w:webHidden/>
          </w:rPr>
          <w:instrText xml:space="preserve"> PAGEREF _Toc395885233 \h </w:instrText>
        </w:r>
      </w:ins>
      <w:r>
        <w:rPr>
          <w:noProof/>
          <w:webHidden/>
        </w:rPr>
      </w:r>
      <w:r>
        <w:rPr>
          <w:noProof/>
          <w:webHidden/>
        </w:rPr>
        <w:fldChar w:fldCharType="separate"/>
      </w:r>
      <w:ins w:id="52" w:author="Jason Wang" w:date="2014-08-15T16:57:00Z">
        <w:r>
          <w:rPr>
            <w:noProof/>
            <w:webHidden/>
          </w:rPr>
          <w:t>12</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53" w:author="Jason Wang" w:date="2014-08-15T16:57:00Z"/>
          <w:noProof/>
        </w:rPr>
      </w:pPr>
      <w:ins w:id="5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"_Toc395885234"</w:instrText>
        </w:r>
        <w:r w:rsidRPr="0082051A">
          <w:rPr>
            <w:rStyle w:val="Hyperlink"/>
            <w:noProof/>
          </w:rPr>
          <w:instrText xml:space="preserve"> </w:instrText>
        </w:r>
        <w:r w:rsidRPr="0082051A">
          <w:rPr>
            <w:rStyle w:val="Hyperlink"/>
            <w:noProof/>
          </w:rPr>
          <w:fldChar w:fldCharType="separate"/>
        </w:r>
        <w:r w:rsidRPr="0082051A">
          <w:rPr>
            <w:rStyle w:val="Hyperlink"/>
            <w:noProof/>
          </w:rPr>
          <w:t>2.2.5 Check &amp; report structure</w:t>
        </w:r>
        <w:r>
          <w:rPr>
            <w:noProof/>
            <w:webHidden/>
          </w:rPr>
          <w:tab/>
        </w:r>
        <w:r>
          <w:rPr>
            <w:noProof/>
            <w:webHidden/>
          </w:rPr>
          <w:fldChar w:fldCharType="begin"/>
        </w:r>
        <w:r>
          <w:rPr>
            <w:noProof/>
            <w:webHidden/>
          </w:rPr>
          <w:instrText xml:space="preserve"> PAGEREF _Toc395885234 \h </w:instrText>
        </w:r>
      </w:ins>
      <w:r>
        <w:rPr>
          <w:noProof/>
          <w:webHidden/>
        </w:rPr>
      </w:r>
      <w:r>
        <w:rPr>
          <w:noProof/>
          <w:webHidden/>
        </w:rPr>
        <w:fldChar w:fldCharType="separate"/>
      </w:r>
      <w:ins w:id="55" w:author="Jason Wang" w:date="2014-08-15T16:57:00Z">
        <w:r>
          <w:rPr>
            <w:noProof/>
            <w:webHidden/>
          </w:rPr>
          <w:t>13</w:t>
        </w:r>
        <w:r>
          <w:rPr>
            <w:noProof/>
            <w:webHidden/>
          </w:rPr>
          <w:fldChar w:fldCharType="end"/>
        </w:r>
        <w:r w:rsidRPr="0082051A">
          <w:rPr>
            <w:rStyle w:val="Hyperlink"/>
            <w:noProof/>
          </w:rPr>
          <w:fldChar w:fldCharType="end"/>
        </w:r>
      </w:ins>
    </w:p>
    <w:p w:rsidR="0025611E" w:rsidRDefault="0025611E">
      <w:pPr>
        <w:pStyle w:val="TOC1"/>
        <w:tabs>
          <w:tab w:val="right" w:leader="dot" w:pos="9350"/>
        </w:tabs>
        <w:rPr>
          <w:ins w:id="56" w:author="Jason Wang" w:date="2014-08-15T16:57:00Z"/>
          <w:noProof/>
        </w:rPr>
      </w:pPr>
      <w:ins w:id="5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"_Toc395885235"</w:instrText>
        </w:r>
        <w:r w:rsidRPr="0082051A">
          <w:rPr>
            <w:rStyle w:val="Hyperlink"/>
            <w:noProof/>
          </w:rPr>
          <w:instrText xml:space="preserve"> </w:instrText>
        </w:r>
        <w:r w:rsidRPr="0082051A">
          <w:rPr>
            <w:rStyle w:val="Hyperlink"/>
            <w:noProof/>
          </w:rPr>
          <w:fldChar w:fldCharType="separate"/>
        </w:r>
        <w:r w:rsidRPr="0082051A">
          <w:rPr>
            <w:rStyle w:val="Hyperlink"/>
            <w:noProof/>
          </w:rPr>
          <w:t>3 Basic usage</w:t>
        </w:r>
        <w:r>
          <w:rPr>
            <w:noProof/>
            <w:webHidden/>
          </w:rPr>
          <w:tab/>
        </w:r>
        <w:r>
          <w:rPr>
            <w:noProof/>
            <w:webHidden/>
          </w:rPr>
          <w:fldChar w:fldCharType="begin"/>
        </w:r>
        <w:r>
          <w:rPr>
            <w:noProof/>
            <w:webHidden/>
          </w:rPr>
          <w:instrText xml:space="preserve"> PAGEREF _Toc395885235 \h </w:instrText>
        </w:r>
      </w:ins>
      <w:r>
        <w:rPr>
          <w:noProof/>
          <w:webHidden/>
        </w:rPr>
      </w:r>
      <w:r>
        <w:rPr>
          <w:noProof/>
          <w:webHidden/>
        </w:rPr>
        <w:fldChar w:fldCharType="separate"/>
      </w:r>
      <w:ins w:id="58" w:author="Jason Wang" w:date="2014-08-15T16:57:00Z">
        <w:r>
          <w:rPr>
            <w:noProof/>
            <w:webHidden/>
          </w:rPr>
          <w:t>14</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59" w:author="Jason Wang" w:date="2014-08-15T16:57:00Z"/>
          <w:noProof/>
        </w:rPr>
      </w:pPr>
      <w:ins w:id="6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"_Toc395885236"</w:instrText>
        </w:r>
        <w:r w:rsidRPr="0082051A">
          <w:rPr>
            <w:rStyle w:val="Hyperlink"/>
            <w:noProof/>
          </w:rPr>
          <w:instrText xml:space="preserve"> </w:instrText>
        </w:r>
        <w:r w:rsidRPr="0082051A">
          <w:rPr>
            <w:rStyle w:val="Hyperlink"/>
            <w:noProof/>
          </w:rPr>
          <w:fldChar w:fldCharType="separate"/>
        </w:r>
        <w:r w:rsidRPr="0082051A">
          <w:rPr>
            <w:rStyle w:val="Hyperlink"/>
            <w:noProof/>
          </w:rPr>
          <w:t>3.1 Environment setting</w:t>
        </w:r>
        <w:r>
          <w:rPr>
            <w:noProof/>
            <w:webHidden/>
          </w:rPr>
          <w:tab/>
        </w:r>
        <w:r>
          <w:rPr>
            <w:noProof/>
            <w:webHidden/>
          </w:rPr>
          <w:fldChar w:fldCharType="begin"/>
        </w:r>
        <w:r>
          <w:rPr>
            <w:noProof/>
            <w:webHidden/>
          </w:rPr>
          <w:instrText xml:space="preserve"> PAGEREF _Toc395885236 \h </w:instrText>
        </w:r>
      </w:ins>
      <w:r>
        <w:rPr>
          <w:noProof/>
          <w:webHidden/>
        </w:rPr>
      </w:r>
      <w:r>
        <w:rPr>
          <w:noProof/>
          <w:webHidden/>
        </w:rPr>
        <w:fldChar w:fldCharType="separate"/>
      </w:r>
      <w:ins w:id="61" w:author="Jason Wang" w:date="2014-08-15T16:57:00Z">
        <w:r>
          <w:rPr>
            <w:noProof/>
            <w:webHidden/>
          </w:rPr>
          <w:t>14</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62" w:author="Jason Wang" w:date="2014-08-15T16:57:00Z"/>
          <w:noProof/>
        </w:rPr>
      </w:pPr>
      <w:ins w:id="6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"_Toc395885237"</w:instrText>
        </w:r>
        <w:r w:rsidRPr="0082051A">
          <w:rPr>
            <w:rStyle w:val="Hyperlink"/>
            <w:noProof/>
          </w:rPr>
          <w:instrText xml:space="preserve"> </w:instrText>
        </w:r>
        <w:r w:rsidRPr="0082051A">
          <w:rPr>
            <w:rStyle w:val="Hyperlink"/>
            <w:noProof/>
          </w:rPr>
          <w:fldChar w:fldCharType="separate"/>
        </w:r>
        <w:r w:rsidRPr="0082051A">
          <w:rPr>
            <w:rStyle w:val="Hyperlink"/>
            <w:noProof/>
          </w:rPr>
          <w:t>3.2 Script initialization</w:t>
        </w:r>
        <w:r>
          <w:rPr>
            <w:noProof/>
            <w:webHidden/>
          </w:rPr>
          <w:tab/>
        </w:r>
        <w:r>
          <w:rPr>
            <w:noProof/>
            <w:webHidden/>
          </w:rPr>
          <w:fldChar w:fldCharType="begin"/>
        </w:r>
        <w:r>
          <w:rPr>
            <w:noProof/>
            <w:webHidden/>
          </w:rPr>
          <w:instrText xml:space="preserve"> PAGEREF _Toc395885237 \h </w:instrText>
        </w:r>
      </w:ins>
      <w:r>
        <w:rPr>
          <w:noProof/>
          <w:webHidden/>
        </w:rPr>
      </w:r>
      <w:r>
        <w:rPr>
          <w:noProof/>
          <w:webHidden/>
        </w:rPr>
        <w:fldChar w:fldCharType="separate"/>
      </w:r>
      <w:ins w:id="64" w:author="Jason Wang" w:date="2014-08-15T16:57:00Z">
        <w:r>
          <w:rPr>
            <w:noProof/>
            <w:webHidden/>
          </w:rPr>
          <w:t>14</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65" w:author="Jason Wang" w:date="2014-08-15T16:57:00Z"/>
          <w:noProof/>
        </w:rPr>
      </w:pPr>
      <w:ins w:id="66"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"_Toc395885238"</w:instrText>
        </w:r>
        <w:r w:rsidRPr="0082051A">
          <w:rPr>
            <w:rStyle w:val="Hyperlink"/>
            <w:noProof/>
          </w:rPr>
          <w:instrText xml:space="preserve"> </w:instrText>
        </w:r>
        <w:r w:rsidRPr="0082051A">
          <w:rPr>
            <w:rStyle w:val="Hyperlink"/>
            <w:noProof/>
          </w:rPr>
          <w:fldChar w:fldCharType="separate"/>
        </w:r>
        <w:r w:rsidRPr="0082051A">
          <w:rPr>
            <w:rStyle w:val="Hyperlink"/>
            <w:noProof/>
          </w:rPr>
          <w:t>3.3 Test case building</w:t>
        </w:r>
        <w:r>
          <w:rPr>
            <w:noProof/>
            <w:webHidden/>
          </w:rPr>
          <w:tab/>
        </w:r>
        <w:r>
          <w:rPr>
            <w:noProof/>
            <w:webHidden/>
          </w:rPr>
          <w:fldChar w:fldCharType="begin"/>
        </w:r>
        <w:r>
          <w:rPr>
            <w:noProof/>
            <w:webHidden/>
          </w:rPr>
          <w:instrText xml:space="preserve"> PAGEREF _Toc395885238 \h </w:instrText>
        </w:r>
      </w:ins>
      <w:r>
        <w:rPr>
          <w:noProof/>
          <w:webHidden/>
        </w:rPr>
      </w:r>
      <w:r>
        <w:rPr>
          <w:noProof/>
          <w:webHidden/>
        </w:rPr>
        <w:fldChar w:fldCharType="separate"/>
      </w:r>
      <w:ins w:id="67" w:author="Jason Wang" w:date="2014-08-15T16:57:00Z">
        <w:r>
          <w:rPr>
            <w:noProof/>
            <w:webHidden/>
          </w:rPr>
          <w:t>15</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68" w:author="Jason Wang" w:date="2014-08-15T16:57:00Z"/>
          <w:noProof/>
        </w:rPr>
      </w:pPr>
      <w:ins w:id="6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"_Toc395885239"</w:instrText>
        </w:r>
        <w:r w:rsidRPr="0082051A">
          <w:rPr>
            <w:rStyle w:val="Hyperlink"/>
            <w:noProof/>
          </w:rPr>
          <w:instrText xml:space="preserve"> </w:instrText>
        </w:r>
        <w:r w:rsidRPr="0082051A">
          <w:rPr>
            <w:rStyle w:val="Hyperlink"/>
            <w:noProof/>
          </w:rPr>
          <w:fldChar w:fldCharType="separate"/>
        </w:r>
        <w:r w:rsidRPr="0082051A">
          <w:rPr>
            <w:rStyle w:val="Hyperlink"/>
            <w:noProof/>
          </w:rPr>
          <w:t>3.4 Test suite building</w:t>
        </w:r>
        <w:r>
          <w:rPr>
            <w:noProof/>
            <w:webHidden/>
          </w:rPr>
          <w:tab/>
        </w:r>
        <w:r>
          <w:rPr>
            <w:noProof/>
            <w:webHidden/>
          </w:rPr>
          <w:fldChar w:fldCharType="begin"/>
        </w:r>
        <w:r>
          <w:rPr>
            <w:noProof/>
            <w:webHidden/>
          </w:rPr>
          <w:instrText xml:space="preserve"> PAGEREF _Toc395885239 \h </w:instrText>
        </w:r>
      </w:ins>
      <w:r>
        <w:rPr>
          <w:noProof/>
          <w:webHidden/>
        </w:rPr>
      </w:r>
      <w:r>
        <w:rPr>
          <w:noProof/>
          <w:webHidden/>
        </w:rPr>
        <w:fldChar w:fldCharType="separate"/>
      </w:r>
      <w:ins w:id="70" w:author="Jason Wang" w:date="2014-08-15T16:57:00Z">
        <w:r>
          <w:rPr>
            <w:noProof/>
            <w:webHidden/>
          </w:rPr>
          <w:t>15</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71" w:author="Jason Wang" w:date="2014-08-15T16:57:00Z"/>
          <w:noProof/>
        </w:rPr>
      </w:pPr>
      <w:ins w:id="7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"_Toc395885240"</w:instrText>
        </w:r>
        <w:r w:rsidRPr="0082051A">
          <w:rPr>
            <w:rStyle w:val="Hyperlink"/>
            <w:noProof/>
          </w:rPr>
          <w:instrText xml:space="preserve"> </w:instrText>
        </w:r>
        <w:r w:rsidRPr="0082051A">
          <w:rPr>
            <w:rStyle w:val="Hyperlink"/>
            <w:noProof/>
          </w:rPr>
          <w:fldChar w:fldCharType="separate"/>
        </w:r>
        <w:r w:rsidRPr="0082051A">
          <w:rPr>
            <w:rStyle w:val="Hyperlink"/>
            <w:noProof/>
          </w:rPr>
          <w:t>3.5 Typical Lattice main options</w:t>
        </w:r>
        <w:r>
          <w:rPr>
            <w:noProof/>
            <w:webHidden/>
          </w:rPr>
          <w:tab/>
        </w:r>
        <w:r>
          <w:rPr>
            <w:noProof/>
            <w:webHidden/>
          </w:rPr>
          <w:fldChar w:fldCharType="begin"/>
        </w:r>
        <w:r>
          <w:rPr>
            <w:noProof/>
            <w:webHidden/>
          </w:rPr>
          <w:instrText xml:space="preserve"> PAGEREF _Toc395885240 \h </w:instrText>
        </w:r>
      </w:ins>
      <w:r>
        <w:rPr>
          <w:noProof/>
          <w:webHidden/>
        </w:rPr>
      </w:r>
      <w:r>
        <w:rPr>
          <w:noProof/>
          <w:webHidden/>
        </w:rPr>
        <w:fldChar w:fldCharType="separate"/>
      </w:r>
      <w:ins w:id="73" w:author="Jason Wang" w:date="2014-08-15T16:57:00Z">
        <w:r>
          <w:rPr>
            <w:noProof/>
            <w:webHidden/>
          </w:rPr>
          <w:t>15</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74" w:author="Jason Wang" w:date="2014-08-15T16:57:00Z"/>
          <w:noProof/>
        </w:rPr>
      </w:pPr>
      <w:ins w:id="7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"_Toc395885241"</w:instrText>
        </w:r>
        <w:r w:rsidRPr="0082051A">
          <w:rPr>
            <w:rStyle w:val="Hyperlink"/>
            <w:noProof/>
          </w:rPr>
          <w:instrText xml:space="preserve"> </w:instrText>
        </w:r>
        <w:r w:rsidRPr="0082051A">
          <w:rPr>
            <w:rStyle w:val="Hyperlink"/>
            <w:noProof/>
          </w:rPr>
          <w:fldChar w:fldCharType="separate"/>
        </w:r>
        <w:r w:rsidRPr="0082051A">
          <w:rPr>
            <w:rStyle w:val="Hyperlink"/>
            <w:noProof/>
          </w:rPr>
          <w:t>3.5.1 Public options</w:t>
        </w:r>
        <w:r>
          <w:rPr>
            <w:noProof/>
            <w:webHidden/>
          </w:rPr>
          <w:tab/>
        </w:r>
        <w:r>
          <w:rPr>
            <w:noProof/>
            <w:webHidden/>
          </w:rPr>
          <w:fldChar w:fldCharType="begin"/>
        </w:r>
        <w:r>
          <w:rPr>
            <w:noProof/>
            <w:webHidden/>
          </w:rPr>
          <w:instrText xml:space="preserve"> PAGEREF _Toc395885241 \h </w:instrText>
        </w:r>
      </w:ins>
      <w:r>
        <w:rPr>
          <w:noProof/>
          <w:webHidden/>
        </w:rPr>
      </w:r>
      <w:r>
        <w:rPr>
          <w:noProof/>
          <w:webHidden/>
        </w:rPr>
        <w:fldChar w:fldCharType="separate"/>
      </w:r>
      <w:ins w:id="76" w:author="Jason Wang" w:date="2014-08-15T16:57:00Z">
        <w:r>
          <w:rPr>
            <w:noProof/>
            <w:webHidden/>
          </w:rPr>
          <w:t>16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77" w:author="Jason Wang" w:date="2014-08-15T16:57:00Z"/>
          <w:noProof/>
        </w:rPr>
      </w:pPr>
      <w:ins w:id="7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"_Toc395885242"</w:instrText>
        </w:r>
        <w:r w:rsidRPr="0082051A">
          <w:rPr>
            <w:rStyle w:val="Hyperlink"/>
            <w:noProof/>
          </w:rPr>
          <w:instrText xml:space="preserve"> </w:instrText>
        </w:r>
        <w:r w:rsidRPr="0082051A">
          <w:rPr>
            <w:rStyle w:val="Hyperlink"/>
            <w:noProof/>
          </w:rPr>
          <w:fldChar w:fldCharType="separate"/>
        </w:r>
        <w:r w:rsidRPr="0082051A">
          <w:rPr>
            <w:rStyle w:val="Hyperlink"/>
            <w:noProof/>
          </w:rPr>
          <w:t>3.5.2 Diamond options</w:t>
        </w:r>
        <w:r>
          <w:rPr>
            <w:noProof/>
            <w:webHidden/>
          </w:rPr>
          <w:tab/>
        </w:r>
        <w:r>
          <w:rPr>
            <w:noProof/>
            <w:webHidden/>
          </w:rPr>
          <w:fldChar w:fldCharType="begin"/>
        </w:r>
        <w:r>
          <w:rPr>
            <w:noProof/>
            <w:webHidden/>
          </w:rPr>
          <w:instrText xml:space="preserve"> PAGEREF _Toc395885242 \h </w:instrText>
        </w:r>
      </w:ins>
      <w:r>
        <w:rPr>
          <w:noProof/>
          <w:webHidden/>
        </w:rPr>
      </w:r>
      <w:r>
        <w:rPr>
          <w:noProof/>
          <w:webHidden/>
        </w:rPr>
        <w:fldChar w:fldCharType="separate"/>
      </w:r>
      <w:ins w:id="79" w:author="Jason Wang" w:date="2014-08-15T16:57:00Z">
        <w:r>
          <w:rPr>
            <w:noProof/>
            <w:webHidden/>
          </w:rPr>
          <w:t>17</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80" w:author="Jason Wang" w:date="2014-08-15T16:57:00Z"/>
          <w:noProof/>
        </w:rPr>
      </w:pPr>
      <w:ins w:id="8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"_Toc395885243"</w:instrText>
        </w:r>
        <w:r w:rsidRPr="0082051A">
          <w:rPr>
            <w:rStyle w:val="Hyperlink"/>
            <w:noProof/>
          </w:rPr>
          <w:instrText xml:space="preserve"> </w:instrText>
        </w:r>
        <w:r w:rsidRPr="0082051A">
          <w:rPr>
            <w:rStyle w:val="Hyperlink"/>
            <w:noProof/>
          </w:rPr>
          <w:fldChar w:fldCharType="separate"/>
        </w:r>
        <w:r w:rsidRPr="0082051A">
          <w:rPr>
            <w:rStyle w:val="Hyperlink"/>
            <w:noProof/>
          </w:rPr>
          <w:t>3.5.3 Project options</w:t>
        </w:r>
        <w:r>
          <w:rPr>
            <w:noProof/>
            <w:webHidden/>
          </w:rPr>
          <w:tab/>
        </w:r>
        <w:r>
          <w:rPr>
            <w:noProof/>
            <w:webHidden/>
          </w:rPr>
          <w:fldChar w:fldCharType="begin"/>
        </w:r>
        <w:r>
          <w:rPr>
            <w:noProof/>
            <w:webHidden/>
          </w:rPr>
          <w:instrText xml:space="preserve"> PAGEREF _Toc395885243 \h </w:instrText>
        </w:r>
      </w:ins>
      <w:r>
        <w:rPr>
          <w:noProof/>
          <w:webHidden/>
        </w:rPr>
      </w:r>
      <w:r>
        <w:rPr>
          <w:noProof/>
          <w:webHidden/>
        </w:rPr>
        <w:fldChar w:fldCharType="separate"/>
      </w:r>
      <w:ins w:id="82" w:author="Jason Wang" w:date="2014-08-15T16:57:00Z">
        <w:r>
          <w:rPr>
            <w:noProof/>
            <w:webHidden/>
          </w:rPr>
          <w:t>18</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83" w:author="Jason Wang" w:date="2014-08-15T16:57:00Z"/>
          <w:noProof/>
        </w:rPr>
      </w:pPr>
      <w:ins w:id="8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"_Toc395885244"</w:instrText>
        </w:r>
        <w:r w:rsidRPr="0082051A">
          <w:rPr>
            <w:rStyle w:val="Hyperlink"/>
            <w:noProof/>
          </w:rPr>
          <w:instrText xml:space="preserve"> </w:instrText>
        </w:r>
        <w:r w:rsidRPr="0082051A">
          <w:rPr>
            <w:rStyle w:val="Hyperlink"/>
            <w:noProof/>
          </w:rPr>
          <w:fldChar w:fldCharType="separate"/>
        </w:r>
        <w:r w:rsidRPr="0082051A">
          <w:rPr>
            <w:rStyle w:val="Hyperlink"/>
            <w:noProof/>
          </w:rPr>
          <w:t>3.5.4 Implementation options</w:t>
        </w:r>
        <w:r>
          <w:rPr>
            <w:noProof/>
            <w:webHidden/>
          </w:rPr>
          <w:tab/>
        </w:r>
        <w:r>
          <w:rPr>
            <w:noProof/>
            <w:webHidden/>
          </w:rPr>
          <w:fldChar w:fldCharType="begin"/>
        </w:r>
        <w:r>
          <w:rPr>
            <w:noProof/>
            <w:webHidden/>
          </w:rPr>
          <w:instrText xml:space="preserve"> PAGEREF _Toc395885244 \h </w:instrText>
        </w:r>
      </w:ins>
      <w:r>
        <w:rPr>
          <w:noProof/>
          <w:webHidden/>
        </w:rPr>
      </w:r>
      <w:r>
        <w:rPr>
          <w:noProof/>
          <w:webHidden/>
        </w:rPr>
        <w:fldChar w:fldCharType="separate"/>
      </w:r>
      <w:ins w:id="85" w:author="Jason Wang" w:date="2014-08-15T16:57:00Z">
        <w:r>
          <w:rPr>
            <w:noProof/>
            <w:webHidden/>
          </w:rPr>
          <w:t>19</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86" w:author="Jason Wang" w:date="2014-08-15T16:57:00Z"/>
          <w:noProof/>
        </w:rPr>
      </w:pPr>
      <w:ins w:id="8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"_Toc395885245"</w:instrText>
        </w:r>
        <w:r w:rsidRPr="0082051A">
          <w:rPr>
            <w:rStyle w:val="Hyperlink"/>
            <w:noProof/>
          </w:rPr>
          <w:instrText xml:space="preserve"> </w:instrText>
        </w:r>
        <w:r w:rsidRPr="0082051A">
          <w:rPr>
            <w:rStyle w:val="Hyperlink"/>
            <w:noProof/>
          </w:rPr>
          <w:fldChar w:fldCharType="separate"/>
        </w:r>
        <w:r w:rsidRPr="0082051A">
          <w:rPr>
            <w:rStyle w:val="Hyperlink"/>
            <w:noProof/>
          </w:rPr>
          <w:t>3.5.5 Simulation options</w:t>
        </w:r>
        <w:r>
          <w:rPr>
            <w:noProof/>
            <w:webHidden/>
          </w:rPr>
          <w:tab/>
        </w:r>
        <w:r>
          <w:rPr>
            <w:noProof/>
            <w:webHidden/>
          </w:rPr>
          <w:fldChar w:fldCharType="begin"/>
        </w:r>
        <w:r>
          <w:rPr>
            <w:noProof/>
            <w:webHidden/>
          </w:rPr>
          <w:instrText xml:space="preserve"> PAGEREF _Toc395885245 \h </w:instrText>
        </w:r>
      </w:ins>
      <w:r>
        <w:rPr>
          <w:noProof/>
          <w:webHidden/>
        </w:rPr>
      </w:r>
      <w:r>
        <w:rPr>
          <w:noProof/>
          <w:webHidden/>
        </w:rPr>
        <w:fldChar w:fldCharType="separate"/>
      </w:r>
      <w:ins w:id="88" w:author="Jason Wang" w:date="2014-08-15T16:57:00Z">
        <w:r>
          <w:rPr>
            <w:noProof/>
            <w:webHidden/>
          </w:rPr>
          <w:t>19</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89" w:author="Jason Wang" w:date="2014-08-15T16:57:00Z"/>
          <w:noProof/>
        </w:rPr>
      </w:pPr>
      <w:ins w:id="9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"_Toc395885246"</w:instrText>
        </w:r>
        <w:r w:rsidRPr="0082051A">
          <w:rPr>
            <w:rStyle w:val="Hyperlink"/>
            <w:noProof/>
          </w:rPr>
          <w:instrText xml:space="preserve"> </w:instrText>
        </w:r>
        <w:r w:rsidRPr="0082051A">
          <w:rPr>
            <w:rStyle w:val="Hyperlink"/>
            <w:noProof/>
          </w:rPr>
          <w:fldChar w:fldCharType="separate"/>
        </w:r>
        <w:r w:rsidRPr="0082051A">
          <w:rPr>
            <w:rStyle w:val="Hyperlink"/>
            <w:noProof/>
          </w:rPr>
          <w:t>3.6 Lattice main options APP &amp; Restrictions</w:t>
        </w:r>
        <w:r>
          <w:rPr>
            <w:noProof/>
            <w:webHidden/>
          </w:rPr>
          <w:tab/>
        </w:r>
        <w:r>
          <w:rPr>
            <w:noProof/>
            <w:webHidden/>
          </w:rPr>
          <w:fldChar w:fldCharType="begin"/>
        </w:r>
        <w:r>
          <w:rPr>
            <w:noProof/>
            <w:webHidden/>
          </w:rPr>
          <w:instrText xml:space="preserve"> PAGEREF _Toc395885246 \h </w:instrText>
        </w:r>
      </w:ins>
      <w:r>
        <w:rPr>
          <w:noProof/>
          <w:webHidden/>
        </w:rPr>
      </w:r>
      <w:r>
        <w:rPr>
          <w:noProof/>
          <w:webHidden/>
        </w:rPr>
        <w:fldChar w:fldCharType="separate"/>
      </w:r>
      <w:ins w:id="91" w:author="Jason Wang" w:date="2014-08-15T16:57:00Z">
        <w:r>
          <w:rPr>
            <w:noProof/>
            <w:webHidden/>
          </w:rPr>
          <w:t>20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92" w:author="Jason Wang" w:date="2014-08-15T16:57:00Z"/>
          <w:noProof/>
        </w:rPr>
      </w:pPr>
      <w:ins w:id="9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"_Toc395885247"</w:instrText>
        </w:r>
        <w:r w:rsidRPr="0082051A">
          <w:rPr>
            <w:rStyle w:val="Hyperlink"/>
            <w:noProof/>
          </w:rPr>
          <w:instrText xml:space="preserve"> </w:instrText>
        </w:r>
        <w:r w:rsidRPr="0082051A">
          <w:rPr>
            <w:rStyle w:val="Hyperlink"/>
            <w:noProof/>
          </w:rPr>
          <w:fldChar w:fldCharType="separate"/>
        </w:r>
        <w:r w:rsidRPr="0082051A">
          <w:rPr>
            <w:rStyle w:val="Hyperlink"/>
            <w:noProof/>
          </w:rPr>
          <w:t>3.6.1 Public options</w:t>
        </w:r>
        <w:r>
          <w:rPr>
            <w:noProof/>
            <w:webHidden/>
          </w:rPr>
          <w:tab/>
        </w:r>
        <w:r>
          <w:rPr>
            <w:noProof/>
            <w:webHidden/>
          </w:rPr>
          <w:fldChar w:fldCharType="begin"/>
        </w:r>
        <w:r>
          <w:rPr>
            <w:noProof/>
            <w:webHidden/>
          </w:rPr>
          <w:instrText xml:space="preserve"> PAGEREF _Toc395885247 \h </w:instrText>
        </w:r>
      </w:ins>
      <w:r>
        <w:rPr>
          <w:noProof/>
          <w:webHidden/>
        </w:rPr>
      </w:r>
      <w:r>
        <w:rPr>
          <w:noProof/>
          <w:webHidden/>
        </w:rPr>
        <w:fldChar w:fldCharType="separate"/>
      </w:r>
      <w:ins w:id="94" w:author="Jason Wang" w:date="2014-08-15T16:57:00Z">
        <w:r>
          <w:rPr>
            <w:noProof/>
            <w:webHidden/>
          </w:rPr>
          <w:t>20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95" w:author="Jason Wang" w:date="2014-08-15T16:57:00Z"/>
          <w:noProof/>
        </w:rPr>
      </w:pPr>
      <w:ins w:id="96"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"_Toc395885248"</w:instrText>
        </w:r>
        <w:r w:rsidRPr="0082051A">
          <w:rPr>
            <w:rStyle w:val="Hyperlink"/>
            <w:noProof/>
          </w:rPr>
          <w:instrText xml:space="preserve"> </w:instrText>
        </w:r>
        <w:r w:rsidRPr="0082051A">
          <w:rPr>
            <w:rStyle w:val="Hyperlink"/>
            <w:noProof/>
          </w:rPr>
          <w:fldChar w:fldCharType="separate"/>
        </w:r>
        <w:r w:rsidRPr="0082051A">
          <w:rPr>
            <w:rStyle w:val="Hyperlink"/>
            <w:noProof/>
          </w:rPr>
          <w:t>3.6.2 Project options</w:t>
        </w:r>
        <w:r>
          <w:rPr>
            <w:noProof/>
            <w:webHidden/>
          </w:rPr>
          <w:tab/>
        </w:r>
        <w:r>
          <w:rPr>
            <w:noProof/>
            <w:webHidden/>
          </w:rPr>
          <w:fldChar w:fldCharType="begin"/>
        </w:r>
        <w:r>
          <w:rPr>
            <w:noProof/>
            <w:webHidden/>
          </w:rPr>
          <w:instrText xml:space="preserve"> PAGEREF _Toc395885248 \h </w:instrText>
        </w:r>
      </w:ins>
      <w:r>
        <w:rPr>
          <w:noProof/>
          <w:webHidden/>
        </w:rPr>
      </w:r>
      <w:r>
        <w:rPr>
          <w:noProof/>
          <w:webHidden/>
        </w:rPr>
        <w:fldChar w:fldCharType="separate"/>
      </w:r>
      <w:ins w:id="97" w:author="Jason Wang" w:date="2014-08-15T16:57:00Z">
        <w:r>
          <w:rPr>
            <w:noProof/>
            <w:webHidden/>
          </w:rPr>
          <w:t>21</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98" w:author="Jason Wang" w:date="2014-08-15T16:57:00Z"/>
          <w:noProof/>
        </w:rPr>
      </w:pPr>
      <w:ins w:id="9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"_Toc395885249"</w:instrText>
        </w:r>
        <w:r w:rsidRPr="0082051A">
          <w:rPr>
            <w:rStyle w:val="Hyperlink"/>
            <w:noProof/>
          </w:rPr>
          <w:instrText xml:space="preserve"> </w:instrText>
        </w:r>
        <w:r w:rsidRPr="0082051A">
          <w:rPr>
            <w:rStyle w:val="Hyperlink"/>
            <w:noProof/>
          </w:rPr>
          <w:fldChar w:fldCharType="separate"/>
        </w:r>
        <w:r w:rsidRPr="0082051A">
          <w:rPr>
            <w:rStyle w:val="Hyperlink"/>
            <w:noProof/>
          </w:rPr>
          <w:t>3.6.3 Implementation options</w:t>
        </w:r>
        <w:r>
          <w:rPr>
            <w:noProof/>
            <w:webHidden/>
          </w:rPr>
          <w:tab/>
        </w:r>
        <w:r>
          <w:rPr>
            <w:noProof/>
            <w:webHidden/>
          </w:rPr>
          <w:fldChar w:fldCharType="begin"/>
        </w:r>
        <w:r>
          <w:rPr>
            <w:noProof/>
            <w:webHidden/>
          </w:rPr>
          <w:instrText xml:space="preserve"> PAGEREF _Toc395885249 \h </w:instrText>
        </w:r>
      </w:ins>
      <w:r>
        <w:rPr>
          <w:noProof/>
          <w:webHidden/>
        </w:rPr>
      </w:r>
      <w:r>
        <w:rPr>
          <w:noProof/>
          <w:webHidden/>
        </w:rPr>
        <w:fldChar w:fldCharType="separate"/>
      </w:r>
      <w:ins w:id="100" w:author="Jason Wang" w:date="2014-08-15T16:57:00Z">
        <w:r>
          <w:rPr>
            <w:noProof/>
            <w:webHidden/>
          </w:rPr>
          <w:t>21</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01" w:author="Jason Wang" w:date="2014-08-15T16:57:00Z"/>
          <w:noProof/>
        </w:rPr>
      </w:pPr>
      <w:ins w:id="10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"_Toc395885250"</w:instrText>
        </w:r>
        <w:r w:rsidRPr="0082051A">
          <w:rPr>
            <w:rStyle w:val="Hyperlink"/>
            <w:noProof/>
          </w:rPr>
          <w:instrText xml:space="preserve"> </w:instrText>
        </w:r>
        <w:r w:rsidRPr="0082051A">
          <w:rPr>
            <w:rStyle w:val="Hyperlink"/>
            <w:noProof/>
          </w:rPr>
          <w:fldChar w:fldCharType="separate"/>
        </w:r>
        <w:r w:rsidRPr="0082051A">
          <w:rPr>
            <w:rStyle w:val="Hyperlink"/>
            <w:noProof/>
          </w:rPr>
          <w:t>3.6.4 Simulation options</w:t>
        </w:r>
        <w:r>
          <w:rPr>
            <w:noProof/>
            <w:webHidden/>
          </w:rPr>
          <w:tab/>
        </w:r>
        <w:r>
          <w:rPr>
            <w:noProof/>
            <w:webHidden/>
          </w:rPr>
          <w:fldChar w:fldCharType="begin"/>
        </w:r>
        <w:r>
          <w:rPr>
            <w:noProof/>
            <w:webHidden/>
          </w:rPr>
          <w:instrText xml:space="preserve"> PAGEREF _Toc395885250 \h </w:instrText>
        </w:r>
      </w:ins>
      <w:r>
        <w:rPr>
          <w:noProof/>
          <w:webHidden/>
        </w:rPr>
      </w:r>
      <w:r>
        <w:rPr>
          <w:noProof/>
          <w:webHidden/>
        </w:rPr>
        <w:fldChar w:fldCharType="separate"/>
      </w:r>
      <w:ins w:id="103" w:author="Jason Wang" w:date="2014-08-15T16:57:00Z">
        <w:r>
          <w:rPr>
            <w:noProof/>
            <w:webHidden/>
          </w:rPr>
          <w:t>22</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104" w:author="Jason Wang" w:date="2014-08-15T16:57:00Z"/>
          <w:noProof/>
        </w:rPr>
      </w:pPr>
      <w:ins w:id="10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"_Toc395885251"</w:instrText>
        </w:r>
        <w:r w:rsidRPr="0082051A">
          <w:rPr>
            <w:rStyle w:val="Hyperlink"/>
            <w:noProof/>
          </w:rPr>
          <w:instrText xml:space="preserve"> </w:instrText>
        </w:r>
        <w:r w:rsidRPr="0082051A">
          <w:rPr>
            <w:rStyle w:val="Hyperlink"/>
            <w:noProof/>
          </w:rPr>
          <w:fldChar w:fldCharType="separate"/>
        </w:r>
        <w:r w:rsidRPr="0082051A">
          <w:rPr>
            <w:rStyle w:val="Hyperlink"/>
            <w:noProof/>
          </w:rPr>
          <w:t>3.7 Launch file writing</w:t>
        </w:r>
        <w:r>
          <w:rPr>
            <w:noProof/>
            <w:webHidden/>
          </w:rPr>
          <w:tab/>
        </w:r>
        <w:r>
          <w:rPr>
            <w:noProof/>
            <w:webHidden/>
          </w:rPr>
          <w:fldChar w:fldCharType="begin"/>
        </w:r>
        <w:r>
          <w:rPr>
            <w:noProof/>
            <w:webHidden/>
          </w:rPr>
          <w:instrText xml:space="preserve"> PAGEREF _Toc395885251 \h </w:instrText>
        </w:r>
      </w:ins>
      <w:r>
        <w:rPr>
          <w:noProof/>
          <w:webHidden/>
        </w:rPr>
      </w:r>
      <w:r>
        <w:rPr>
          <w:noProof/>
          <w:webHidden/>
        </w:rPr>
        <w:fldChar w:fldCharType="separate"/>
      </w:r>
      <w:ins w:id="106" w:author="Jason Wang" w:date="2014-08-15T16:57:00Z">
        <w:r>
          <w:rPr>
            <w:noProof/>
            <w:webHidden/>
          </w:rPr>
          <w:t>22</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07" w:author="Jason Wang" w:date="2014-08-15T16:57:00Z"/>
          <w:noProof/>
        </w:rPr>
      </w:pPr>
      <w:ins w:id="10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"_Toc395885252"</w:instrText>
        </w:r>
        <w:r w:rsidRPr="0082051A">
          <w:rPr>
            <w:rStyle w:val="Hyperlink"/>
            <w:noProof/>
          </w:rPr>
          <w:instrText xml:space="preserve"> </w:instrText>
        </w:r>
        <w:r w:rsidRPr="0082051A">
          <w:rPr>
            <w:rStyle w:val="Hyperlink"/>
            <w:noProof/>
          </w:rPr>
          <w:fldChar w:fldCharType="separate"/>
        </w:r>
        <w:r w:rsidRPr="0082051A">
          <w:rPr>
            <w:rStyle w:val="Hyperlink"/>
            <w:noProof/>
          </w:rPr>
          <w:t>3.7.1 CMD line structure</w:t>
        </w:r>
        <w:r>
          <w:rPr>
            <w:noProof/>
            <w:webHidden/>
          </w:rPr>
          <w:tab/>
        </w:r>
        <w:r>
          <w:rPr>
            <w:noProof/>
            <w:webHidden/>
          </w:rPr>
          <w:fldChar w:fldCharType="begin"/>
        </w:r>
        <w:r>
          <w:rPr>
            <w:noProof/>
            <w:webHidden/>
          </w:rPr>
          <w:instrText xml:space="preserve"> PAGEREF _Toc395885252 \h </w:instrText>
        </w:r>
      </w:ins>
      <w:r>
        <w:rPr>
          <w:noProof/>
          <w:webHidden/>
        </w:rPr>
      </w:r>
      <w:r>
        <w:rPr>
          <w:noProof/>
          <w:webHidden/>
        </w:rPr>
        <w:fldChar w:fldCharType="separate"/>
      </w:r>
      <w:ins w:id="109" w:author="Jason Wang" w:date="2014-08-15T16:57:00Z">
        <w:r>
          <w:rPr>
            <w:noProof/>
            <w:webHidden/>
          </w:rPr>
          <w:t>22</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10" w:author="Jason Wang" w:date="2014-08-15T16:57:00Z"/>
          <w:noProof/>
        </w:rPr>
      </w:pPr>
      <w:ins w:id="111" w:author="Jason Wang" w:date="2014-08-15T16:57:00Z">
        <w:r w:rsidRPr="0082051A">
          <w:rPr>
            <w:rStyle w:val="Hyperlink"/>
            <w:noProof/>
          </w:rPr>
          <w:lastRenderedPageBreak/>
          <w:fldChar w:fldCharType="begin"/>
        </w:r>
        <w:r w:rsidRPr="0082051A">
          <w:rPr>
            <w:rStyle w:val="Hyperlink"/>
            <w:noProof/>
          </w:rPr>
          <w:instrText xml:space="preserve"> </w:instrText>
        </w:r>
        <w:r>
          <w:rPr>
            <w:noProof/>
          </w:rPr>
          <w:instrText>HYPERLINK \l "_Toc395885253"</w:instrText>
        </w:r>
        <w:r w:rsidRPr="0082051A">
          <w:rPr>
            <w:rStyle w:val="Hyperlink"/>
            <w:noProof/>
          </w:rPr>
          <w:instrText xml:space="preserve"> </w:instrText>
        </w:r>
        <w:r w:rsidRPr="0082051A">
          <w:rPr>
            <w:rStyle w:val="Hyperlink"/>
            <w:noProof/>
          </w:rPr>
          <w:fldChar w:fldCharType="separate"/>
        </w:r>
        <w:r w:rsidRPr="0082051A">
          <w:rPr>
            <w:rStyle w:val="Hyperlink"/>
            <w:noProof/>
          </w:rPr>
          <w:t>3.7.2 Demo CMD line writing</w:t>
        </w:r>
        <w:r>
          <w:rPr>
            <w:noProof/>
            <w:webHidden/>
          </w:rPr>
          <w:tab/>
        </w:r>
        <w:r>
          <w:rPr>
            <w:noProof/>
            <w:webHidden/>
          </w:rPr>
          <w:fldChar w:fldCharType="begin"/>
        </w:r>
        <w:r>
          <w:rPr>
            <w:noProof/>
            <w:webHidden/>
          </w:rPr>
          <w:instrText xml:space="preserve"> PAGEREF _Toc395885253 \h </w:instrText>
        </w:r>
      </w:ins>
      <w:r>
        <w:rPr>
          <w:noProof/>
          <w:webHidden/>
        </w:rPr>
      </w:r>
      <w:r>
        <w:rPr>
          <w:noProof/>
          <w:webHidden/>
        </w:rPr>
        <w:fldChar w:fldCharType="separate"/>
      </w:r>
      <w:ins w:id="112" w:author="Jason Wang" w:date="2014-08-15T16:57:00Z">
        <w:r>
          <w:rPr>
            <w:noProof/>
            <w:webHidden/>
          </w:rPr>
          <w:t>24</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113" w:author="Jason Wang" w:date="2014-08-15T16:57:00Z"/>
          <w:noProof/>
        </w:rPr>
      </w:pPr>
      <w:ins w:id="11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"_Toc395885254"</w:instrText>
        </w:r>
        <w:r w:rsidRPr="0082051A">
          <w:rPr>
            <w:rStyle w:val="Hyperlink"/>
            <w:noProof/>
          </w:rPr>
          <w:instrText xml:space="preserve"> </w:instrText>
        </w:r>
        <w:r w:rsidRPr="0082051A">
          <w:rPr>
            <w:rStyle w:val="Hyperlink"/>
            <w:noProof/>
          </w:rPr>
          <w:fldChar w:fldCharType="separate"/>
        </w:r>
        <w:r w:rsidRPr="0082051A">
          <w:rPr>
            <w:rStyle w:val="Hyperlink"/>
            <w:noProof/>
          </w:rPr>
          <w:t>3.8 Launch test suite</w:t>
        </w:r>
        <w:r>
          <w:rPr>
            <w:noProof/>
            <w:webHidden/>
          </w:rPr>
          <w:tab/>
        </w:r>
        <w:r>
          <w:rPr>
            <w:noProof/>
            <w:webHidden/>
          </w:rPr>
          <w:fldChar w:fldCharType="begin"/>
        </w:r>
        <w:r>
          <w:rPr>
            <w:noProof/>
            <w:webHidden/>
          </w:rPr>
          <w:instrText xml:space="preserve"> PAGEREF _Toc395885254 \h </w:instrText>
        </w:r>
      </w:ins>
      <w:r>
        <w:rPr>
          <w:noProof/>
          <w:webHidden/>
        </w:rPr>
      </w:r>
      <w:r>
        <w:rPr>
          <w:noProof/>
          <w:webHidden/>
        </w:rPr>
        <w:fldChar w:fldCharType="separate"/>
      </w:r>
      <w:ins w:id="115" w:author="Jason Wang" w:date="2014-08-15T16:57:00Z">
        <w:r>
          <w:rPr>
            <w:noProof/>
            <w:webHidden/>
          </w:rPr>
          <w:t>25</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116" w:author="Jason Wang" w:date="2014-08-15T16:57:00Z"/>
          <w:noProof/>
        </w:rPr>
      </w:pPr>
      <w:ins w:id="11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"_Toc395885255"</w:instrText>
        </w:r>
        <w:r w:rsidRPr="0082051A">
          <w:rPr>
            <w:rStyle w:val="Hyperlink"/>
            <w:noProof/>
          </w:rPr>
          <w:instrText xml:space="preserve"> </w:instrText>
        </w:r>
        <w:r w:rsidRPr="0082051A">
          <w:rPr>
            <w:rStyle w:val="Hyperlink"/>
            <w:noProof/>
          </w:rPr>
          <w:fldChar w:fldCharType="separate"/>
        </w:r>
        <w:r w:rsidRPr="0082051A">
          <w:rPr>
            <w:rStyle w:val="Hyperlink"/>
            <w:noProof/>
          </w:rPr>
          <w:t>3.9 Result check</w:t>
        </w:r>
        <w:r>
          <w:rPr>
            <w:noProof/>
            <w:webHidden/>
          </w:rPr>
          <w:tab/>
        </w:r>
        <w:r>
          <w:rPr>
            <w:noProof/>
            <w:webHidden/>
          </w:rPr>
          <w:fldChar w:fldCharType="begin"/>
        </w:r>
        <w:r>
          <w:rPr>
            <w:noProof/>
            <w:webHidden/>
          </w:rPr>
          <w:instrText xml:space="preserve"> PAGEREF _Toc395885255 \h </w:instrText>
        </w:r>
      </w:ins>
      <w:r>
        <w:rPr>
          <w:noProof/>
          <w:webHidden/>
        </w:rPr>
      </w:r>
      <w:r>
        <w:rPr>
          <w:noProof/>
          <w:webHidden/>
        </w:rPr>
        <w:fldChar w:fldCharType="separate"/>
      </w:r>
      <w:ins w:id="118" w:author="Jason Wang" w:date="2014-08-15T16:57:00Z">
        <w:r>
          <w:rPr>
            <w:noProof/>
            <w:webHidden/>
          </w:rPr>
          <w:t>25</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19" w:author="Jason Wang" w:date="2014-08-15T16:57:00Z"/>
          <w:noProof/>
        </w:rPr>
      </w:pPr>
      <w:ins w:id="12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"_Toc395885256"</w:instrText>
        </w:r>
        <w:r w:rsidRPr="0082051A">
          <w:rPr>
            <w:rStyle w:val="Hyperlink"/>
            <w:noProof/>
          </w:rPr>
          <w:instrText xml:space="preserve"> </w:instrText>
        </w:r>
        <w:r w:rsidRPr="0082051A">
          <w:rPr>
            <w:rStyle w:val="Hyperlink"/>
            <w:noProof/>
          </w:rPr>
          <w:fldChar w:fldCharType="separate"/>
        </w:r>
        <w:r w:rsidRPr="0082051A">
          <w:rPr>
            <w:rStyle w:val="Hyperlink"/>
            <w:noProof/>
          </w:rPr>
          <w:t>3.9.1 Where is the implementation result</w:t>
        </w:r>
        <w:r>
          <w:rPr>
            <w:noProof/>
            <w:webHidden/>
          </w:rPr>
          <w:tab/>
        </w:r>
        <w:r>
          <w:rPr>
            <w:noProof/>
            <w:webHidden/>
          </w:rPr>
          <w:fldChar w:fldCharType="begin"/>
        </w:r>
        <w:r>
          <w:rPr>
            <w:noProof/>
            <w:webHidden/>
          </w:rPr>
          <w:instrText xml:space="preserve"> PAGEREF _Toc395885256 \h </w:instrText>
        </w:r>
      </w:ins>
      <w:r>
        <w:rPr>
          <w:noProof/>
          <w:webHidden/>
        </w:rPr>
      </w:r>
      <w:r>
        <w:rPr>
          <w:noProof/>
          <w:webHidden/>
        </w:rPr>
        <w:fldChar w:fldCharType="separate"/>
      </w:r>
      <w:ins w:id="121" w:author="Jason Wang" w:date="2014-08-15T16:57:00Z">
        <w:r>
          <w:rPr>
            <w:noProof/>
            <w:webHidden/>
          </w:rPr>
          <w:t>25</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22" w:author="Jason Wang" w:date="2014-08-15T16:57:00Z"/>
          <w:noProof/>
        </w:rPr>
      </w:pPr>
      <w:ins w:id="12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"_Toc395885257"</w:instrText>
        </w:r>
        <w:r w:rsidRPr="0082051A">
          <w:rPr>
            <w:rStyle w:val="Hyperlink"/>
            <w:noProof/>
          </w:rPr>
          <w:instrText xml:space="preserve"> </w:instrText>
        </w:r>
        <w:r w:rsidRPr="0082051A">
          <w:rPr>
            <w:rStyle w:val="Hyperlink"/>
            <w:noProof/>
          </w:rPr>
          <w:fldChar w:fldCharType="separate"/>
        </w:r>
        <w:r w:rsidRPr="0082051A">
          <w:rPr>
            <w:rStyle w:val="Hyperlink"/>
            <w:noProof/>
          </w:rPr>
          <w:t>3.9.2 Some debug files</w:t>
        </w:r>
        <w:r>
          <w:rPr>
            <w:noProof/>
            <w:webHidden/>
          </w:rPr>
          <w:tab/>
        </w:r>
        <w:r>
          <w:rPr>
            <w:noProof/>
            <w:webHidden/>
          </w:rPr>
          <w:fldChar w:fldCharType="begin"/>
        </w:r>
        <w:r>
          <w:rPr>
            <w:noProof/>
            <w:webHidden/>
          </w:rPr>
          <w:instrText xml:space="preserve"> PAGEREF _Toc395885257 \h </w:instrText>
        </w:r>
      </w:ins>
      <w:r>
        <w:rPr>
          <w:noProof/>
          <w:webHidden/>
        </w:rPr>
      </w:r>
      <w:r>
        <w:rPr>
          <w:noProof/>
          <w:webHidden/>
        </w:rPr>
        <w:fldChar w:fldCharType="separate"/>
      </w:r>
      <w:ins w:id="124" w:author="Jason Wang" w:date="2014-08-15T16:57:00Z">
        <w:r>
          <w:rPr>
            <w:noProof/>
            <w:webHidden/>
          </w:rPr>
          <w:t>25</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125" w:author="Jason Wang" w:date="2014-08-15T16:57:00Z"/>
          <w:noProof/>
        </w:rPr>
      </w:pPr>
      <w:ins w:id="126"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"_Toc395885258"</w:instrText>
        </w:r>
        <w:r w:rsidRPr="0082051A">
          <w:rPr>
            <w:rStyle w:val="Hyperlink"/>
            <w:noProof/>
          </w:rPr>
          <w:instrText xml:space="preserve"> </w:instrText>
        </w:r>
        <w:r w:rsidRPr="0082051A">
          <w:rPr>
            <w:rStyle w:val="Hyperlink"/>
            <w:noProof/>
          </w:rPr>
          <w:fldChar w:fldCharType="separate"/>
        </w:r>
        <w:r w:rsidRPr="0082051A">
          <w:rPr>
            <w:rStyle w:val="Hyperlink"/>
            <w:noProof/>
          </w:rPr>
          <w:t>3.10 Report check</w:t>
        </w:r>
        <w:r>
          <w:rPr>
            <w:noProof/>
            <w:webHidden/>
          </w:rPr>
          <w:tab/>
        </w:r>
        <w:r>
          <w:rPr>
            <w:noProof/>
            <w:webHidden/>
          </w:rPr>
          <w:fldChar w:fldCharType="begin"/>
        </w:r>
        <w:r>
          <w:rPr>
            <w:noProof/>
            <w:webHidden/>
          </w:rPr>
          <w:instrText xml:space="preserve"> PAGEREF _Toc395885258 \h </w:instrText>
        </w:r>
      </w:ins>
      <w:r>
        <w:rPr>
          <w:noProof/>
          <w:webHidden/>
        </w:rPr>
      </w:r>
      <w:r>
        <w:rPr>
          <w:noProof/>
          <w:webHidden/>
        </w:rPr>
        <w:fldChar w:fldCharType="separate"/>
      </w:r>
      <w:ins w:id="127" w:author="Jason Wang" w:date="2014-08-15T16:57:00Z">
        <w:r>
          <w:rPr>
            <w:noProof/>
            <w:webHidden/>
          </w:rPr>
          <w:t>26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28" w:author="Jason Wang" w:date="2014-08-15T16:57:00Z"/>
          <w:noProof/>
        </w:rPr>
      </w:pPr>
      <w:ins w:id="12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"_Toc395885259"</w:instrText>
        </w:r>
        <w:r w:rsidRPr="0082051A">
          <w:rPr>
            <w:rStyle w:val="Hyperlink"/>
            <w:noProof/>
          </w:rPr>
          <w:instrText xml:space="preserve"> </w:instrText>
        </w:r>
        <w:r w:rsidRPr="0082051A">
          <w:rPr>
            <w:rStyle w:val="Hyperlink"/>
            <w:noProof/>
          </w:rPr>
          <w:fldChar w:fldCharType="separate"/>
        </w:r>
        <w:r w:rsidRPr="0082051A">
          <w:rPr>
            <w:rStyle w:val="Hyperlink"/>
            <w:noProof/>
          </w:rPr>
          <w:t>3.10.1 Where is test report</w:t>
        </w:r>
        <w:r>
          <w:rPr>
            <w:noProof/>
            <w:webHidden/>
          </w:rPr>
          <w:tab/>
        </w:r>
        <w:r>
          <w:rPr>
            <w:noProof/>
            <w:webHidden/>
          </w:rPr>
          <w:fldChar w:fldCharType="begin"/>
        </w:r>
        <w:r>
          <w:rPr>
            <w:noProof/>
            <w:webHidden/>
          </w:rPr>
          <w:instrText xml:space="preserve"> PAGEREF _Toc395885259 \h </w:instrText>
        </w:r>
      </w:ins>
      <w:r>
        <w:rPr>
          <w:noProof/>
          <w:webHidden/>
        </w:rPr>
      </w:r>
      <w:r>
        <w:rPr>
          <w:noProof/>
          <w:webHidden/>
        </w:rPr>
        <w:fldChar w:fldCharType="separate"/>
      </w:r>
      <w:ins w:id="130" w:author="Jason Wang" w:date="2014-08-15T16:57:00Z">
        <w:r>
          <w:rPr>
            <w:noProof/>
            <w:webHidden/>
          </w:rPr>
          <w:t>26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31" w:author="Jason Wang" w:date="2014-08-15T16:57:00Z"/>
          <w:noProof/>
        </w:rPr>
      </w:pPr>
      <w:ins w:id="13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"_Toc395885260"</w:instrText>
        </w:r>
        <w:r w:rsidRPr="0082051A">
          <w:rPr>
            <w:rStyle w:val="Hyperlink"/>
            <w:noProof/>
          </w:rPr>
          <w:instrText xml:space="preserve"> </w:instrText>
        </w:r>
        <w:r w:rsidRPr="0082051A">
          <w:rPr>
            <w:rStyle w:val="Hyperlink"/>
            <w:noProof/>
          </w:rPr>
          <w:fldChar w:fldCharType="separate"/>
        </w:r>
        <w:r w:rsidRPr="0082051A">
          <w:rPr>
            <w:rStyle w:val="Hyperlink"/>
            <w:noProof/>
          </w:rPr>
          <w:t>3.10.2 Report result definition</w:t>
        </w:r>
        <w:r>
          <w:rPr>
            <w:noProof/>
            <w:webHidden/>
          </w:rPr>
          <w:tab/>
        </w:r>
        <w:r>
          <w:rPr>
            <w:noProof/>
            <w:webHidden/>
          </w:rPr>
          <w:fldChar w:fldCharType="begin"/>
        </w:r>
        <w:r>
          <w:rPr>
            <w:noProof/>
            <w:webHidden/>
          </w:rPr>
          <w:instrText xml:space="preserve"> PAGEREF _Toc395885260 \h </w:instrText>
        </w:r>
      </w:ins>
      <w:r>
        <w:rPr>
          <w:noProof/>
          <w:webHidden/>
        </w:rPr>
      </w:r>
      <w:r>
        <w:rPr>
          <w:noProof/>
          <w:webHidden/>
        </w:rPr>
        <w:fldChar w:fldCharType="separate"/>
      </w:r>
      <w:ins w:id="133" w:author="Jason Wang" w:date="2014-08-15T16:57:00Z">
        <w:r>
          <w:rPr>
            <w:noProof/>
            <w:webHidden/>
          </w:rPr>
          <w:t>26</w:t>
        </w:r>
        <w:r>
          <w:rPr>
            <w:noProof/>
            <w:webHidden/>
          </w:rPr>
          <w:fldChar w:fldCharType="end"/>
        </w:r>
        <w:r w:rsidRPr="0082051A">
          <w:rPr>
            <w:rStyle w:val="Hyperlink"/>
            <w:noProof/>
          </w:rPr>
          <w:fldChar w:fldCharType="end"/>
        </w:r>
      </w:ins>
    </w:p>
    <w:p w:rsidR="0025611E" w:rsidRDefault="0025611E">
      <w:pPr>
        <w:pStyle w:val="TOC1"/>
        <w:tabs>
          <w:tab w:val="right" w:leader="dot" w:pos="9350"/>
        </w:tabs>
        <w:rPr>
          <w:ins w:id="134" w:author="Jason Wang" w:date="2014-08-15T16:57:00Z"/>
          <w:noProof/>
        </w:rPr>
      </w:pPr>
      <w:ins w:id="13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"_Toc395885261"</w:instrText>
        </w:r>
        <w:r w:rsidRPr="0082051A">
          <w:rPr>
            <w:rStyle w:val="Hyperlink"/>
            <w:noProof/>
          </w:rPr>
          <w:instrText xml:space="preserve"> </w:instrText>
        </w:r>
        <w:r w:rsidRPr="0082051A">
          <w:rPr>
            <w:rStyle w:val="Hyperlink"/>
            <w:noProof/>
          </w:rPr>
          <w:fldChar w:fldCharType="separate"/>
        </w:r>
        <w:r w:rsidRPr="0082051A">
          <w:rPr>
            <w:rStyle w:val="Hyperlink"/>
            <w:noProof/>
          </w:rPr>
          <w:t>4 Test flow orientation</w:t>
        </w:r>
        <w:r>
          <w:rPr>
            <w:noProof/>
            <w:webHidden/>
          </w:rPr>
          <w:tab/>
        </w:r>
        <w:r>
          <w:rPr>
            <w:noProof/>
            <w:webHidden/>
          </w:rPr>
          <w:fldChar w:fldCharType="begin"/>
        </w:r>
        <w:r>
          <w:rPr>
            <w:noProof/>
            <w:webHidden/>
          </w:rPr>
          <w:instrText xml:space="preserve"> PAGEREF _Toc395885261 \h </w:instrText>
        </w:r>
      </w:ins>
      <w:r>
        <w:rPr>
          <w:noProof/>
          <w:webHidden/>
        </w:rPr>
      </w:r>
      <w:r>
        <w:rPr>
          <w:noProof/>
          <w:webHidden/>
        </w:rPr>
        <w:fldChar w:fldCharType="separate"/>
      </w:r>
      <w:ins w:id="136" w:author="Jason Wang" w:date="2014-08-15T16:57:00Z">
        <w:r>
          <w:rPr>
            <w:noProof/>
            <w:webHidden/>
          </w:rPr>
          <w:t>27</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137" w:author="Jason Wang" w:date="2014-08-15T16:57:00Z"/>
          <w:noProof/>
        </w:rPr>
      </w:pPr>
      <w:ins w:id="13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"_Toc395885262"</w:instrText>
        </w:r>
        <w:r w:rsidRPr="0082051A">
          <w:rPr>
            <w:rStyle w:val="Hyperlink"/>
            <w:noProof/>
          </w:rPr>
          <w:instrText xml:space="preserve"> </w:instrText>
        </w:r>
        <w:r w:rsidRPr="0082051A">
          <w:rPr>
            <w:rStyle w:val="Hyperlink"/>
            <w:noProof/>
          </w:rPr>
          <w:fldChar w:fldCharType="separate"/>
        </w:r>
        <w:r w:rsidRPr="0082051A">
          <w:rPr>
            <w:rStyle w:val="Hyperlink"/>
            <w:noProof/>
          </w:rPr>
          <w:t>4.1 General flow</w:t>
        </w:r>
        <w:r>
          <w:rPr>
            <w:noProof/>
            <w:webHidden/>
          </w:rPr>
          <w:tab/>
        </w:r>
        <w:r>
          <w:rPr>
            <w:noProof/>
            <w:webHidden/>
          </w:rPr>
          <w:fldChar w:fldCharType="begin"/>
        </w:r>
        <w:r>
          <w:rPr>
            <w:noProof/>
            <w:webHidden/>
          </w:rPr>
          <w:instrText xml:space="preserve"> PAGEREF _Toc395885262 \h </w:instrText>
        </w:r>
      </w:ins>
      <w:r>
        <w:rPr>
          <w:noProof/>
          <w:webHidden/>
        </w:rPr>
      </w:r>
      <w:r>
        <w:rPr>
          <w:noProof/>
          <w:webHidden/>
        </w:rPr>
        <w:fldChar w:fldCharType="separate"/>
      </w:r>
      <w:ins w:id="139" w:author="Jason Wang" w:date="2014-08-15T16:57:00Z">
        <w:r>
          <w:rPr>
            <w:noProof/>
            <w:webHidden/>
          </w:rPr>
          <w:t>27</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40" w:author="Jason Wang" w:date="2014-08-15T16:57:00Z"/>
          <w:noProof/>
        </w:rPr>
      </w:pPr>
      <w:ins w:id="14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"_Toc395885263"</w:instrText>
        </w:r>
        <w:r w:rsidRPr="0082051A">
          <w:rPr>
            <w:rStyle w:val="Hyperlink"/>
            <w:noProof/>
          </w:rPr>
          <w:instrText xml:space="preserve"> </w:instrText>
        </w:r>
        <w:r w:rsidRPr="0082051A">
          <w:rPr>
            <w:rStyle w:val="Hyperlink"/>
            <w:noProof/>
          </w:rPr>
          <w:fldChar w:fldCharType="separate"/>
        </w:r>
        <w:r w:rsidRPr="0082051A">
          <w:rPr>
            <w:rStyle w:val="Hyperlink"/>
            <w:noProof/>
          </w:rPr>
          <w:t>4.1.1 Object</w:t>
        </w:r>
        <w:r>
          <w:rPr>
            <w:noProof/>
            <w:webHidden/>
          </w:rPr>
          <w:tab/>
        </w:r>
        <w:r>
          <w:rPr>
            <w:noProof/>
            <w:webHidden/>
          </w:rPr>
          <w:fldChar w:fldCharType="begin"/>
        </w:r>
        <w:r>
          <w:rPr>
            <w:noProof/>
            <w:webHidden/>
          </w:rPr>
          <w:instrText xml:space="preserve"> PAGEREF _Toc395885263 \h </w:instrText>
        </w:r>
      </w:ins>
      <w:r>
        <w:rPr>
          <w:noProof/>
          <w:webHidden/>
        </w:rPr>
      </w:r>
      <w:r>
        <w:rPr>
          <w:noProof/>
          <w:webHidden/>
        </w:rPr>
        <w:fldChar w:fldCharType="separate"/>
      </w:r>
      <w:ins w:id="142" w:author="Jason Wang" w:date="2014-08-15T16:57:00Z">
        <w:r>
          <w:rPr>
            <w:noProof/>
            <w:webHidden/>
          </w:rPr>
          <w:t>27</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43" w:author="Jason Wang" w:date="2014-08-15T16:57:00Z"/>
          <w:noProof/>
        </w:rPr>
      </w:pPr>
      <w:ins w:id="14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"_Toc395885264"</w:instrText>
        </w:r>
        <w:r w:rsidRPr="0082051A">
          <w:rPr>
            <w:rStyle w:val="Hyperlink"/>
            <w:noProof/>
          </w:rPr>
          <w:instrText xml:space="preserve"> </w:instrText>
        </w:r>
        <w:r w:rsidRPr="0082051A">
          <w:rPr>
            <w:rStyle w:val="Hyperlink"/>
            <w:noProof/>
          </w:rPr>
          <w:fldChar w:fldCharType="separate"/>
        </w:r>
        <w:r w:rsidRPr="0082051A">
          <w:rPr>
            <w:rStyle w:val="Hyperlink"/>
            <w:noProof/>
          </w:rPr>
          <w:t>4.1.2 Quick start</w:t>
        </w:r>
        <w:r>
          <w:rPr>
            <w:noProof/>
            <w:webHidden/>
          </w:rPr>
          <w:tab/>
        </w:r>
        <w:r>
          <w:rPr>
            <w:noProof/>
            <w:webHidden/>
          </w:rPr>
          <w:fldChar w:fldCharType="begin"/>
        </w:r>
        <w:r>
          <w:rPr>
            <w:noProof/>
            <w:webHidden/>
          </w:rPr>
          <w:instrText xml:space="preserve"> PAGEREF _Toc395885264 \h </w:instrText>
        </w:r>
      </w:ins>
      <w:r>
        <w:rPr>
          <w:noProof/>
          <w:webHidden/>
        </w:rPr>
      </w:r>
      <w:r>
        <w:rPr>
          <w:noProof/>
          <w:webHidden/>
        </w:rPr>
        <w:fldChar w:fldCharType="separate"/>
      </w:r>
      <w:ins w:id="145" w:author="Jason Wang" w:date="2014-08-15T16:57:00Z">
        <w:r>
          <w:rPr>
            <w:noProof/>
            <w:webHidden/>
          </w:rPr>
          <w:t>27</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46" w:author="Jason Wang" w:date="2014-08-15T16:57:00Z"/>
          <w:noProof/>
        </w:rPr>
      </w:pPr>
      <w:ins w:id="14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"_Toc395885265"</w:instrText>
        </w:r>
        <w:r w:rsidRPr="0082051A">
          <w:rPr>
            <w:rStyle w:val="Hyperlink"/>
            <w:noProof/>
          </w:rPr>
          <w:instrText xml:space="preserve"> </w:instrText>
        </w:r>
        <w:r w:rsidRPr="0082051A">
          <w:rPr>
            <w:rStyle w:val="Hyperlink"/>
            <w:noProof/>
          </w:rPr>
          <w:fldChar w:fldCharType="separate"/>
        </w:r>
        <w:r w:rsidRPr="0082051A">
          <w:rPr>
            <w:rStyle w:val="Hyperlink"/>
            <w:noProof/>
          </w:rPr>
          <w:t>4.1.3 Major options</w:t>
        </w:r>
        <w:r>
          <w:rPr>
            <w:noProof/>
            <w:webHidden/>
          </w:rPr>
          <w:tab/>
        </w:r>
        <w:r>
          <w:rPr>
            <w:noProof/>
            <w:webHidden/>
          </w:rPr>
          <w:fldChar w:fldCharType="begin"/>
        </w:r>
        <w:r>
          <w:rPr>
            <w:noProof/>
            <w:webHidden/>
          </w:rPr>
          <w:instrText xml:space="preserve"> PAGEREF _Toc395885265 \h </w:instrText>
        </w:r>
      </w:ins>
      <w:r>
        <w:rPr>
          <w:noProof/>
          <w:webHidden/>
        </w:rPr>
      </w:r>
      <w:r>
        <w:rPr>
          <w:noProof/>
          <w:webHidden/>
        </w:rPr>
        <w:fldChar w:fldCharType="separate"/>
      </w:r>
      <w:ins w:id="148" w:author="Jason Wang" w:date="2014-08-15T16:57:00Z">
        <w:r>
          <w:rPr>
            <w:noProof/>
            <w:webHidden/>
          </w:rPr>
          <w:t>27</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49" w:author="Jason Wang" w:date="2014-08-15T16:57:00Z"/>
          <w:noProof/>
        </w:rPr>
      </w:pPr>
      <w:ins w:id="15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"_Toc395885266"</w:instrText>
        </w:r>
        <w:r w:rsidRPr="0082051A">
          <w:rPr>
            <w:rStyle w:val="Hyperlink"/>
            <w:noProof/>
          </w:rPr>
          <w:instrText xml:space="preserve"> </w:instrText>
        </w:r>
        <w:r w:rsidRPr="0082051A">
          <w:rPr>
            <w:rStyle w:val="Hyperlink"/>
            <w:noProof/>
          </w:rPr>
          <w:fldChar w:fldCharType="separate"/>
        </w:r>
        <w:r w:rsidRPr="0082051A">
          <w:rPr>
            <w:rStyle w:val="Hyperlink"/>
            <w:noProof/>
          </w:rPr>
          <w:t>4.1.4 Work flow</w:t>
        </w:r>
        <w:r>
          <w:rPr>
            <w:noProof/>
            <w:webHidden/>
          </w:rPr>
          <w:tab/>
        </w:r>
        <w:r>
          <w:rPr>
            <w:noProof/>
            <w:webHidden/>
          </w:rPr>
          <w:fldChar w:fldCharType="begin"/>
        </w:r>
        <w:r>
          <w:rPr>
            <w:noProof/>
            <w:webHidden/>
          </w:rPr>
          <w:instrText xml:space="preserve"> PAGEREF _Toc395885266 \h </w:instrText>
        </w:r>
      </w:ins>
      <w:r>
        <w:rPr>
          <w:noProof/>
          <w:webHidden/>
        </w:rPr>
      </w:r>
      <w:r>
        <w:rPr>
          <w:noProof/>
          <w:webHidden/>
        </w:rPr>
        <w:fldChar w:fldCharType="separate"/>
      </w:r>
      <w:ins w:id="151" w:author="Jason Wang" w:date="2014-08-15T16:57:00Z">
        <w:r>
          <w:rPr>
            <w:noProof/>
            <w:webHidden/>
          </w:rPr>
          <w:t>28</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52" w:author="Jason Wang" w:date="2014-08-15T16:57:00Z"/>
          <w:noProof/>
        </w:rPr>
      </w:pPr>
      <w:ins w:id="15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"_Toc395885267"</w:instrText>
        </w:r>
        <w:r w:rsidRPr="0082051A">
          <w:rPr>
            <w:rStyle w:val="Hyperlink"/>
            <w:noProof/>
          </w:rPr>
          <w:instrText xml:space="preserve"> </w:instrText>
        </w:r>
        <w:r w:rsidRPr="0082051A">
          <w:rPr>
            <w:rStyle w:val="Hyperlink"/>
            <w:noProof/>
          </w:rPr>
          <w:fldChar w:fldCharType="separate"/>
        </w:r>
        <w:r w:rsidRPr="0082051A">
          <w:rPr>
            <w:rStyle w:val="Hyperlink"/>
            <w:noProof/>
          </w:rPr>
          <w:t>4.1.5 General flow usage</w:t>
        </w:r>
        <w:r>
          <w:rPr>
            <w:noProof/>
            <w:webHidden/>
          </w:rPr>
          <w:tab/>
        </w:r>
        <w:r>
          <w:rPr>
            <w:noProof/>
            <w:webHidden/>
          </w:rPr>
          <w:fldChar w:fldCharType="begin"/>
        </w:r>
        <w:r>
          <w:rPr>
            <w:noProof/>
            <w:webHidden/>
          </w:rPr>
          <w:instrText xml:space="preserve"> PAGEREF _Toc395885267 \h </w:instrText>
        </w:r>
      </w:ins>
      <w:r>
        <w:rPr>
          <w:noProof/>
          <w:webHidden/>
        </w:rPr>
      </w:r>
      <w:r>
        <w:rPr>
          <w:noProof/>
          <w:webHidden/>
        </w:rPr>
        <w:fldChar w:fldCharType="separate"/>
      </w:r>
      <w:ins w:id="154" w:author="Jason Wang" w:date="2014-08-15T16:57:00Z">
        <w:r>
          <w:rPr>
            <w:noProof/>
            <w:webHidden/>
          </w:rPr>
          <w:t>29</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55" w:author="Jason Wang" w:date="2014-08-15T16:57:00Z"/>
          <w:noProof/>
        </w:rPr>
      </w:pPr>
      <w:ins w:id="156"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"_Toc395885268"</w:instrText>
        </w:r>
        <w:r w:rsidRPr="0082051A">
          <w:rPr>
            <w:rStyle w:val="Hyperlink"/>
            <w:noProof/>
          </w:rPr>
          <w:instrText xml:space="preserve"> </w:instrText>
        </w:r>
        <w:r w:rsidRPr="0082051A">
          <w:rPr>
            <w:rStyle w:val="Hyperlink"/>
            <w:noProof/>
          </w:rPr>
          <w:fldChar w:fldCharType="separate"/>
        </w:r>
        <w:r w:rsidRPr="0082051A">
          <w:rPr>
            <w:rStyle w:val="Hyperlink"/>
            <w:noProof/>
          </w:rPr>
          <w:t>4.1.6 Examples</w:t>
        </w:r>
        <w:r>
          <w:rPr>
            <w:noProof/>
            <w:webHidden/>
          </w:rPr>
          <w:tab/>
        </w:r>
        <w:r>
          <w:rPr>
            <w:noProof/>
            <w:webHidden/>
          </w:rPr>
          <w:fldChar w:fldCharType="begin"/>
        </w:r>
        <w:r>
          <w:rPr>
            <w:noProof/>
            <w:webHidden/>
          </w:rPr>
          <w:instrText xml:space="preserve"> PAGEREF _Toc395885268 \h </w:instrText>
        </w:r>
      </w:ins>
      <w:r>
        <w:rPr>
          <w:noProof/>
          <w:webHidden/>
        </w:rPr>
      </w:r>
      <w:r>
        <w:rPr>
          <w:noProof/>
          <w:webHidden/>
        </w:rPr>
        <w:fldChar w:fldCharType="separate"/>
      </w:r>
      <w:ins w:id="157" w:author="Jason Wang" w:date="2014-08-15T16:57:00Z">
        <w:r>
          <w:rPr>
            <w:noProof/>
            <w:webHidden/>
          </w:rPr>
          <w:t>30</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158" w:author="Jason Wang" w:date="2014-08-15T16:57:00Z"/>
          <w:noProof/>
        </w:rPr>
      </w:pPr>
      <w:ins w:id="15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"_Toc395885269"</w:instrText>
        </w:r>
        <w:r w:rsidRPr="0082051A">
          <w:rPr>
            <w:rStyle w:val="Hyperlink"/>
            <w:noProof/>
          </w:rPr>
          <w:instrText xml:space="preserve"> </w:instrText>
        </w:r>
        <w:r w:rsidRPr="0082051A">
          <w:rPr>
            <w:rStyle w:val="Hyperlink"/>
            <w:noProof/>
          </w:rPr>
          <w:fldChar w:fldCharType="separate"/>
        </w:r>
        <w:r w:rsidRPr="0082051A">
          <w:rPr>
            <w:rStyle w:val="Hyperlink"/>
            <w:noProof/>
          </w:rPr>
          <w:t>4.2 Sweeping flow</w:t>
        </w:r>
        <w:r>
          <w:rPr>
            <w:noProof/>
            <w:webHidden/>
          </w:rPr>
          <w:tab/>
        </w:r>
        <w:r>
          <w:rPr>
            <w:noProof/>
            <w:webHidden/>
          </w:rPr>
          <w:fldChar w:fldCharType="begin"/>
        </w:r>
        <w:r>
          <w:rPr>
            <w:noProof/>
            <w:webHidden/>
          </w:rPr>
          <w:instrText xml:space="preserve"> PAGEREF _Toc395885269 \h </w:instrText>
        </w:r>
      </w:ins>
      <w:r>
        <w:rPr>
          <w:noProof/>
          <w:webHidden/>
        </w:rPr>
      </w:r>
      <w:r>
        <w:rPr>
          <w:noProof/>
          <w:webHidden/>
        </w:rPr>
        <w:fldChar w:fldCharType="separate"/>
      </w:r>
      <w:ins w:id="160" w:author="Jason Wang" w:date="2014-08-15T16:57:00Z">
        <w:r>
          <w:rPr>
            <w:noProof/>
            <w:webHidden/>
          </w:rPr>
          <w:t>30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61" w:author="Jason Wang" w:date="2014-08-15T16:57:00Z"/>
          <w:noProof/>
        </w:rPr>
      </w:pPr>
      <w:ins w:id="16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"_Toc395885270"</w:instrText>
        </w:r>
        <w:r w:rsidRPr="0082051A">
          <w:rPr>
            <w:rStyle w:val="Hyperlink"/>
            <w:noProof/>
          </w:rPr>
          <w:instrText xml:space="preserve"> </w:instrText>
        </w:r>
        <w:r w:rsidRPr="0082051A">
          <w:rPr>
            <w:rStyle w:val="Hyperlink"/>
            <w:noProof/>
          </w:rPr>
          <w:fldChar w:fldCharType="separate"/>
        </w:r>
        <w:r w:rsidRPr="0082051A">
          <w:rPr>
            <w:rStyle w:val="Hyperlink"/>
            <w:noProof/>
          </w:rPr>
          <w:t>4.2.1 Object</w:t>
        </w:r>
        <w:r>
          <w:rPr>
            <w:noProof/>
            <w:webHidden/>
          </w:rPr>
          <w:tab/>
        </w:r>
        <w:r>
          <w:rPr>
            <w:noProof/>
            <w:webHidden/>
          </w:rPr>
          <w:fldChar w:fldCharType="begin"/>
        </w:r>
        <w:r>
          <w:rPr>
            <w:noProof/>
            <w:webHidden/>
          </w:rPr>
          <w:instrText xml:space="preserve"> PAGEREF _Toc395885270 \h </w:instrText>
        </w:r>
      </w:ins>
      <w:r>
        <w:rPr>
          <w:noProof/>
          <w:webHidden/>
        </w:rPr>
      </w:r>
      <w:r>
        <w:rPr>
          <w:noProof/>
          <w:webHidden/>
        </w:rPr>
        <w:fldChar w:fldCharType="separate"/>
      </w:r>
      <w:ins w:id="163" w:author="Jason Wang" w:date="2014-08-15T16:57:00Z">
        <w:r>
          <w:rPr>
            <w:noProof/>
            <w:webHidden/>
          </w:rPr>
          <w:t>30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64" w:author="Jason Wang" w:date="2014-08-15T16:57:00Z"/>
          <w:noProof/>
        </w:rPr>
      </w:pPr>
      <w:ins w:id="16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"_Toc395885271"</w:instrText>
        </w:r>
        <w:r w:rsidRPr="0082051A">
          <w:rPr>
            <w:rStyle w:val="Hyperlink"/>
            <w:noProof/>
          </w:rPr>
          <w:instrText xml:space="preserve"> </w:instrText>
        </w:r>
        <w:r w:rsidRPr="0082051A">
          <w:rPr>
            <w:rStyle w:val="Hyperlink"/>
            <w:noProof/>
          </w:rPr>
          <w:fldChar w:fldCharType="separate"/>
        </w:r>
        <w:r w:rsidRPr="0082051A">
          <w:rPr>
            <w:rStyle w:val="Hyperlink"/>
            <w:noProof/>
          </w:rPr>
          <w:t>4.2.2 Quick start</w:t>
        </w:r>
        <w:r>
          <w:rPr>
            <w:noProof/>
            <w:webHidden/>
          </w:rPr>
          <w:tab/>
        </w:r>
        <w:r>
          <w:rPr>
            <w:noProof/>
            <w:webHidden/>
          </w:rPr>
          <w:fldChar w:fldCharType="begin"/>
        </w:r>
        <w:r>
          <w:rPr>
            <w:noProof/>
            <w:webHidden/>
          </w:rPr>
          <w:instrText xml:space="preserve"> PAGEREF _Toc395885271 \h </w:instrText>
        </w:r>
      </w:ins>
      <w:r>
        <w:rPr>
          <w:noProof/>
          <w:webHidden/>
        </w:rPr>
      </w:r>
      <w:r>
        <w:rPr>
          <w:noProof/>
          <w:webHidden/>
        </w:rPr>
        <w:fldChar w:fldCharType="separate"/>
      </w:r>
      <w:ins w:id="166" w:author="Jason Wang" w:date="2014-08-15T16:57:00Z">
        <w:r>
          <w:rPr>
            <w:noProof/>
            <w:webHidden/>
          </w:rPr>
          <w:t>30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67" w:author="Jason Wang" w:date="2014-08-15T16:57:00Z"/>
          <w:noProof/>
        </w:rPr>
      </w:pPr>
      <w:ins w:id="16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"_Toc395885272"</w:instrText>
        </w:r>
        <w:r w:rsidRPr="0082051A">
          <w:rPr>
            <w:rStyle w:val="Hyperlink"/>
            <w:noProof/>
          </w:rPr>
          <w:instrText xml:space="preserve"> </w:instrText>
        </w:r>
        <w:r w:rsidRPr="0082051A">
          <w:rPr>
            <w:rStyle w:val="Hyperlink"/>
            <w:noProof/>
          </w:rPr>
          <w:fldChar w:fldCharType="separate"/>
        </w:r>
        <w:r w:rsidRPr="0082051A">
          <w:rPr>
            <w:rStyle w:val="Hyperlink"/>
            <w:noProof/>
          </w:rPr>
          <w:t>4.2.3 Major options</w:t>
        </w:r>
        <w:r>
          <w:rPr>
            <w:noProof/>
            <w:webHidden/>
          </w:rPr>
          <w:tab/>
        </w:r>
        <w:r>
          <w:rPr>
            <w:noProof/>
            <w:webHidden/>
          </w:rPr>
          <w:fldChar w:fldCharType="begin"/>
        </w:r>
        <w:r>
          <w:rPr>
            <w:noProof/>
            <w:webHidden/>
          </w:rPr>
          <w:instrText xml:space="preserve"> PAGEREF _Toc395885272 \h </w:instrText>
        </w:r>
      </w:ins>
      <w:r>
        <w:rPr>
          <w:noProof/>
          <w:webHidden/>
        </w:rPr>
      </w:r>
      <w:r>
        <w:rPr>
          <w:noProof/>
          <w:webHidden/>
        </w:rPr>
        <w:fldChar w:fldCharType="separate"/>
      </w:r>
      <w:ins w:id="169" w:author="Jason Wang" w:date="2014-08-15T16:57:00Z">
        <w:r>
          <w:rPr>
            <w:noProof/>
            <w:webHidden/>
          </w:rPr>
          <w:t>31</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70" w:author="Jason Wang" w:date="2014-08-15T16:57:00Z"/>
          <w:noProof/>
        </w:rPr>
      </w:pPr>
      <w:ins w:id="17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"_Toc395885273"</w:instrText>
        </w:r>
        <w:r w:rsidRPr="0082051A">
          <w:rPr>
            <w:rStyle w:val="Hyperlink"/>
            <w:noProof/>
          </w:rPr>
          <w:instrText xml:space="preserve"> </w:instrText>
        </w:r>
        <w:r w:rsidRPr="0082051A">
          <w:rPr>
            <w:rStyle w:val="Hyperlink"/>
            <w:noProof/>
          </w:rPr>
          <w:fldChar w:fldCharType="separate"/>
        </w:r>
        <w:r w:rsidRPr="0082051A">
          <w:rPr>
            <w:rStyle w:val="Hyperlink"/>
            <w:noProof/>
          </w:rPr>
          <w:t>4.2.4 Work flow</w:t>
        </w:r>
        <w:r>
          <w:rPr>
            <w:noProof/>
            <w:webHidden/>
          </w:rPr>
          <w:tab/>
        </w:r>
        <w:r>
          <w:rPr>
            <w:noProof/>
            <w:webHidden/>
          </w:rPr>
          <w:fldChar w:fldCharType="begin"/>
        </w:r>
        <w:r>
          <w:rPr>
            <w:noProof/>
            <w:webHidden/>
          </w:rPr>
          <w:instrText xml:space="preserve"> PAGEREF _Toc395885273 \h </w:instrText>
        </w:r>
      </w:ins>
      <w:r>
        <w:rPr>
          <w:noProof/>
          <w:webHidden/>
        </w:rPr>
      </w:r>
      <w:r>
        <w:rPr>
          <w:noProof/>
          <w:webHidden/>
        </w:rPr>
        <w:fldChar w:fldCharType="separate"/>
      </w:r>
      <w:ins w:id="172" w:author="Jason Wang" w:date="2014-08-15T16:57:00Z">
        <w:r>
          <w:rPr>
            <w:noProof/>
            <w:webHidden/>
          </w:rPr>
          <w:t>32</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73" w:author="Jason Wang" w:date="2014-08-15T16:57:00Z"/>
          <w:noProof/>
        </w:rPr>
      </w:pPr>
      <w:ins w:id="17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"_Toc395885274"</w:instrText>
        </w:r>
        <w:r w:rsidRPr="0082051A">
          <w:rPr>
            <w:rStyle w:val="Hyperlink"/>
            <w:noProof/>
          </w:rPr>
          <w:instrText xml:space="preserve"> </w:instrText>
        </w:r>
        <w:r w:rsidRPr="0082051A">
          <w:rPr>
            <w:rStyle w:val="Hyperlink"/>
            <w:noProof/>
          </w:rPr>
          <w:fldChar w:fldCharType="separate"/>
        </w:r>
        <w:r w:rsidRPr="0082051A">
          <w:rPr>
            <w:rStyle w:val="Hyperlink"/>
            <w:noProof/>
          </w:rPr>
          <w:t>4.2.5 Sweeping flow usage</w:t>
        </w:r>
        <w:r>
          <w:rPr>
            <w:noProof/>
            <w:webHidden/>
          </w:rPr>
          <w:tab/>
        </w:r>
        <w:r>
          <w:rPr>
            <w:noProof/>
            <w:webHidden/>
          </w:rPr>
          <w:fldChar w:fldCharType="begin"/>
        </w:r>
        <w:r>
          <w:rPr>
            <w:noProof/>
            <w:webHidden/>
          </w:rPr>
          <w:instrText xml:space="preserve"> PAGEREF _Toc395885274 \h </w:instrText>
        </w:r>
      </w:ins>
      <w:r>
        <w:rPr>
          <w:noProof/>
          <w:webHidden/>
        </w:rPr>
      </w:r>
      <w:r>
        <w:rPr>
          <w:noProof/>
          <w:webHidden/>
        </w:rPr>
        <w:fldChar w:fldCharType="separate"/>
      </w:r>
      <w:ins w:id="175" w:author="Jason Wang" w:date="2014-08-15T16:57:00Z">
        <w:r>
          <w:rPr>
            <w:noProof/>
            <w:webHidden/>
          </w:rPr>
          <w:t>34</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76" w:author="Jason Wang" w:date="2014-08-15T16:57:00Z"/>
          <w:noProof/>
        </w:rPr>
      </w:pPr>
      <w:ins w:id="17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"_Toc395885275"</w:instrText>
        </w:r>
        <w:r w:rsidRPr="0082051A">
          <w:rPr>
            <w:rStyle w:val="Hyperlink"/>
            <w:noProof/>
          </w:rPr>
          <w:instrText xml:space="preserve"> </w:instrText>
        </w:r>
        <w:r w:rsidRPr="0082051A">
          <w:rPr>
            <w:rStyle w:val="Hyperlink"/>
            <w:noProof/>
          </w:rPr>
          <w:fldChar w:fldCharType="separate"/>
        </w:r>
        <w:r w:rsidRPr="0082051A">
          <w:rPr>
            <w:rStyle w:val="Hyperlink"/>
            <w:noProof/>
          </w:rPr>
          <w:t>4.2.6 Examples</w:t>
        </w:r>
        <w:r>
          <w:rPr>
            <w:noProof/>
            <w:webHidden/>
          </w:rPr>
          <w:tab/>
        </w:r>
        <w:r>
          <w:rPr>
            <w:noProof/>
            <w:webHidden/>
          </w:rPr>
          <w:fldChar w:fldCharType="begin"/>
        </w:r>
        <w:r>
          <w:rPr>
            <w:noProof/>
            <w:webHidden/>
          </w:rPr>
          <w:instrText xml:space="preserve"> PAGEREF _Toc395885275 \h </w:instrText>
        </w:r>
      </w:ins>
      <w:r>
        <w:rPr>
          <w:noProof/>
          <w:webHidden/>
        </w:rPr>
      </w:r>
      <w:r>
        <w:rPr>
          <w:noProof/>
          <w:webHidden/>
        </w:rPr>
        <w:fldChar w:fldCharType="separate"/>
      </w:r>
      <w:ins w:id="178" w:author="Jason Wang" w:date="2014-08-15T16:57:00Z">
        <w:r>
          <w:rPr>
            <w:noProof/>
            <w:webHidden/>
          </w:rPr>
          <w:t>36</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179" w:author="Jason Wang" w:date="2014-08-15T16:57:00Z"/>
          <w:noProof/>
        </w:rPr>
      </w:pPr>
      <w:ins w:id="18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"_Toc395885276"</w:instrText>
        </w:r>
        <w:r w:rsidRPr="0082051A">
          <w:rPr>
            <w:rStyle w:val="Hyperlink"/>
            <w:noProof/>
          </w:rPr>
          <w:instrText xml:space="preserve"> </w:instrText>
        </w:r>
        <w:r w:rsidRPr="0082051A">
          <w:rPr>
            <w:rStyle w:val="Hyperlink"/>
            <w:noProof/>
          </w:rPr>
          <w:fldChar w:fldCharType="separate"/>
        </w:r>
        <w:r w:rsidRPr="0082051A">
          <w:rPr>
            <w:rStyle w:val="Hyperlink"/>
            <w:noProof/>
          </w:rPr>
          <w:t>4.3 Crossover flow</w:t>
        </w:r>
        <w:r>
          <w:rPr>
            <w:noProof/>
            <w:webHidden/>
          </w:rPr>
          <w:tab/>
        </w:r>
        <w:r>
          <w:rPr>
            <w:noProof/>
            <w:webHidden/>
          </w:rPr>
          <w:fldChar w:fldCharType="begin"/>
        </w:r>
        <w:r>
          <w:rPr>
            <w:noProof/>
            <w:webHidden/>
          </w:rPr>
          <w:instrText xml:space="preserve"> PAGEREF _Toc395885276 \h </w:instrText>
        </w:r>
      </w:ins>
      <w:r>
        <w:rPr>
          <w:noProof/>
          <w:webHidden/>
        </w:rPr>
      </w:r>
      <w:r>
        <w:rPr>
          <w:noProof/>
          <w:webHidden/>
        </w:rPr>
        <w:fldChar w:fldCharType="separate"/>
      </w:r>
      <w:ins w:id="181" w:author="Jason Wang" w:date="2014-08-15T16:57:00Z">
        <w:r>
          <w:rPr>
            <w:noProof/>
            <w:webHidden/>
          </w:rPr>
          <w:t>36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82" w:author="Jason Wang" w:date="2014-08-15T16:57:00Z"/>
          <w:noProof/>
        </w:rPr>
      </w:pPr>
      <w:ins w:id="18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"_Toc395885277"</w:instrText>
        </w:r>
        <w:r w:rsidRPr="0082051A">
          <w:rPr>
            <w:rStyle w:val="Hyperlink"/>
            <w:noProof/>
          </w:rPr>
          <w:instrText xml:space="preserve"> </w:instrText>
        </w:r>
        <w:r w:rsidRPr="0082051A">
          <w:rPr>
            <w:rStyle w:val="Hyperlink"/>
            <w:noProof/>
          </w:rPr>
          <w:fldChar w:fldCharType="separate"/>
        </w:r>
        <w:r w:rsidRPr="0082051A">
          <w:rPr>
            <w:rStyle w:val="Hyperlink"/>
            <w:noProof/>
          </w:rPr>
          <w:t>4.3.1 Object</w:t>
        </w:r>
        <w:r>
          <w:rPr>
            <w:noProof/>
            <w:webHidden/>
          </w:rPr>
          <w:tab/>
        </w:r>
        <w:r>
          <w:rPr>
            <w:noProof/>
            <w:webHidden/>
          </w:rPr>
          <w:fldChar w:fldCharType="begin"/>
        </w:r>
        <w:r>
          <w:rPr>
            <w:noProof/>
            <w:webHidden/>
          </w:rPr>
          <w:instrText xml:space="preserve"> PAGEREF _Toc395885277 \h </w:instrText>
        </w:r>
      </w:ins>
      <w:r>
        <w:rPr>
          <w:noProof/>
          <w:webHidden/>
        </w:rPr>
      </w:r>
      <w:r>
        <w:rPr>
          <w:noProof/>
          <w:webHidden/>
        </w:rPr>
        <w:fldChar w:fldCharType="separate"/>
      </w:r>
      <w:ins w:id="184" w:author="Jason Wang" w:date="2014-08-15T16:57:00Z">
        <w:r>
          <w:rPr>
            <w:noProof/>
            <w:webHidden/>
          </w:rPr>
          <w:t>36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85" w:author="Jason Wang" w:date="2014-08-15T16:57:00Z"/>
          <w:noProof/>
        </w:rPr>
      </w:pPr>
      <w:ins w:id="186"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"_Toc395885278"</w:instrText>
        </w:r>
        <w:r w:rsidRPr="0082051A">
          <w:rPr>
            <w:rStyle w:val="Hyperlink"/>
            <w:noProof/>
          </w:rPr>
          <w:instrText xml:space="preserve"> </w:instrText>
        </w:r>
        <w:r w:rsidRPr="0082051A">
          <w:rPr>
            <w:rStyle w:val="Hyperlink"/>
            <w:noProof/>
          </w:rPr>
          <w:fldChar w:fldCharType="separate"/>
        </w:r>
        <w:r w:rsidRPr="0082051A">
          <w:rPr>
            <w:rStyle w:val="Hyperlink"/>
            <w:noProof/>
          </w:rPr>
          <w:t>4.3.2 Quick start</w:t>
        </w:r>
        <w:r>
          <w:rPr>
            <w:noProof/>
            <w:webHidden/>
          </w:rPr>
          <w:tab/>
        </w:r>
        <w:r>
          <w:rPr>
            <w:noProof/>
            <w:webHidden/>
          </w:rPr>
          <w:fldChar w:fldCharType="begin"/>
        </w:r>
        <w:r>
          <w:rPr>
            <w:noProof/>
            <w:webHidden/>
          </w:rPr>
          <w:instrText xml:space="preserve"> PAGEREF _Toc395885278 \h </w:instrText>
        </w:r>
      </w:ins>
      <w:r>
        <w:rPr>
          <w:noProof/>
          <w:webHidden/>
        </w:rPr>
      </w:r>
      <w:r>
        <w:rPr>
          <w:noProof/>
          <w:webHidden/>
        </w:rPr>
        <w:fldChar w:fldCharType="separate"/>
      </w:r>
      <w:ins w:id="187" w:author="Jason Wang" w:date="2014-08-15T16:57:00Z">
        <w:r>
          <w:rPr>
            <w:noProof/>
            <w:webHidden/>
          </w:rPr>
          <w:t>36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88" w:author="Jason Wang" w:date="2014-08-15T16:57:00Z"/>
          <w:noProof/>
        </w:rPr>
      </w:pPr>
      <w:ins w:id="18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"_Toc395885279"</w:instrText>
        </w:r>
        <w:r w:rsidRPr="0082051A">
          <w:rPr>
            <w:rStyle w:val="Hyperlink"/>
            <w:noProof/>
          </w:rPr>
          <w:instrText xml:space="preserve"> </w:instrText>
        </w:r>
        <w:r w:rsidRPr="0082051A">
          <w:rPr>
            <w:rStyle w:val="Hyperlink"/>
            <w:noProof/>
          </w:rPr>
          <w:fldChar w:fldCharType="separate"/>
        </w:r>
        <w:r w:rsidRPr="0082051A">
          <w:rPr>
            <w:rStyle w:val="Hyperlink"/>
            <w:noProof/>
          </w:rPr>
          <w:t>4.3.3 Major options</w:t>
        </w:r>
        <w:r>
          <w:rPr>
            <w:noProof/>
            <w:webHidden/>
          </w:rPr>
          <w:tab/>
        </w:r>
        <w:r>
          <w:rPr>
            <w:noProof/>
            <w:webHidden/>
          </w:rPr>
          <w:fldChar w:fldCharType="begin"/>
        </w:r>
        <w:r>
          <w:rPr>
            <w:noProof/>
            <w:webHidden/>
          </w:rPr>
          <w:instrText xml:space="preserve"> PAGEREF _Toc395885279 \h </w:instrText>
        </w:r>
      </w:ins>
      <w:r>
        <w:rPr>
          <w:noProof/>
          <w:webHidden/>
        </w:rPr>
      </w:r>
      <w:r>
        <w:rPr>
          <w:noProof/>
          <w:webHidden/>
        </w:rPr>
        <w:fldChar w:fldCharType="separate"/>
      </w:r>
      <w:ins w:id="190" w:author="Jason Wang" w:date="2014-08-15T16:57:00Z">
        <w:r>
          <w:rPr>
            <w:noProof/>
            <w:webHidden/>
          </w:rPr>
          <w:t>37</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91" w:author="Jason Wang" w:date="2014-08-15T16:57:00Z"/>
          <w:noProof/>
        </w:rPr>
      </w:pPr>
      <w:ins w:id="19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"_Toc395885280"</w:instrText>
        </w:r>
        <w:r w:rsidRPr="0082051A">
          <w:rPr>
            <w:rStyle w:val="Hyperlink"/>
            <w:noProof/>
          </w:rPr>
          <w:instrText xml:space="preserve"> </w:instrText>
        </w:r>
        <w:r w:rsidRPr="0082051A">
          <w:rPr>
            <w:rStyle w:val="Hyperlink"/>
            <w:noProof/>
          </w:rPr>
          <w:fldChar w:fldCharType="separate"/>
        </w:r>
        <w:r w:rsidRPr="0082051A">
          <w:rPr>
            <w:rStyle w:val="Hyperlink"/>
            <w:noProof/>
          </w:rPr>
          <w:t>4.3.4 Work flow</w:t>
        </w:r>
        <w:r>
          <w:rPr>
            <w:noProof/>
            <w:webHidden/>
          </w:rPr>
          <w:tab/>
        </w:r>
        <w:r>
          <w:rPr>
            <w:noProof/>
            <w:webHidden/>
          </w:rPr>
          <w:fldChar w:fldCharType="begin"/>
        </w:r>
        <w:r>
          <w:rPr>
            <w:noProof/>
            <w:webHidden/>
          </w:rPr>
          <w:instrText xml:space="preserve"> PAGEREF _Toc395885280 \h </w:instrText>
        </w:r>
      </w:ins>
      <w:r>
        <w:rPr>
          <w:noProof/>
          <w:webHidden/>
        </w:rPr>
      </w:r>
      <w:r>
        <w:rPr>
          <w:noProof/>
          <w:webHidden/>
        </w:rPr>
        <w:fldChar w:fldCharType="separate"/>
      </w:r>
      <w:ins w:id="193" w:author="Jason Wang" w:date="2014-08-15T16:57:00Z">
        <w:r>
          <w:rPr>
            <w:noProof/>
            <w:webHidden/>
          </w:rPr>
          <w:t>38</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94" w:author="Jason Wang" w:date="2014-08-15T16:57:00Z"/>
          <w:noProof/>
        </w:rPr>
      </w:pPr>
      <w:ins w:id="19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"_Toc395885281"</w:instrText>
        </w:r>
        <w:r w:rsidRPr="0082051A">
          <w:rPr>
            <w:rStyle w:val="Hyperlink"/>
            <w:noProof/>
          </w:rPr>
          <w:instrText xml:space="preserve"> </w:instrText>
        </w:r>
        <w:r w:rsidRPr="0082051A">
          <w:rPr>
            <w:rStyle w:val="Hyperlink"/>
            <w:noProof/>
          </w:rPr>
          <w:fldChar w:fldCharType="separate"/>
        </w:r>
        <w:r w:rsidRPr="0082051A">
          <w:rPr>
            <w:rStyle w:val="Hyperlink"/>
            <w:noProof/>
          </w:rPr>
          <w:t>4.3.5 Crossover flow usage</w:t>
        </w:r>
        <w:r>
          <w:rPr>
            <w:noProof/>
            <w:webHidden/>
          </w:rPr>
          <w:tab/>
        </w:r>
        <w:r>
          <w:rPr>
            <w:noProof/>
            <w:webHidden/>
          </w:rPr>
          <w:fldChar w:fldCharType="begin"/>
        </w:r>
        <w:r>
          <w:rPr>
            <w:noProof/>
            <w:webHidden/>
          </w:rPr>
          <w:instrText xml:space="preserve"> PAGEREF _Toc395885281 \h </w:instrText>
        </w:r>
      </w:ins>
      <w:r>
        <w:rPr>
          <w:noProof/>
          <w:webHidden/>
        </w:rPr>
      </w:r>
      <w:r>
        <w:rPr>
          <w:noProof/>
          <w:webHidden/>
        </w:rPr>
        <w:fldChar w:fldCharType="separate"/>
      </w:r>
      <w:ins w:id="196" w:author="Jason Wang" w:date="2014-08-15T16:57:00Z">
        <w:r>
          <w:rPr>
            <w:noProof/>
            <w:webHidden/>
          </w:rPr>
          <w:t>38</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197" w:author="Jason Wang" w:date="2014-08-15T16:57:00Z"/>
          <w:noProof/>
        </w:rPr>
      </w:pPr>
      <w:ins w:id="19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"_Toc395885282"</w:instrText>
        </w:r>
        <w:r w:rsidRPr="0082051A">
          <w:rPr>
            <w:rStyle w:val="Hyperlink"/>
            <w:noProof/>
          </w:rPr>
          <w:instrText xml:space="preserve"> </w:instrText>
        </w:r>
        <w:r w:rsidRPr="0082051A">
          <w:rPr>
            <w:rStyle w:val="Hyperlink"/>
            <w:noProof/>
          </w:rPr>
          <w:fldChar w:fldCharType="separate"/>
        </w:r>
        <w:r w:rsidRPr="0082051A">
          <w:rPr>
            <w:rStyle w:val="Hyperlink"/>
            <w:noProof/>
          </w:rPr>
          <w:t>4.3.6 Examples</w:t>
        </w:r>
        <w:r>
          <w:rPr>
            <w:noProof/>
            <w:webHidden/>
          </w:rPr>
          <w:tab/>
        </w:r>
        <w:r>
          <w:rPr>
            <w:noProof/>
            <w:webHidden/>
          </w:rPr>
          <w:fldChar w:fldCharType="begin"/>
        </w:r>
        <w:r>
          <w:rPr>
            <w:noProof/>
            <w:webHidden/>
          </w:rPr>
          <w:instrText xml:space="preserve"> PAGEREF _Toc395885282 \h </w:instrText>
        </w:r>
      </w:ins>
      <w:r>
        <w:rPr>
          <w:noProof/>
          <w:webHidden/>
        </w:rPr>
      </w:r>
      <w:r>
        <w:rPr>
          <w:noProof/>
          <w:webHidden/>
        </w:rPr>
        <w:fldChar w:fldCharType="separate"/>
      </w:r>
      <w:ins w:id="199" w:author="Jason Wang" w:date="2014-08-15T16:57:00Z">
        <w:r>
          <w:rPr>
            <w:noProof/>
            <w:webHidden/>
          </w:rPr>
          <w:t>39</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00" w:author="Jason Wang" w:date="2014-08-15T16:57:00Z"/>
          <w:noProof/>
        </w:rPr>
      </w:pPr>
      <w:ins w:id="20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"_Toc395885283"</w:instrText>
        </w:r>
        <w:r w:rsidRPr="0082051A">
          <w:rPr>
            <w:rStyle w:val="Hyperlink"/>
            <w:noProof/>
          </w:rPr>
          <w:instrText xml:space="preserve"> </w:instrText>
        </w:r>
        <w:r w:rsidRPr="0082051A">
          <w:rPr>
            <w:rStyle w:val="Hyperlink"/>
            <w:noProof/>
          </w:rPr>
          <w:fldChar w:fldCharType="separate"/>
        </w:r>
        <w:r w:rsidRPr="0082051A">
          <w:rPr>
            <w:rStyle w:val="Hyperlink"/>
            <w:noProof/>
          </w:rPr>
          <w:t>4.4 Simulation flow</w:t>
        </w:r>
        <w:r>
          <w:rPr>
            <w:noProof/>
            <w:webHidden/>
          </w:rPr>
          <w:tab/>
        </w:r>
        <w:r>
          <w:rPr>
            <w:noProof/>
            <w:webHidden/>
          </w:rPr>
          <w:fldChar w:fldCharType="begin"/>
        </w:r>
        <w:r>
          <w:rPr>
            <w:noProof/>
            <w:webHidden/>
          </w:rPr>
          <w:instrText xml:space="preserve"> PAGEREF _Toc395885283 \h </w:instrText>
        </w:r>
      </w:ins>
      <w:r>
        <w:rPr>
          <w:noProof/>
          <w:webHidden/>
        </w:rPr>
      </w:r>
      <w:r>
        <w:rPr>
          <w:noProof/>
          <w:webHidden/>
        </w:rPr>
        <w:fldChar w:fldCharType="separate"/>
      </w:r>
      <w:ins w:id="202" w:author="Jason Wang" w:date="2014-08-15T16:57:00Z">
        <w:r>
          <w:rPr>
            <w:noProof/>
            <w:webHidden/>
          </w:rPr>
          <w:t>39</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03" w:author="Jason Wang" w:date="2014-08-15T16:57:00Z"/>
          <w:noProof/>
        </w:rPr>
      </w:pPr>
      <w:ins w:id="20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"_Toc395885284"</w:instrText>
        </w:r>
        <w:r w:rsidRPr="0082051A">
          <w:rPr>
            <w:rStyle w:val="Hyperlink"/>
            <w:noProof/>
          </w:rPr>
          <w:instrText xml:space="preserve"> </w:instrText>
        </w:r>
        <w:r w:rsidRPr="0082051A">
          <w:rPr>
            <w:rStyle w:val="Hyperlink"/>
            <w:noProof/>
          </w:rPr>
          <w:fldChar w:fldCharType="separate"/>
        </w:r>
        <w:r w:rsidRPr="0082051A">
          <w:rPr>
            <w:rStyle w:val="Hyperlink"/>
            <w:noProof/>
          </w:rPr>
          <w:t>4.4.1 Object</w:t>
        </w:r>
        <w:r>
          <w:rPr>
            <w:noProof/>
            <w:webHidden/>
          </w:rPr>
          <w:tab/>
        </w:r>
        <w:r>
          <w:rPr>
            <w:noProof/>
            <w:webHidden/>
          </w:rPr>
          <w:fldChar w:fldCharType="begin"/>
        </w:r>
        <w:r>
          <w:rPr>
            <w:noProof/>
            <w:webHidden/>
          </w:rPr>
          <w:instrText xml:space="preserve"> PAGEREF _Toc395885284 \h </w:instrText>
        </w:r>
      </w:ins>
      <w:r>
        <w:rPr>
          <w:noProof/>
          <w:webHidden/>
        </w:rPr>
      </w:r>
      <w:r>
        <w:rPr>
          <w:noProof/>
          <w:webHidden/>
        </w:rPr>
        <w:fldChar w:fldCharType="separate"/>
      </w:r>
      <w:ins w:id="205" w:author="Jason Wang" w:date="2014-08-15T16:57:00Z">
        <w:r>
          <w:rPr>
            <w:noProof/>
            <w:webHidden/>
          </w:rPr>
          <w:t>39</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06" w:author="Jason Wang" w:date="2014-08-15T16:57:00Z"/>
          <w:noProof/>
        </w:rPr>
      </w:pPr>
      <w:ins w:id="20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"_Toc395885285"</w:instrText>
        </w:r>
        <w:r w:rsidRPr="0082051A">
          <w:rPr>
            <w:rStyle w:val="Hyperlink"/>
            <w:noProof/>
          </w:rPr>
          <w:instrText xml:space="preserve"> </w:instrText>
        </w:r>
        <w:r w:rsidRPr="0082051A">
          <w:rPr>
            <w:rStyle w:val="Hyperlink"/>
            <w:noProof/>
          </w:rPr>
          <w:fldChar w:fldCharType="separate"/>
        </w:r>
        <w:r w:rsidRPr="0082051A">
          <w:rPr>
            <w:rStyle w:val="Hyperlink"/>
            <w:noProof/>
          </w:rPr>
          <w:t>4.4.2 Quick start</w:t>
        </w:r>
        <w:r>
          <w:rPr>
            <w:noProof/>
            <w:webHidden/>
          </w:rPr>
          <w:tab/>
        </w:r>
        <w:r>
          <w:rPr>
            <w:noProof/>
            <w:webHidden/>
          </w:rPr>
          <w:fldChar w:fldCharType="begin"/>
        </w:r>
        <w:r>
          <w:rPr>
            <w:noProof/>
            <w:webHidden/>
          </w:rPr>
          <w:instrText xml:space="preserve"> PAGEREF _Toc395885285 \h </w:instrText>
        </w:r>
      </w:ins>
      <w:r>
        <w:rPr>
          <w:noProof/>
          <w:webHidden/>
        </w:rPr>
      </w:r>
      <w:r>
        <w:rPr>
          <w:noProof/>
          <w:webHidden/>
        </w:rPr>
        <w:fldChar w:fldCharType="separate"/>
      </w:r>
      <w:ins w:id="208" w:author="Jason Wang" w:date="2014-08-15T16:57:00Z">
        <w:r>
          <w:rPr>
            <w:noProof/>
            <w:webHidden/>
          </w:rPr>
          <w:t>39</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09" w:author="Jason Wang" w:date="2014-08-15T16:57:00Z"/>
          <w:noProof/>
        </w:rPr>
      </w:pPr>
      <w:ins w:id="21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"_Toc395885286"</w:instrText>
        </w:r>
        <w:r w:rsidRPr="0082051A">
          <w:rPr>
            <w:rStyle w:val="Hyperlink"/>
            <w:noProof/>
          </w:rPr>
          <w:instrText xml:space="preserve"> </w:instrText>
        </w:r>
        <w:r w:rsidRPr="0082051A">
          <w:rPr>
            <w:rStyle w:val="Hyperlink"/>
            <w:noProof/>
          </w:rPr>
          <w:fldChar w:fldCharType="separate"/>
        </w:r>
        <w:r w:rsidRPr="0082051A">
          <w:rPr>
            <w:rStyle w:val="Hyperlink"/>
            <w:noProof/>
          </w:rPr>
          <w:t>4.4.3 Major options</w:t>
        </w:r>
        <w:r>
          <w:rPr>
            <w:noProof/>
            <w:webHidden/>
          </w:rPr>
          <w:tab/>
        </w:r>
        <w:r>
          <w:rPr>
            <w:noProof/>
            <w:webHidden/>
          </w:rPr>
          <w:fldChar w:fldCharType="begin"/>
        </w:r>
        <w:r>
          <w:rPr>
            <w:noProof/>
            <w:webHidden/>
          </w:rPr>
          <w:instrText xml:space="preserve"> PAGEREF _Toc395885286 \h </w:instrText>
        </w:r>
      </w:ins>
      <w:r>
        <w:rPr>
          <w:noProof/>
          <w:webHidden/>
        </w:rPr>
      </w:r>
      <w:r>
        <w:rPr>
          <w:noProof/>
          <w:webHidden/>
        </w:rPr>
        <w:fldChar w:fldCharType="separate"/>
      </w:r>
      <w:ins w:id="211" w:author="Jason Wang" w:date="2014-08-15T16:57:00Z">
        <w:r>
          <w:rPr>
            <w:noProof/>
            <w:webHidden/>
          </w:rPr>
          <w:t>40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12" w:author="Jason Wang" w:date="2014-08-15T16:57:00Z"/>
          <w:noProof/>
        </w:rPr>
      </w:pPr>
      <w:ins w:id="21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"_Toc395885287"</w:instrText>
        </w:r>
        <w:r w:rsidRPr="0082051A">
          <w:rPr>
            <w:rStyle w:val="Hyperlink"/>
            <w:noProof/>
          </w:rPr>
          <w:instrText xml:space="preserve"> </w:instrText>
        </w:r>
        <w:r w:rsidRPr="0082051A">
          <w:rPr>
            <w:rStyle w:val="Hyperlink"/>
            <w:noProof/>
          </w:rPr>
          <w:fldChar w:fldCharType="separate"/>
        </w:r>
        <w:r w:rsidRPr="0082051A">
          <w:rPr>
            <w:rStyle w:val="Hyperlink"/>
            <w:noProof/>
          </w:rPr>
          <w:t>4.4.4 Work flow</w:t>
        </w:r>
        <w:r>
          <w:rPr>
            <w:noProof/>
            <w:webHidden/>
          </w:rPr>
          <w:tab/>
        </w:r>
        <w:r>
          <w:rPr>
            <w:noProof/>
            <w:webHidden/>
          </w:rPr>
          <w:fldChar w:fldCharType="begin"/>
        </w:r>
        <w:r>
          <w:rPr>
            <w:noProof/>
            <w:webHidden/>
          </w:rPr>
          <w:instrText xml:space="preserve"> PAGEREF _Toc395885287 \h </w:instrText>
        </w:r>
      </w:ins>
      <w:r>
        <w:rPr>
          <w:noProof/>
          <w:webHidden/>
        </w:rPr>
      </w:r>
      <w:r>
        <w:rPr>
          <w:noProof/>
          <w:webHidden/>
        </w:rPr>
        <w:fldChar w:fldCharType="separate"/>
      </w:r>
      <w:ins w:id="214" w:author="Jason Wang" w:date="2014-08-15T16:57:00Z">
        <w:r>
          <w:rPr>
            <w:noProof/>
            <w:webHidden/>
          </w:rPr>
          <w:t>40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15" w:author="Jason Wang" w:date="2014-08-15T16:57:00Z"/>
          <w:noProof/>
        </w:rPr>
      </w:pPr>
      <w:ins w:id="216" w:author="Jason Wang" w:date="2014-08-15T16:57:00Z">
        <w:r w:rsidRPr="0082051A">
          <w:rPr>
            <w:rStyle w:val="Hyperlink"/>
            <w:noProof/>
          </w:rPr>
          <w:lastRenderedPageBreak/>
          <w:fldChar w:fldCharType="begin"/>
        </w:r>
        <w:r w:rsidRPr="0082051A">
          <w:rPr>
            <w:rStyle w:val="Hyperlink"/>
            <w:noProof/>
          </w:rPr>
          <w:instrText xml:space="preserve"> </w:instrText>
        </w:r>
        <w:r>
          <w:rPr>
            <w:noProof/>
          </w:rPr>
          <w:instrText>HYPERLINK \l "_Toc395885288"</w:instrText>
        </w:r>
        <w:r w:rsidRPr="0082051A">
          <w:rPr>
            <w:rStyle w:val="Hyperlink"/>
            <w:noProof/>
          </w:rPr>
          <w:instrText xml:space="preserve"> </w:instrText>
        </w:r>
        <w:r w:rsidRPr="0082051A">
          <w:rPr>
            <w:rStyle w:val="Hyperlink"/>
            <w:noProof/>
          </w:rPr>
          <w:fldChar w:fldCharType="separate"/>
        </w:r>
        <w:r w:rsidRPr="0082051A">
          <w:rPr>
            <w:rStyle w:val="Hyperlink"/>
            <w:noProof/>
          </w:rPr>
          <w:t>4.4.5 Simulation flow usage</w:t>
        </w:r>
        <w:r>
          <w:rPr>
            <w:noProof/>
            <w:webHidden/>
          </w:rPr>
          <w:tab/>
        </w:r>
        <w:r>
          <w:rPr>
            <w:noProof/>
            <w:webHidden/>
          </w:rPr>
          <w:fldChar w:fldCharType="begin"/>
        </w:r>
        <w:r>
          <w:rPr>
            <w:noProof/>
            <w:webHidden/>
          </w:rPr>
          <w:instrText xml:space="preserve"> PAGEREF _Toc395885288 \h </w:instrText>
        </w:r>
      </w:ins>
      <w:r>
        <w:rPr>
          <w:noProof/>
          <w:webHidden/>
        </w:rPr>
      </w:r>
      <w:r>
        <w:rPr>
          <w:noProof/>
          <w:webHidden/>
        </w:rPr>
        <w:fldChar w:fldCharType="separate"/>
      </w:r>
      <w:ins w:id="217" w:author="Jason Wang" w:date="2014-08-15T16:57:00Z">
        <w:r>
          <w:rPr>
            <w:noProof/>
            <w:webHidden/>
          </w:rPr>
          <w:t>41</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18" w:author="Jason Wang" w:date="2014-08-15T16:57:00Z"/>
          <w:noProof/>
        </w:rPr>
      </w:pPr>
      <w:ins w:id="21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"_Toc395885289"</w:instrText>
        </w:r>
        <w:r w:rsidRPr="0082051A">
          <w:rPr>
            <w:rStyle w:val="Hyperlink"/>
            <w:noProof/>
          </w:rPr>
          <w:instrText xml:space="preserve"> </w:instrText>
        </w:r>
        <w:r w:rsidRPr="0082051A">
          <w:rPr>
            <w:rStyle w:val="Hyperlink"/>
            <w:noProof/>
          </w:rPr>
          <w:fldChar w:fldCharType="separate"/>
        </w:r>
        <w:r w:rsidRPr="0082051A">
          <w:rPr>
            <w:rStyle w:val="Hyperlink"/>
            <w:noProof/>
          </w:rPr>
          <w:t>4.4.6 Examples</w:t>
        </w:r>
        <w:r>
          <w:rPr>
            <w:noProof/>
            <w:webHidden/>
          </w:rPr>
          <w:tab/>
        </w:r>
        <w:r>
          <w:rPr>
            <w:noProof/>
            <w:webHidden/>
          </w:rPr>
          <w:fldChar w:fldCharType="begin"/>
        </w:r>
        <w:r>
          <w:rPr>
            <w:noProof/>
            <w:webHidden/>
          </w:rPr>
          <w:instrText xml:space="preserve"> PAGEREF _Toc395885289 \h </w:instrText>
        </w:r>
      </w:ins>
      <w:r>
        <w:rPr>
          <w:noProof/>
          <w:webHidden/>
        </w:rPr>
      </w:r>
      <w:r>
        <w:rPr>
          <w:noProof/>
          <w:webHidden/>
        </w:rPr>
        <w:fldChar w:fldCharType="separate"/>
      </w:r>
      <w:ins w:id="220" w:author="Jason Wang" w:date="2014-08-15T16:57:00Z">
        <w:r>
          <w:rPr>
            <w:noProof/>
            <w:webHidden/>
          </w:rPr>
          <w:t>44</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21" w:author="Jason Wang" w:date="2014-08-15T16:57:00Z"/>
          <w:noProof/>
        </w:rPr>
      </w:pPr>
      <w:ins w:id="22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"_Toc395885290"</w:instrText>
        </w:r>
        <w:r w:rsidRPr="0082051A">
          <w:rPr>
            <w:rStyle w:val="Hyperlink"/>
            <w:noProof/>
          </w:rPr>
          <w:instrText xml:space="preserve"> </w:instrText>
        </w:r>
        <w:r w:rsidRPr="0082051A">
          <w:rPr>
            <w:rStyle w:val="Hyperlink"/>
            <w:noProof/>
          </w:rPr>
          <w:fldChar w:fldCharType="separate"/>
        </w:r>
        <w:r w:rsidRPr="0082051A">
          <w:rPr>
            <w:rStyle w:val="Hyperlink"/>
            <w:noProof/>
          </w:rPr>
          <w:t>4.5 Command flow</w:t>
        </w:r>
        <w:r>
          <w:rPr>
            <w:noProof/>
            <w:webHidden/>
          </w:rPr>
          <w:tab/>
        </w:r>
        <w:r>
          <w:rPr>
            <w:noProof/>
            <w:webHidden/>
          </w:rPr>
          <w:fldChar w:fldCharType="begin"/>
        </w:r>
        <w:r>
          <w:rPr>
            <w:noProof/>
            <w:webHidden/>
          </w:rPr>
          <w:instrText xml:space="preserve"> PAGEREF _Toc395885290 \h </w:instrText>
        </w:r>
      </w:ins>
      <w:r>
        <w:rPr>
          <w:noProof/>
          <w:webHidden/>
        </w:rPr>
      </w:r>
      <w:r>
        <w:rPr>
          <w:noProof/>
          <w:webHidden/>
        </w:rPr>
        <w:fldChar w:fldCharType="separate"/>
      </w:r>
      <w:ins w:id="223" w:author="Jason Wang" w:date="2014-08-15T16:57:00Z">
        <w:r>
          <w:rPr>
            <w:noProof/>
            <w:webHidden/>
          </w:rPr>
          <w:t>46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24" w:author="Jason Wang" w:date="2014-08-15T16:57:00Z"/>
          <w:noProof/>
        </w:rPr>
      </w:pPr>
      <w:ins w:id="22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"_Toc395885291"</w:instrText>
        </w:r>
        <w:r w:rsidRPr="0082051A">
          <w:rPr>
            <w:rStyle w:val="Hyperlink"/>
            <w:noProof/>
          </w:rPr>
          <w:instrText xml:space="preserve"> </w:instrText>
        </w:r>
        <w:r w:rsidRPr="0082051A">
          <w:rPr>
            <w:rStyle w:val="Hyperlink"/>
            <w:noProof/>
          </w:rPr>
          <w:fldChar w:fldCharType="separate"/>
        </w:r>
        <w:r w:rsidRPr="0082051A">
          <w:rPr>
            <w:rStyle w:val="Hyperlink"/>
            <w:noProof/>
          </w:rPr>
          <w:t>4.5.1 Object</w:t>
        </w:r>
        <w:r>
          <w:rPr>
            <w:noProof/>
            <w:webHidden/>
          </w:rPr>
          <w:tab/>
        </w:r>
        <w:r>
          <w:rPr>
            <w:noProof/>
            <w:webHidden/>
          </w:rPr>
          <w:fldChar w:fldCharType="begin"/>
        </w:r>
        <w:r>
          <w:rPr>
            <w:noProof/>
            <w:webHidden/>
          </w:rPr>
          <w:instrText xml:space="preserve"> PAGEREF _Toc395885291 \h </w:instrText>
        </w:r>
      </w:ins>
      <w:r>
        <w:rPr>
          <w:noProof/>
          <w:webHidden/>
        </w:rPr>
      </w:r>
      <w:r>
        <w:rPr>
          <w:noProof/>
          <w:webHidden/>
        </w:rPr>
        <w:fldChar w:fldCharType="separate"/>
      </w:r>
      <w:ins w:id="226" w:author="Jason Wang" w:date="2014-08-15T16:57:00Z">
        <w:r>
          <w:rPr>
            <w:noProof/>
            <w:webHidden/>
          </w:rPr>
          <w:t>46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27" w:author="Jason Wang" w:date="2014-08-15T16:57:00Z"/>
          <w:noProof/>
        </w:rPr>
      </w:pPr>
      <w:ins w:id="22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"_Toc395885292"</w:instrText>
        </w:r>
        <w:r w:rsidRPr="0082051A">
          <w:rPr>
            <w:rStyle w:val="Hyperlink"/>
            <w:noProof/>
          </w:rPr>
          <w:instrText xml:space="preserve"> </w:instrText>
        </w:r>
        <w:r w:rsidRPr="0082051A">
          <w:rPr>
            <w:rStyle w:val="Hyperlink"/>
            <w:noProof/>
          </w:rPr>
          <w:fldChar w:fldCharType="separate"/>
        </w:r>
        <w:r w:rsidRPr="0082051A">
          <w:rPr>
            <w:rStyle w:val="Hyperlink"/>
            <w:noProof/>
          </w:rPr>
          <w:t>4.5.2 Quick start</w:t>
        </w:r>
        <w:r>
          <w:rPr>
            <w:noProof/>
            <w:webHidden/>
          </w:rPr>
          <w:tab/>
        </w:r>
        <w:r>
          <w:rPr>
            <w:noProof/>
            <w:webHidden/>
          </w:rPr>
          <w:fldChar w:fldCharType="begin"/>
        </w:r>
        <w:r>
          <w:rPr>
            <w:noProof/>
            <w:webHidden/>
          </w:rPr>
          <w:instrText xml:space="preserve"> PAGEREF _Toc395885292 \h </w:instrText>
        </w:r>
      </w:ins>
      <w:r>
        <w:rPr>
          <w:noProof/>
          <w:webHidden/>
        </w:rPr>
      </w:r>
      <w:r>
        <w:rPr>
          <w:noProof/>
          <w:webHidden/>
        </w:rPr>
        <w:fldChar w:fldCharType="separate"/>
      </w:r>
      <w:ins w:id="229" w:author="Jason Wang" w:date="2014-08-15T16:57:00Z">
        <w:r>
          <w:rPr>
            <w:noProof/>
            <w:webHidden/>
          </w:rPr>
          <w:t>46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30" w:author="Jason Wang" w:date="2014-08-15T16:57:00Z"/>
          <w:noProof/>
        </w:rPr>
      </w:pPr>
      <w:ins w:id="23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"_Toc395885293"</w:instrText>
        </w:r>
        <w:r w:rsidRPr="0082051A">
          <w:rPr>
            <w:rStyle w:val="Hyperlink"/>
            <w:noProof/>
          </w:rPr>
          <w:instrText xml:space="preserve"> </w:instrText>
        </w:r>
        <w:r w:rsidRPr="0082051A">
          <w:rPr>
            <w:rStyle w:val="Hyperlink"/>
            <w:noProof/>
          </w:rPr>
          <w:fldChar w:fldCharType="separate"/>
        </w:r>
        <w:r w:rsidRPr="0082051A">
          <w:rPr>
            <w:rStyle w:val="Hyperlink"/>
            <w:noProof/>
          </w:rPr>
          <w:t>4.5.3 Major options</w:t>
        </w:r>
        <w:r>
          <w:rPr>
            <w:noProof/>
            <w:webHidden/>
          </w:rPr>
          <w:tab/>
        </w:r>
        <w:r>
          <w:rPr>
            <w:noProof/>
            <w:webHidden/>
          </w:rPr>
          <w:fldChar w:fldCharType="begin"/>
        </w:r>
        <w:r>
          <w:rPr>
            <w:noProof/>
            <w:webHidden/>
          </w:rPr>
          <w:instrText xml:space="preserve"> PAGEREF _Toc395885293 \h </w:instrText>
        </w:r>
      </w:ins>
      <w:r>
        <w:rPr>
          <w:noProof/>
          <w:webHidden/>
        </w:rPr>
      </w:r>
      <w:r>
        <w:rPr>
          <w:noProof/>
          <w:webHidden/>
        </w:rPr>
        <w:fldChar w:fldCharType="separate"/>
      </w:r>
      <w:ins w:id="232" w:author="Jason Wang" w:date="2014-08-15T16:57:00Z">
        <w:r>
          <w:rPr>
            <w:noProof/>
            <w:webHidden/>
          </w:rPr>
          <w:t>46</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33" w:author="Jason Wang" w:date="2014-08-15T16:57:00Z"/>
          <w:noProof/>
        </w:rPr>
      </w:pPr>
      <w:ins w:id="23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"_Toc395885294"</w:instrText>
        </w:r>
        <w:r w:rsidRPr="0082051A">
          <w:rPr>
            <w:rStyle w:val="Hyperlink"/>
            <w:noProof/>
          </w:rPr>
          <w:instrText xml:space="preserve"> </w:instrText>
        </w:r>
        <w:r w:rsidRPr="0082051A">
          <w:rPr>
            <w:rStyle w:val="Hyperlink"/>
            <w:noProof/>
          </w:rPr>
          <w:fldChar w:fldCharType="separate"/>
        </w:r>
        <w:r w:rsidRPr="0082051A">
          <w:rPr>
            <w:rStyle w:val="Hyperlink"/>
            <w:noProof/>
          </w:rPr>
          <w:t>4.5.4 Work flow</w:t>
        </w:r>
        <w:r>
          <w:rPr>
            <w:noProof/>
            <w:webHidden/>
          </w:rPr>
          <w:tab/>
        </w:r>
        <w:r>
          <w:rPr>
            <w:noProof/>
            <w:webHidden/>
          </w:rPr>
          <w:fldChar w:fldCharType="begin"/>
        </w:r>
        <w:r>
          <w:rPr>
            <w:noProof/>
            <w:webHidden/>
          </w:rPr>
          <w:instrText xml:space="preserve"> PAGEREF _Toc395885294 \h </w:instrText>
        </w:r>
      </w:ins>
      <w:r>
        <w:rPr>
          <w:noProof/>
          <w:webHidden/>
        </w:rPr>
      </w:r>
      <w:r>
        <w:rPr>
          <w:noProof/>
          <w:webHidden/>
        </w:rPr>
        <w:fldChar w:fldCharType="separate"/>
      </w:r>
      <w:ins w:id="235" w:author="Jason Wang" w:date="2014-08-15T16:57:00Z">
        <w:r>
          <w:rPr>
            <w:noProof/>
            <w:webHidden/>
          </w:rPr>
          <w:t>47</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36" w:author="Jason Wang" w:date="2014-08-15T16:57:00Z"/>
          <w:noProof/>
        </w:rPr>
      </w:pPr>
      <w:ins w:id="23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"_Toc395885295"</w:instrText>
        </w:r>
        <w:r w:rsidRPr="0082051A">
          <w:rPr>
            <w:rStyle w:val="Hyperlink"/>
            <w:noProof/>
          </w:rPr>
          <w:instrText xml:space="preserve"> </w:instrText>
        </w:r>
        <w:r w:rsidRPr="0082051A">
          <w:rPr>
            <w:rStyle w:val="Hyperlink"/>
            <w:noProof/>
          </w:rPr>
          <w:fldChar w:fldCharType="separate"/>
        </w:r>
        <w:r w:rsidRPr="0082051A">
          <w:rPr>
            <w:rStyle w:val="Hyperlink"/>
            <w:noProof/>
          </w:rPr>
          <w:t>4.5.5 CMD flow usage</w:t>
        </w:r>
        <w:r>
          <w:rPr>
            <w:noProof/>
            <w:webHidden/>
          </w:rPr>
          <w:tab/>
        </w:r>
        <w:r>
          <w:rPr>
            <w:noProof/>
            <w:webHidden/>
          </w:rPr>
          <w:fldChar w:fldCharType="begin"/>
        </w:r>
        <w:r>
          <w:rPr>
            <w:noProof/>
            <w:webHidden/>
          </w:rPr>
          <w:instrText xml:space="preserve"> PAGEREF _Toc395885295 \h </w:instrText>
        </w:r>
      </w:ins>
      <w:r>
        <w:rPr>
          <w:noProof/>
          <w:webHidden/>
        </w:rPr>
      </w:r>
      <w:r>
        <w:rPr>
          <w:noProof/>
          <w:webHidden/>
        </w:rPr>
        <w:fldChar w:fldCharType="separate"/>
      </w:r>
      <w:ins w:id="238" w:author="Jason Wang" w:date="2014-08-15T16:57:00Z">
        <w:r>
          <w:rPr>
            <w:noProof/>
            <w:webHidden/>
          </w:rPr>
          <w:t>50</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39" w:author="Jason Wang" w:date="2014-08-15T16:57:00Z"/>
          <w:noProof/>
        </w:rPr>
      </w:pPr>
      <w:ins w:id="24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"_Toc395885296"</w:instrText>
        </w:r>
        <w:r w:rsidRPr="0082051A">
          <w:rPr>
            <w:rStyle w:val="Hyperlink"/>
            <w:noProof/>
          </w:rPr>
          <w:instrText xml:space="preserve"> </w:instrText>
        </w:r>
        <w:r w:rsidRPr="0082051A">
          <w:rPr>
            <w:rStyle w:val="Hyperlink"/>
            <w:noProof/>
          </w:rPr>
          <w:fldChar w:fldCharType="separate"/>
        </w:r>
        <w:r w:rsidRPr="0082051A">
          <w:rPr>
            <w:rStyle w:val="Hyperlink"/>
            <w:noProof/>
          </w:rPr>
          <w:t>4.5.6 Examples</w:t>
        </w:r>
        <w:r>
          <w:rPr>
            <w:noProof/>
            <w:webHidden/>
          </w:rPr>
          <w:tab/>
        </w:r>
        <w:r>
          <w:rPr>
            <w:noProof/>
            <w:webHidden/>
          </w:rPr>
          <w:fldChar w:fldCharType="begin"/>
        </w:r>
        <w:r>
          <w:rPr>
            <w:noProof/>
            <w:webHidden/>
          </w:rPr>
          <w:instrText xml:space="preserve"> PAGEREF _Toc395885296 \h </w:instrText>
        </w:r>
      </w:ins>
      <w:r>
        <w:rPr>
          <w:noProof/>
          <w:webHidden/>
        </w:rPr>
      </w:r>
      <w:r>
        <w:rPr>
          <w:noProof/>
          <w:webHidden/>
        </w:rPr>
        <w:fldChar w:fldCharType="separate"/>
      </w:r>
      <w:ins w:id="241" w:author="Jason Wang" w:date="2014-08-15T16:57:00Z">
        <w:r>
          <w:rPr>
            <w:noProof/>
            <w:webHidden/>
          </w:rPr>
          <w:t>50</w:t>
        </w:r>
        <w:r>
          <w:rPr>
            <w:noProof/>
            <w:webHidden/>
          </w:rPr>
          <w:fldChar w:fldCharType="end"/>
        </w:r>
        <w:r w:rsidRPr="0082051A">
          <w:rPr>
            <w:rStyle w:val="Hyperlink"/>
            <w:noProof/>
          </w:rPr>
          <w:fldChar w:fldCharType="end"/>
        </w:r>
      </w:ins>
    </w:p>
    <w:p w:rsidR="0025611E" w:rsidRDefault="0025611E">
      <w:pPr>
        <w:pStyle w:val="TOC1"/>
        <w:tabs>
          <w:tab w:val="right" w:leader="dot" w:pos="9350"/>
        </w:tabs>
        <w:rPr>
          <w:ins w:id="242" w:author="Jason Wang" w:date="2014-08-15T16:57:00Z"/>
          <w:noProof/>
        </w:rPr>
      </w:pPr>
      <w:ins w:id="24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"_Toc395885297"</w:instrText>
        </w:r>
        <w:r w:rsidRPr="0082051A">
          <w:rPr>
            <w:rStyle w:val="Hyperlink"/>
            <w:noProof/>
          </w:rPr>
          <w:instrText xml:space="preserve"> </w:instrText>
        </w:r>
        <w:r w:rsidRPr="0082051A">
          <w:rPr>
            <w:rStyle w:val="Hyperlink"/>
            <w:noProof/>
          </w:rPr>
          <w:fldChar w:fldCharType="separate"/>
        </w:r>
        <w:r w:rsidRPr="0082051A">
          <w:rPr>
            <w:rStyle w:val="Hyperlink"/>
            <w:noProof/>
          </w:rPr>
          <w:t>5 Application tool usages</w:t>
        </w:r>
        <w:r>
          <w:rPr>
            <w:noProof/>
            <w:webHidden/>
          </w:rPr>
          <w:tab/>
        </w:r>
        <w:r>
          <w:rPr>
            <w:noProof/>
            <w:webHidden/>
          </w:rPr>
          <w:fldChar w:fldCharType="begin"/>
        </w:r>
        <w:r>
          <w:rPr>
            <w:noProof/>
            <w:webHidden/>
          </w:rPr>
          <w:instrText xml:space="preserve"> PAGEREF _Toc395885297 \h </w:instrText>
        </w:r>
      </w:ins>
      <w:r>
        <w:rPr>
          <w:noProof/>
          <w:webHidden/>
        </w:rPr>
      </w:r>
      <w:r>
        <w:rPr>
          <w:noProof/>
          <w:webHidden/>
        </w:rPr>
        <w:fldChar w:fldCharType="separate"/>
      </w:r>
      <w:ins w:id="244" w:author="Jason Wang" w:date="2014-08-15T16:57:00Z">
        <w:r>
          <w:rPr>
            <w:noProof/>
            <w:webHidden/>
          </w:rPr>
          <w:t>52</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45" w:author="Jason Wang" w:date="2014-08-15T16:57:00Z"/>
          <w:noProof/>
        </w:rPr>
      </w:pPr>
      <w:ins w:id="246"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"_Toc395885298"</w:instrText>
        </w:r>
        <w:r w:rsidRPr="0082051A">
          <w:rPr>
            <w:rStyle w:val="Hyperlink"/>
            <w:noProof/>
          </w:rPr>
          <w:instrText xml:space="preserve"> </w:instrText>
        </w:r>
        <w:r w:rsidRPr="0082051A">
          <w:rPr>
            <w:rStyle w:val="Hyperlink"/>
            <w:noProof/>
          </w:rPr>
          <w:fldChar w:fldCharType="separate"/>
        </w:r>
        <w:r w:rsidRPr="0082051A">
          <w:rPr>
            <w:rStyle w:val="Hyperlink"/>
            <w:noProof/>
          </w:rPr>
          <w:t>5.1 suite support usage</w:t>
        </w:r>
        <w:r>
          <w:rPr>
            <w:noProof/>
            <w:webHidden/>
          </w:rPr>
          <w:tab/>
        </w:r>
        <w:r>
          <w:rPr>
            <w:noProof/>
            <w:webHidden/>
          </w:rPr>
          <w:fldChar w:fldCharType="begin"/>
        </w:r>
        <w:r>
          <w:rPr>
            <w:noProof/>
            <w:webHidden/>
          </w:rPr>
          <w:instrText xml:space="preserve"> PAGEREF _Toc395885298 \h </w:instrText>
        </w:r>
      </w:ins>
      <w:r>
        <w:rPr>
          <w:noProof/>
          <w:webHidden/>
        </w:rPr>
      </w:r>
      <w:r>
        <w:rPr>
          <w:noProof/>
          <w:webHidden/>
        </w:rPr>
        <w:fldChar w:fldCharType="separate"/>
      </w:r>
      <w:ins w:id="247" w:author="Jason Wang" w:date="2014-08-15T16:57:00Z">
        <w:r>
          <w:rPr>
            <w:noProof/>
            <w:webHidden/>
          </w:rPr>
          <w:t>52</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48" w:author="Jason Wang" w:date="2014-08-15T16:57:00Z"/>
          <w:noProof/>
        </w:rPr>
      </w:pPr>
      <w:ins w:id="24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"_Toc395885299"</w:instrText>
        </w:r>
        <w:r w:rsidRPr="0082051A">
          <w:rPr>
            <w:rStyle w:val="Hyperlink"/>
            <w:noProof/>
          </w:rPr>
          <w:instrText xml:space="preserve"> </w:instrText>
        </w:r>
        <w:r w:rsidRPr="0082051A">
          <w:rPr>
            <w:rStyle w:val="Hyperlink"/>
            <w:noProof/>
          </w:rPr>
          <w:fldChar w:fldCharType="separate"/>
        </w:r>
        <w:r w:rsidRPr="0082051A">
          <w:rPr>
            <w:rStyle w:val="Hyperlink"/>
            <w:noProof/>
          </w:rPr>
          <w:t>5.1.1 Object</w:t>
        </w:r>
        <w:r>
          <w:rPr>
            <w:noProof/>
            <w:webHidden/>
          </w:rPr>
          <w:tab/>
        </w:r>
        <w:r>
          <w:rPr>
            <w:noProof/>
            <w:webHidden/>
          </w:rPr>
          <w:fldChar w:fldCharType="begin"/>
        </w:r>
        <w:r>
          <w:rPr>
            <w:noProof/>
            <w:webHidden/>
          </w:rPr>
          <w:instrText xml:space="preserve"> PAGEREF _Toc395885299 \h </w:instrText>
        </w:r>
      </w:ins>
      <w:r>
        <w:rPr>
          <w:noProof/>
          <w:webHidden/>
        </w:rPr>
      </w:r>
      <w:r>
        <w:rPr>
          <w:noProof/>
          <w:webHidden/>
        </w:rPr>
        <w:fldChar w:fldCharType="separate"/>
      </w:r>
      <w:ins w:id="250" w:author="Jason Wang" w:date="2014-08-15T16:57:00Z">
        <w:r>
          <w:rPr>
            <w:noProof/>
            <w:webHidden/>
          </w:rPr>
          <w:t>52</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51" w:author="Jason Wang" w:date="2014-08-15T16:57:00Z"/>
          <w:noProof/>
        </w:rPr>
      </w:pPr>
      <w:ins w:id="25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"_Toc395885300"</w:instrText>
        </w:r>
        <w:r w:rsidRPr="0082051A">
          <w:rPr>
            <w:rStyle w:val="Hyperlink"/>
            <w:noProof/>
          </w:rPr>
          <w:instrText xml:space="preserve"> </w:instrText>
        </w:r>
        <w:r w:rsidRPr="0082051A">
          <w:rPr>
            <w:rStyle w:val="Hyperlink"/>
            <w:noProof/>
          </w:rPr>
          <w:fldChar w:fldCharType="separate"/>
        </w:r>
        <w:r w:rsidRPr="0082051A">
          <w:rPr>
            <w:rStyle w:val="Hyperlink"/>
            <w:noProof/>
          </w:rPr>
          <w:t>5.1.2 Quick start</w:t>
        </w:r>
        <w:r>
          <w:rPr>
            <w:noProof/>
            <w:webHidden/>
          </w:rPr>
          <w:tab/>
        </w:r>
        <w:r>
          <w:rPr>
            <w:noProof/>
            <w:webHidden/>
          </w:rPr>
          <w:fldChar w:fldCharType="begin"/>
        </w:r>
        <w:r>
          <w:rPr>
            <w:noProof/>
            <w:webHidden/>
          </w:rPr>
          <w:instrText xml:space="preserve"> PAGEREF _Toc395885300 \h </w:instrText>
        </w:r>
      </w:ins>
      <w:r>
        <w:rPr>
          <w:noProof/>
          <w:webHidden/>
        </w:rPr>
      </w:r>
      <w:r>
        <w:rPr>
          <w:noProof/>
          <w:webHidden/>
        </w:rPr>
        <w:fldChar w:fldCharType="separate"/>
      </w:r>
      <w:ins w:id="253" w:author="Jason Wang" w:date="2014-08-15T16:57:00Z">
        <w:r>
          <w:rPr>
            <w:noProof/>
            <w:webHidden/>
          </w:rPr>
          <w:t>52</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54" w:author="Jason Wang" w:date="2014-08-15T16:57:00Z"/>
          <w:noProof/>
        </w:rPr>
      </w:pPr>
      <w:ins w:id="25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"_Toc395885301"</w:instrText>
        </w:r>
        <w:r w:rsidRPr="0082051A">
          <w:rPr>
            <w:rStyle w:val="Hyperlink"/>
            <w:noProof/>
          </w:rPr>
          <w:instrText xml:space="preserve"> </w:instrText>
        </w:r>
        <w:r w:rsidRPr="0082051A">
          <w:rPr>
            <w:rStyle w:val="Hyperlink"/>
            <w:noProof/>
          </w:rPr>
          <w:fldChar w:fldCharType="separate"/>
        </w:r>
        <w:r w:rsidRPr="0082051A">
          <w:rPr>
            <w:rStyle w:val="Hyperlink"/>
            <w:noProof/>
          </w:rPr>
          <w:t>5.1.3 Detail usage</w:t>
        </w:r>
        <w:r>
          <w:rPr>
            <w:noProof/>
            <w:webHidden/>
          </w:rPr>
          <w:tab/>
        </w:r>
        <w:r>
          <w:rPr>
            <w:noProof/>
            <w:webHidden/>
          </w:rPr>
          <w:fldChar w:fldCharType="begin"/>
        </w:r>
        <w:r>
          <w:rPr>
            <w:noProof/>
            <w:webHidden/>
          </w:rPr>
          <w:instrText xml:space="preserve"> PAGEREF _Toc395885301 \h </w:instrText>
        </w:r>
      </w:ins>
      <w:r>
        <w:rPr>
          <w:noProof/>
          <w:webHidden/>
        </w:rPr>
      </w:r>
      <w:r>
        <w:rPr>
          <w:noProof/>
          <w:webHidden/>
        </w:rPr>
        <w:fldChar w:fldCharType="separate"/>
      </w:r>
      <w:ins w:id="256" w:author="Jason Wang" w:date="2014-08-15T16:57:00Z">
        <w:r>
          <w:rPr>
            <w:noProof/>
            <w:webHidden/>
          </w:rPr>
          <w:t>52</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57" w:author="Jason Wang" w:date="2014-08-15T16:57:00Z"/>
          <w:noProof/>
        </w:rPr>
      </w:pPr>
      <w:ins w:id="25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"_Toc395885302"</w:instrText>
        </w:r>
        <w:r w:rsidRPr="0082051A">
          <w:rPr>
            <w:rStyle w:val="Hyperlink"/>
            <w:noProof/>
          </w:rPr>
          <w:instrText xml:space="preserve"> </w:instrText>
        </w:r>
        <w:r w:rsidRPr="0082051A">
          <w:rPr>
            <w:rStyle w:val="Hyperlink"/>
            <w:noProof/>
          </w:rPr>
          <w:fldChar w:fldCharType="separate"/>
        </w:r>
        <w:r w:rsidRPr="0082051A">
          <w:rPr>
            <w:rStyle w:val="Hyperlink"/>
            <w:noProof/>
          </w:rPr>
          <w:t>5.2 Behavior check usage</w:t>
        </w:r>
        <w:r>
          <w:rPr>
            <w:noProof/>
            <w:webHidden/>
          </w:rPr>
          <w:tab/>
        </w:r>
        <w:r>
          <w:rPr>
            <w:noProof/>
            <w:webHidden/>
          </w:rPr>
          <w:fldChar w:fldCharType="begin"/>
        </w:r>
        <w:r>
          <w:rPr>
            <w:noProof/>
            <w:webHidden/>
          </w:rPr>
          <w:instrText xml:space="preserve"> PAGEREF _Toc395885302 \h </w:instrText>
        </w:r>
      </w:ins>
      <w:r>
        <w:rPr>
          <w:noProof/>
          <w:webHidden/>
        </w:rPr>
      </w:r>
      <w:r>
        <w:rPr>
          <w:noProof/>
          <w:webHidden/>
        </w:rPr>
        <w:fldChar w:fldCharType="separate"/>
      </w:r>
      <w:ins w:id="259" w:author="Jason Wang" w:date="2014-08-15T16:57:00Z">
        <w:r>
          <w:rPr>
            <w:noProof/>
            <w:webHidden/>
          </w:rPr>
          <w:t>55</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60" w:author="Jason Wang" w:date="2014-08-15T16:57:00Z"/>
          <w:noProof/>
        </w:rPr>
      </w:pPr>
      <w:ins w:id="26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"_Toc395885303"</w:instrText>
        </w:r>
        <w:r w:rsidRPr="0082051A">
          <w:rPr>
            <w:rStyle w:val="Hyperlink"/>
            <w:noProof/>
          </w:rPr>
          <w:instrText xml:space="preserve"> </w:instrText>
        </w:r>
        <w:r w:rsidRPr="0082051A">
          <w:rPr>
            <w:rStyle w:val="Hyperlink"/>
            <w:noProof/>
          </w:rPr>
          <w:fldChar w:fldCharType="separate"/>
        </w:r>
        <w:r w:rsidRPr="0082051A">
          <w:rPr>
            <w:rStyle w:val="Hyperlink"/>
            <w:noProof/>
          </w:rPr>
          <w:t>5.2.1 Object</w:t>
        </w:r>
        <w:r>
          <w:rPr>
            <w:noProof/>
            <w:webHidden/>
          </w:rPr>
          <w:tab/>
        </w:r>
        <w:r>
          <w:rPr>
            <w:noProof/>
            <w:webHidden/>
          </w:rPr>
          <w:fldChar w:fldCharType="begin"/>
        </w:r>
        <w:r>
          <w:rPr>
            <w:noProof/>
            <w:webHidden/>
          </w:rPr>
          <w:instrText xml:space="preserve"> PAGEREF _Toc395885303 \h </w:instrText>
        </w:r>
      </w:ins>
      <w:r>
        <w:rPr>
          <w:noProof/>
          <w:webHidden/>
        </w:rPr>
      </w:r>
      <w:r>
        <w:rPr>
          <w:noProof/>
          <w:webHidden/>
        </w:rPr>
        <w:fldChar w:fldCharType="separate"/>
      </w:r>
      <w:ins w:id="262" w:author="Jason Wang" w:date="2014-08-15T16:57:00Z">
        <w:r>
          <w:rPr>
            <w:noProof/>
            <w:webHidden/>
          </w:rPr>
          <w:t>55</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63" w:author="Jason Wang" w:date="2014-08-15T16:57:00Z"/>
          <w:noProof/>
        </w:rPr>
      </w:pPr>
      <w:ins w:id="26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"_Toc395885304"</w:instrText>
        </w:r>
        <w:r w:rsidRPr="0082051A">
          <w:rPr>
            <w:rStyle w:val="Hyperlink"/>
            <w:noProof/>
          </w:rPr>
          <w:instrText xml:space="preserve"> </w:instrText>
        </w:r>
        <w:r w:rsidRPr="0082051A">
          <w:rPr>
            <w:rStyle w:val="Hyperlink"/>
            <w:noProof/>
          </w:rPr>
          <w:fldChar w:fldCharType="separate"/>
        </w:r>
        <w:r w:rsidRPr="0082051A">
          <w:rPr>
            <w:rStyle w:val="Hyperlink"/>
            <w:noProof/>
          </w:rPr>
          <w:t>5.2.2 Quick start</w:t>
        </w:r>
        <w:r>
          <w:rPr>
            <w:noProof/>
            <w:webHidden/>
          </w:rPr>
          <w:tab/>
        </w:r>
        <w:r>
          <w:rPr>
            <w:noProof/>
            <w:webHidden/>
          </w:rPr>
          <w:fldChar w:fldCharType="begin"/>
        </w:r>
        <w:r>
          <w:rPr>
            <w:noProof/>
            <w:webHidden/>
          </w:rPr>
          <w:instrText xml:space="preserve"> PAGEREF _Toc395885304 \h </w:instrText>
        </w:r>
      </w:ins>
      <w:r>
        <w:rPr>
          <w:noProof/>
          <w:webHidden/>
        </w:rPr>
      </w:r>
      <w:r>
        <w:rPr>
          <w:noProof/>
          <w:webHidden/>
        </w:rPr>
        <w:fldChar w:fldCharType="separate"/>
      </w:r>
      <w:ins w:id="265" w:author="Jason Wang" w:date="2014-08-15T16:57:00Z">
        <w:r>
          <w:rPr>
            <w:noProof/>
            <w:webHidden/>
          </w:rPr>
          <w:t>55</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66" w:author="Jason Wang" w:date="2014-08-15T16:57:00Z"/>
          <w:noProof/>
        </w:rPr>
      </w:pPr>
      <w:ins w:id="26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"_Toc395885305"</w:instrText>
        </w:r>
        <w:r w:rsidRPr="0082051A">
          <w:rPr>
            <w:rStyle w:val="Hyperlink"/>
            <w:noProof/>
          </w:rPr>
          <w:instrText xml:space="preserve"> </w:instrText>
        </w:r>
        <w:r w:rsidRPr="0082051A">
          <w:rPr>
            <w:rStyle w:val="Hyperlink"/>
            <w:noProof/>
          </w:rPr>
          <w:fldChar w:fldCharType="separate"/>
        </w:r>
        <w:r w:rsidRPr="0082051A">
          <w:rPr>
            <w:rStyle w:val="Hyperlink"/>
            <w:noProof/>
          </w:rPr>
          <w:t>5.2.3 Detail Usage</w:t>
        </w:r>
        <w:r>
          <w:rPr>
            <w:noProof/>
            <w:webHidden/>
          </w:rPr>
          <w:tab/>
        </w:r>
        <w:r>
          <w:rPr>
            <w:noProof/>
            <w:webHidden/>
          </w:rPr>
          <w:fldChar w:fldCharType="begin"/>
        </w:r>
        <w:r>
          <w:rPr>
            <w:noProof/>
            <w:webHidden/>
          </w:rPr>
          <w:instrText xml:space="preserve"> PAGEREF _Toc395885305 \h </w:instrText>
        </w:r>
      </w:ins>
      <w:r>
        <w:rPr>
          <w:noProof/>
          <w:webHidden/>
        </w:rPr>
      </w:r>
      <w:r>
        <w:rPr>
          <w:noProof/>
          <w:webHidden/>
        </w:rPr>
        <w:fldChar w:fldCharType="separate"/>
      </w:r>
      <w:ins w:id="268" w:author="Jason Wang" w:date="2014-08-15T16:57:00Z">
        <w:r>
          <w:rPr>
            <w:noProof/>
            <w:webHidden/>
          </w:rPr>
          <w:t>55</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69" w:author="Jason Wang" w:date="2014-08-15T16:57:00Z"/>
          <w:noProof/>
        </w:rPr>
      </w:pPr>
      <w:ins w:id="27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"_Toc395885306"</w:instrText>
        </w:r>
        <w:r w:rsidRPr="0082051A">
          <w:rPr>
            <w:rStyle w:val="Hyperlink"/>
            <w:noProof/>
          </w:rPr>
          <w:instrText xml:space="preserve"> </w:instrText>
        </w:r>
        <w:r w:rsidRPr="0082051A">
          <w:rPr>
            <w:rStyle w:val="Hyperlink"/>
            <w:noProof/>
          </w:rPr>
          <w:fldChar w:fldCharType="separate"/>
        </w:r>
        <w:r w:rsidRPr="0082051A">
          <w:rPr>
            <w:rStyle w:val="Hyperlink"/>
            <w:noProof/>
          </w:rPr>
          <w:t>5.3 Scan report usage</w:t>
        </w:r>
        <w:r>
          <w:rPr>
            <w:noProof/>
            <w:webHidden/>
          </w:rPr>
          <w:tab/>
        </w:r>
        <w:r>
          <w:rPr>
            <w:noProof/>
            <w:webHidden/>
          </w:rPr>
          <w:fldChar w:fldCharType="begin"/>
        </w:r>
        <w:r>
          <w:rPr>
            <w:noProof/>
            <w:webHidden/>
          </w:rPr>
          <w:instrText xml:space="preserve"> PAGEREF _Toc395885306 \h </w:instrText>
        </w:r>
      </w:ins>
      <w:r>
        <w:rPr>
          <w:noProof/>
          <w:webHidden/>
        </w:rPr>
      </w:r>
      <w:r>
        <w:rPr>
          <w:noProof/>
          <w:webHidden/>
        </w:rPr>
        <w:fldChar w:fldCharType="separate"/>
      </w:r>
      <w:ins w:id="271" w:author="Jason Wang" w:date="2014-08-15T16:57:00Z">
        <w:r>
          <w:rPr>
            <w:noProof/>
            <w:webHidden/>
          </w:rPr>
          <w:t>61</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72" w:author="Jason Wang" w:date="2014-08-15T16:57:00Z"/>
          <w:noProof/>
        </w:rPr>
      </w:pPr>
      <w:ins w:id="27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"_Toc395885307"</w:instrText>
        </w:r>
        <w:r w:rsidRPr="0082051A">
          <w:rPr>
            <w:rStyle w:val="Hyperlink"/>
            <w:noProof/>
          </w:rPr>
          <w:instrText xml:space="preserve"> </w:instrText>
        </w:r>
        <w:r w:rsidRPr="0082051A">
          <w:rPr>
            <w:rStyle w:val="Hyperlink"/>
            <w:noProof/>
          </w:rPr>
          <w:fldChar w:fldCharType="separate"/>
        </w:r>
        <w:r w:rsidRPr="0082051A">
          <w:rPr>
            <w:rStyle w:val="Hyperlink"/>
            <w:noProof/>
          </w:rPr>
          <w:t>5.3.1 Object</w:t>
        </w:r>
        <w:r>
          <w:rPr>
            <w:noProof/>
            <w:webHidden/>
          </w:rPr>
          <w:tab/>
        </w:r>
        <w:r>
          <w:rPr>
            <w:noProof/>
            <w:webHidden/>
          </w:rPr>
          <w:fldChar w:fldCharType="begin"/>
        </w:r>
        <w:r>
          <w:rPr>
            <w:noProof/>
            <w:webHidden/>
          </w:rPr>
          <w:instrText xml:space="preserve"> PAGEREF _Toc395885307 \h </w:instrText>
        </w:r>
      </w:ins>
      <w:r>
        <w:rPr>
          <w:noProof/>
          <w:webHidden/>
        </w:rPr>
      </w:r>
      <w:r>
        <w:rPr>
          <w:noProof/>
          <w:webHidden/>
        </w:rPr>
        <w:fldChar w:fldCharType="separate"/>
      </w:r>
      <w:ins w:id="274" w:author="Jason Wang" w:date="2014-08-15T16:57:00Z">
        <w:r>
          <w:rPr>
            <w:noProof/>
            <w:webHidden/>
          </w:rPr>
          <w:t>61</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75" w:author="Jason Wang" w:date="2014-08-15T16:57:00Z"/>
          <w:noProof/>
        </w:rPr>
      </w:pPr>
      <w:ins w:id="276"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"_Toc395885308"</w:instrText>
        </w:r>
        <w:r w:rsidRPr="0082051A">
          <w:rPr>
            <w:rStyle w:val="Hyperlink"/>
            <w:noProof/>
          </w:rPr>
          <w:instrText xml:space="preserve"> </w:instrText>
        </w:r>
        <w:r w:rsidRPr="0082051A">
          <w:rPr>
            <w:rStyle w:val="Hyperlink"/>
            <w:noProof/>
          </w:rPr>
          <w:fldChar w:fldCharType="separate"/>
        </w:r>
        <w:r w:rsidRPr="0082051A">
          <w:rPr>
            <w:rStyle w:val="Hyperlink"/>
            <w:noProof/>
          </w:rPr>
          <w:t>5.3.2 Quick Start</w:t>
        </w:r>
        <w:r>
          <w:rPr>
            <w:noProof/>
            <w:webHidden/>
          </w:rPr>
          <w:tab/>
        </w:r>
        <w:r>
          <w:rPr>
            <w:noProof/>
            <w:webHidden/>
          </w:rPr>
          <w:fldChar w:fldCharType="begin"/>
        </w:r>
        <w:r>
          <w:rPr>
            <w:noProof/>
            <w:webHidden/>
          </w:rPr>
          <w:instrText xml:space="preserve"> PAGEREF _Toc395885308 \h </w:instrText>
        </w:r>
      </w:ins>
      <w:r>
        <w:rPr>
          <w:noProof/>
          <w:webHidden/>
        </w:rPr>
      </w:r>
      <w:r>
        <w:rPr>
          <w:noProof/>
          <w:webHidden/>
        </w:rPr>
        <w:fldChar w:fldCharType="separate"/>
      </w:r>
      <w:ins w:id="277" w:author="Jason Wang" w:date="2014-08-15T16:57:00Z">
        <w:r>
          <w:rPr>
            <w:noProof/>
            <w:webHidden/>
          </w:rPr>
          <w:t>61</w:t>
        </w:r>
        <w:r>
          <w:rPr>
            <w:noProof/>
            <w:webHidden/>
          </w:rPr>
          <w:fldChar w:fldCharType="end"/>
        </w:r>
        <w:r w:rsidRPr="0082051A">
          <w:rPr>
            <w:rStyle w:val="Hyperlink"/>
            <w:noProof/>
          </w:rPr>
          <w:fldChar w:fldCharType="end"/>
        </w:r>
      </w:ins>
    </w:p>
    <w:p w:rsidR="0025611E" w:rsidRDefault="0025611E">
      <w:pPr>
        <w:pStyle w:val="TOC3"/>
        <w:tabs>
          <w:tab w:val="right" w:leader="dot" w:pos="9350"/>
        </w:tabs>
        <w:rPr>
          <w:ins w:id="278" w:author="Jason Wang" w:date="2014-08-15T16:57:00Z"/>
          <w:noProof/>
        </w:rPr>
      </w:pPr>
      <w:ins w:id="279"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"_Toc395885309"</w:instrText>
        </w:r>
        <w:r w:rsidRPr="0082051A">
          <w:rPr>
            <w:rStyle w:val="Hyperlink"/>
            <w:noProof/>
          </w:rPr>
          <w:instrText xml:space="preserve"> </w:instrText>
        </w:r>
        <w:r w:rsidRPr="0082051A">
          <w:rPr>
            <w:rStyle w:val="Hyperlink"/>
            <w:noProof/>
          </w:rPr>
          <w:fldChar w:fldCharType="separate"/>
        </w:r>
        <w:r w:rsidRPr="0082051A">
          <w:rPr>
            <w:rStyle w:val="Hyperlink"/>
            <w:noProof/>
          </w:rPr>
          <w:t>5.3.3 Detail Usage</w:t>
        </w:r>
        <w:r>
          <w:rPr>
            <w:noProof/>
            <w:webHidden/>
          </w:rPr>
          <w:tab/>
        </w:r>
        <w:r>
          <w:rPr>
            <w:noProof/>
            <w:webHidden/>
          </w:rPr>
          <w:fldChar w:fldCharType="begin"/>
        </w:r>
        <w:r>
          <w:rPr>
            <w:noProof/>
            <w:webHidden/>
          </w:rPr>
          <w:instrText xml:space="preserve"> PAGEREF _Toc395885309 \h </w:instrText>
        </w:r>
      </w:ins>
      <w:r>
        <w:rPr>
          <w:noProof/>
          <w:webHidden/>
        </w:rPr>
      </w:r>
      <w:r>
        <w:rPr>
          <w:noProof/>
          <w:webHidden/>
        </w:rPr>
        <w:fldChar w:fldCharType="separate"/>
      </w:r>
      <w:ins w:id="280" w:author="Jason Wang" w:date="2014-08-15T16:57:00Z">
        <w:r>
          <w:rPr>
            <w:noProof/>
            <w:webHidden/>
          </w:rPr>
          <w:t>61</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81" w:author="Jason Wang" w:date="2014-08-15T16:57:00Z"/>
          <w:noProof/>
        </w:rPr>
      </w:pPr>
      <w:ins w:id="282"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"_Toc395885310"</w:instrText>
        </w:r>
        <w:r w:rsidRPr="0082051A">
          <w:rPr>
            <w:rStyle w:val="Hyperlink"/>
            <w:noProof/>
          </w:rPr>
          <w:instrText xml:space="preserve"> </w:instrText>
        </w:r>
        <w:r w:rsidRPr="0082051A">
          <w:rPr>
            <w:rStyle w:val="Hyperlink"/>
            <w:noProof/>
          </w:rPr>
          <w:fldChar w:fldCharType="separate"/>
        </w:r>
        <w:r w:rsidRPr="0082051A">
          <w:rPr>
            <w:rStyle w:val="Hyperlink"/>
            <w:noProof/>
          </w:rPr>
          <w:t>5.4 Multi line usage</w:t>
        </w:r>
        <w:r>
          <w:rPr>
            <w:noProof/>
            <w:webHidden/>
          </w:rPr>
          <w:tab/>
        </w:r>
        <w:r>
          <w:rPr>
            <w:noProof/>
            <w:webHidden/>
          </w:rPr>
          <w:fldChar w:fldCharType="begin"/>
        </w:r>
        <w:r>
          <w:rPr>
            <w:noProof/>
            <w:webHidden/>
          </w:rPr>
          <w:instrText xml:space="preserve"> PAGEREF _Toc395885310 \h </w:instrText>
        </w:r>
      </w:ins>
      <w:r>
        <w:rPr>
          <w:noProof/>
          <w:webHidden/>
        </w:rPr>
      </w:r>
      <w:r>
        <w:rPr>
          <w:noProof/>
          <w:webHidden/>
        </w:rPr>
        <w:fldChar w:fldCharType="separate"/>
      </w:r>
      <w:ins w:id="283" w:author="Jason Wang" w:date="2014-08-15T16:57:00Z">
        <w:r>
          <w:rPr>
            <w:noProof/>
            <w:webHidden/>
          </w:rPr>
          <w:t>61</w:t>
        </w:r>
        <w:r>
          <w:rPr>
            <w:noProof/>
            <w:webHidden/>
          </w:rPr>
          <w:fldChar w:fldCharType="end"/>
        </w:r>
        <w:r w:rsidRPr="0082051A">
          <w:rPr>
            <w:rStyle w:val="Hyperlink"/>
            <w:noProof/>
          </w:rPr>
          <w:fldChar w:fldCharType="end"/>
        </w:r>
      </w:ins>
    </w:p>
    <w:p w:rsidR="0025611E" w:rsidRDefault="0025611E">
      <w:pPr>
        <w:pStyle w:val="TOC1"/>
        <w:tabs>
          <w:tab w:val="right" w:leader="dot" w:pos="9350"/>
        </w:tabs>
        <w:rPr>
          <w:ins w:id="284" w:author="Jason Wang" w:date="2014-08-15T16:57:00Z"/>
          <w:noProof/>
        </w:rPr>
      </w:pPr>
      <w:ins w:id="285"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"_Toc395885311"</w:instrText>
        </w:r>
        <w:r w:rsidRPr="0082051A">
          <w:rPr>
            <w:rStyle w:val="Hyperlink"/>
            <w:noProof/>
          </w:rPr>
          <w:instrText xml:space="preserve"> </w:instrText>
        </w:r>
        <w:r w:rsidRPr="0082051A">
          <w:rPr>
            <w:rStyle w:val="Hyperlink"/>
            <w:noProof/>
          </w:rPr>
          <w:fldChar w:fldCharType="separate"/>
        </w:r>
        <w:r w:rsidRPr="0082051A">
          <w:rPr>
            <w:rStyle w:val="Hyperlink"/>
            <w:noProof/>
          </w:rPr>
          <w:t>6 Reference</w:t>
        </w:r>
        <w:r>
          <w:rPr>
            <w:noProof/>
            <w:webHidden/>
          </w:rPr>
          <w:tab/>
        </w:r>
        <w:r>
          <w:rPr>
            <w:noProof/>
            <w:webHidden/>
          </w:rPr>
          <w:fldChar w:fldCharType="begin"/>
        </w:r>
        <w:r>
          <w:rPr>
            <w:noProof/>
            <w:webHidden/>
          </w:rPr>
          <w:instrText xml:space="preserve"> PAGEREF _Toc395885311 \h </w:instrText>
        </w:r>
      </w:ins>
      <w:r>
        <w:rPr>
          <w:noProof/>
          <w:webHidden/>
        </w:rPr>
      </w:r>
      <w:r>
        <w:rPr>
          <w:noProof/>
          <w:webHidden/>
        </w:rPr>
        <w:fldChar w:fldCharType="separate"/>
      </w:r>
      <w:ins w:id="286" w:author="Jason Wang" w:date="2014-08-15T16:57:00Z">
        <w:r>
          <w:rPr>
            <w:noProof/>
            <w:webHidden/>
          </w:rPr>
          <w:t>63</w:t>
        </w:r>
        <w:r>
          <w:rPr>
            <w:noProof/>
            <w:webHidden/>
          </w:rPr>
          <w:fldChar w:fldCharType="end"/>
        </w:r>
        <w:r w:rsidRPr="0082051A">
          <w:rPr>
            <w:rStyle w:val="Hyperlink"/>
            <w:noProof/>
          </w:rPr>
          <w:fldChar w:fldCharType="end"/>
        </w:r>
      </w:ins>
    </w:p>
    <w:p w:rsidR="0025611E" w:rsidRDefault="0025611E">
      <w:pPr>
        <w:pStyle w:val="TOC1"/>
        <w:tabs>
          <w:tab w:val="right" w:leader="dot" w:pos="9350"/>
        </w:tabs>
        <w:rPr>
          <w:ins w:id="287" w:author="Jason Wang" w:date="2014-08-15T16:57:00Z"/>
          <w:noProof/>
        </w:rPr>
      </w:pPr>
      <w:ins w:id="288"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"_Toc395885312"</w:instrText>
        </w:r>
        <w:r w:rsidRPr="0082051A">
          <w:rPr>
            <w:rStyle w:val="Hyperlink"/>
            <w:noProof/>
          </w:rPr>
          <w:instrText xml:space="preserve"> </w:instrText>
        </w:r>
        <w:r w:rsidRPr="0082051A">
          <w:rPr>
            <w:rStyle w:val="Hyperlink"/>
            <w:noProof/>
          </w:rPr>
          <w:fldChar w:fldCharType="separate"/>
        </w:r>
        <w:r w:rsidRPr="0082051A">
          <w:rPr>
            <w:rStyle w:val="Hyperlink"/>
            <w:noProof/>
          </w:rPr>
          <w:t>7 Demo case &amp; suite</w:t>
        </w:r>
        <w:r>
          <w:rPr>
            <w:noProof/>
            <w:webHidden/>
          </w:rPr>
          <w:tab/>
        </w:r>
        <w:r>
          <w:rPr>
            <w:noProof/>
            <w:webHidden/>
          </w:rPr>
          <w:fldChar w:fldCharType="begin"/>
        </w:r>
        <w:r>
          <w:rPr>
            <w:noProof/>
            <w:webHidden/>
          </w:rPr>
          <w:instrText xml:space="preserve"> PAGEREF _Toc395885312 \h </w:instrText>
        </w:r>
      </w:ins>
      <w:r>
        <w:rPr>
          <w:noProof/>
          <w:webHidden/>
        </w:rPr>
      </w:r>
      <w:r>
        <w:rPr>
          <w:noProof/>
          <w:webHidden/>
        </w:rPr>
        <w:fldChar w:fldCharType="separate"/>
      </w:r>
      <w:ins w:id="289" w:author="Jason Wang" w:date="2014-08-15T16:57:00Z">
        <w:r>
          <w:rPr>
            <w:noProof/>
            <w:webHidden/>
          </w:rPr>
          <w:t>64</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90" w:author="Jason Wang" w:date="2014-08-15T16:57:00Z"/>
          <w:noProof/>
        </w:rPr>
      </w:pPr>
      <w:ins w:id="291"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"_Toc395885313"</w:instrText>
        </w:r>
        <w:r w:rsidRPr="0082051A">
          <w:rPr>
            <w:rStyle w:val="Hyperlink"/>
            <w:noProof/>
          </w:rPr>
          <w:instrText xml:space="preserve"> </w:instrText>
        </w:r>
        <w:r w:rsidRPr="0082051A">
          <w:rPr>
            <w:rStyle w:val="Hyperlink"/>
            <w:noProof/>
          </w:rPr>
          <w:fldChar w:fldCharType="separate"/>
        </w:r>
        <w:r w:rsidRPr="0082051A">
          <w:rPr>
            <w:rStyle w:val="Hyperlink"/>
            <w:noProof/>
          </w:rPr>
          <w:t>7.1 Test case demo</w:t>
        </w:r>
        <w:r>
          <w:rPr>
            <w:noProof/>
            <w:webHidden/>
          </w:rPr>
          <w:tab/>
        </w:r>
        <w:r>
          <w:rPr>
            <w:noProof/>
            <w:webHidden/>
          </w:rPr>
          <w:fldChar w:fldCharType="begin"/>
        </w:r>
        <w:r>
          <w:rPr>
            <w:noProof/>
            <w:webHidden/>
          </w:rPr>
          <w:instrText xml:space="preserve"> PAGEREF _Toc395885313 \h </w:instrText>
        </w:r>
      </w:ins>
      <w:r>
        <w:rPr>
          <w:noProof/>
          <w:webHidden/>
        </w:rPr>
      </w:r>
      <w:r>
        <w:rPr>
          <w:noProof/>
          <w:webHidden/>
        </w:rPr>
        <w:fldChar w:fldCharType="separate"/>
      </w:r>
      <w:ins w:id="292" w:author="Jason Wang" w:date="2014-08-15T16:57:00Z">
        <w:r>
          <w:rPr>
            <w:noProof/>
            <w:webHidden/>
          </w:rPr>
          <w:t>64</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93" w:author="Jason Wang" w:date="2014-08-15T16:57:00Z"/>
          <w:noProof/>
        </w:rPr>
      </w:pPr>
      <w:ins w:id="294"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"_Toc395885314"</w:instrText>
        </w:r>
        <w:r w:rsidRPr="0082051A">
          <w:rPr>
            <w:rStyle w:val="Hyperlink"/>
            <w:noProof/>
          </w:rPr>
          <w:instrText xml:space="preserve"> </w:instrText>
        </w:r>
        <w:r w:rsidRPr="0082051A">
          <w:rPr>
            <w:rStyle w:val="Hyperlink"/>
            <w:noProof/>
          </w:rPr>
          <w:fldChar w:fldCharType="separate"/>
        </w:r>
        <w:r w:rsidRPr="0082051A">
          <w:rPr>
            <w:rStyle w:val="Hyperlink"/>
            <w:noProof/>
          </w:rPr>
          <w:t>7.2 Test suite demo</w:t>
        </w:r>
        <w:r>
          <w:rPr>
            <w:noProof/>
            <w:webHidden/>
          </w:rPr>
          <w:tab/>
        </w:r>
        <w:r>
          <w:rPr>
            <w:noProof/>
            <w:webHidden/>
          </w:rPr>
          <w:fldChar w:fldCharType="begin"/>
        </w:r>
        <w:r>
          <w:rPr>
            <w:noProof/>
            <w:webHidden/>
          </w:rPr>
          <w:instrText xml:space="preserve"> PAGEREF _Toc395885314 \h </w:instrText>
        </w:r>
      </w:ins>
      <w:r>
        <w:rPr>
          <w:noProof/>
          <w:webHidden/>
        </w:rPr>
      </w:r>
      <w:r>
        <w:rPr>
          <w:noProof/>
          <w:webHidden/>
        </w:rPr>
        <w:fldChar w:fldCharType="separate"/>
      </w:r>
      <w:ins w:id="295" w:author="Jason Wang" w:date="2014-08-15T16:57:00Z">
        <w:r>
          <w:rPr>
            <w:noProof/>
            <w:webHidden/>
          </w:rPr>
          <w:t>64</w:t>
        </w:r>
        <w:r>
          <w:rPr>
            <w:noProof/>
            <w:webHidden/>
          </w:rPr>
          <w:fldChar w:fldCharType="end"/>
        </w:r>
        <w:r w:rsidRPr="0082051A">
          <w:rPr>
            <w:rStyle w:val="Hyperlink"/>
            <w:noProof/>
          </w:rPr>
          <w:fldChar w:fldCharType="end"/>
        </w:r>
      </w:ins>
    </w:p>
    <w:p w:rsidR="0025611E" w:rsidRDefault="0025611E">
      <w:pPr>
        <w:pStyle w:val="TOC1"/>
        <w:tabs>
          <w:tab w:val="right" w:leader="dot" w:pos="9350"/>
        </w:tabs>
        <w:rPr>
          <w:ins w:id="296" w:author="Jason Wang" w:date="2014-08-15T16:57:00Z"/>
          <w:noProof/>
        </w:rPr>
      </w:pPr>
      <w:ins w:id="297"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"_Toc395885315"</w:instrText>
        </w:r>
        <w:r w:rsidRPr="0082051A">
          <w:rPr>
            <w:rStyle w:val="Hyperlink"/>
            <w:noProof/>
          </w:rPr>
          <w:instrText xml:space="preserve"> </w:instrText>
        </w:r>
        <w:r w:rsidRPr="0082051A">
          <w:rPr>
            <w:rStyle w:val="Hyperlink"/>
            <w:noProof/>
          </w:rPr>
          <w:fldChar w:fldCharType="separate"/>
        </w:r>
        <w:r w:rsidRPr="0082051A">
          <w:rPr>
            <w:rStyle w:val="Hyperlink"/>
            <w:noProof/>
          </w:rPr>
          <w:t>8 Appendices</w:t>
        </w:r>
        <w:r>
          <w:rPr>
            <w:noProof/>
            <w:webHidden/>
          </w:rPr>
          <w:tab/>
        </w:r>
        <w:r>
          <w:rPr>
            <w:noProof/>
            <w:webHidden/>
          </w:rPr>
          <w:fldChar w:fldCharType="begin"/>
        </w:r>
        <w:r>
          <w:rPr>
            <w:noProof/>
            <w:webHidden/>
          </w:rPr>
          <w:instrText xml:space="preserve"> PAGEREF _Toc395885315 \h </w:instrText>
        </w:r>
      </w:ins>
      <w:r>
        <w:rPr>
          <w:noProof/>
          <w:webHidden/>
        </w:rPr>
      </w:r>
      <w:r>
        <w:rPr>
          <w:noProof/>
          <w:webHidden/>
        </w:rPr>
        <w:fldChar w:fldCharType="separate"/>
      </w:r>
      <w:ins w:id="298" w:author="Jason Wang" w:date="2014-08-15T16:57:00Z">
        <w:r>
          <w:rPr>
            <w:noProof/>
            <w:webHidden/>
          </w:rPr>
          <w:t>65</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299" w:author="Jason Wang" w:date="2014-08-15T16:57:00Z"/>
          <w:noProof/>
        </w:rPr>
      </w:pPr>
      <w:ins w:id="300"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"_Toc395885316"</w:instrText>
        </w:r>
        <w:r w:rsidRPr="0082051A">
          <w:rPr>
            <w:rStyle w:val="Hyperlink"/>
            <w:noProof/>
          </w:rPr>
          <w:instrText xml:space="preserve"> </w:instrText>
        </w:r>
        <w:r w:rsidRPr="0082051A">
          <w:rPr>
            <w:rStyle w:val="Hyperlink"/>
            <w:noProof/>
          </w:rPr>
          <w:fldChar w:fldCharType="separate"/>
        </w:r>
        <w:r w:rsidRPr="0082051A">
          <w:rPr>
            <w:rStyle w:val="Hyperlink"/>
            <w:noProof/>
          </w:rPr>
          <w:t>8.1 Lattice main script options</w:t>
        </w:r>
        <w:r>
          <w:rPr>
            <w:noProof/>
            <w:webHidden/>
          </w:rPr>
          <w:tab/>
        </w:r>
        <w:r>
          <w:rPr>
            <w:noProof/>
            <w:webHidden/>
          </w:rPr>
          <w:fldChar w:fldCharType="begin"/>
        </w:r>
        <w:r>
          <w:rPr>
            <w:noProof/>
            <w:webHidden/>
          </w:rPr>
          <w:instrText xml:space="preserve"> PAGEREF _Toc395885316 \h </w:instrText>
        </w:r>
      </w:ins>
      <w:r>
        <w:rPr>
          <w:noProof/>
          <w:webHidden/>
        </w:rPr>
      </w:r>
      <w:r>
        <w:rPr>
          <w:noProof/>
          <w:webHidden/>
        </w:rPr>
        <w:fldChar w:fldCharType="separate"/>
      </w:r>
      <w:ins w:id="301" w:author="Jason Wang" w:date="2014-08-15T16:57:00Z">
        <w:r>
          <w:rPr>
            <w:noProof/>
            <w:webHidden/>
          </w:rPr>
          <w:t>65</w:t>
        </w:r>
        <w:r>
          <w:rPr>
            <w:noProof/>
            <w:webHidden/>
          </w:rPr>
          <w:fldChar w:fldCharType="end"/>
        </w:r>
        <w:r w:rsidRPr="0082051A">
          <w:rPr>
            <w:rStyle w:val="Hyperlink"/>
            <w:noProof/>
          </w:rPr>
          <w:fldChar w:fldCharType="end"/>
        </w:r>
      </w:ins>
    </w:p>
    <w:p w:rsidR="0025611E" w:rsidRDefault="0025611E">
      <w:pPr>
        <w:pStyle w:val="TOC2"/>
        <w:tabs>
          <w:tab w:val="right" w:leader="dot" w:pos="9350"/>
        </w:tabs>
        <w:rPr>
          <w:ins w:id="302" w:author="Jason Wang" w:date="2014-08-15T16:57:00Z"/>
          <w:noProof/>
        </w:rPr>
      </w:pPr>
      <w:ins w:id="303" w:author="Jason Wang" w:date="2014-08-15T16:57:00Z">
        <w:r w:rsidRPr="0082051A">
          <w:rPr>
            <w:rStyle w:val="Hyperlink"/>
            <w:noProof/>
          </w:rPr>
          <w:fldChar w:fldCharType="begin"/>
        </w:r>
        <w:r w:rsidRPr="0082051A">
          <w:rPr>
            <w:rStyle w:val="Hyperlink"/>
            <w:noProof/>
          </w:rPr>
          <w:instrText xml:space="preserve"> </w:instrText>
        </w:r>
        <w:r>
          <w:rPr>
            <w:noProof/>
          </w:rPr>
          <w:instrText>HYPERLINK \l "_Toc395885317"</w:instrText>
        </w:r>
        <w:r w:rsidRPr="0082051A">
          <w:rPr>
            <w:rStyle w:val="Hyperlink"/>
            <w:noProof/>
          </w:rPr>
          <w:instrText xml:space="preserve"> </w:instrText>
        </w:r>
        <w:r w:rsidRPr="0082051A">
          <w:rPr>
            <w:rStyle w:val="Hyperlink"/>
            <w:noProof/>
          </w:rPr>
          <w:fldChar w:fldCharType="separate"/>
        </w:r>
        <w:r w:rsidRPr="0082051A">
          <w:rPr>
            <w:rStyle w:val="Hyperlink"/>
            <w:noProof/>
          </w:rPr>
          <w:t>8.2 Lattice main script flow chart</w:t>
        </w:r>
        <w:r>
          <w:rPr>
            <w:noProof/>
            <w:webHidden/>
          </w:rPr>
          <w:tab/>
        </w:r>
        <w:r>
          <w:rPr>
            <w:noProof/>
            <w:webHidden/>
          </w:rPr>
          <w:fldChar w:fldCharType="begin"/>
        </w:r>
        <w:r>
          <w:rPr>
            <w:noProof/>
            <w:webHidden/>
          </w:rPr>
          <w:instrText xml:space="preserve"> PAGEREF _Toc395885317 \h </w:instrText>
        </w:r>
      </w:ins>
      <w:r>
        <w:rPr>
          <w:noProof/>
          <w:webHidden/>
        </w:rPr>
      </w:r>
      <w:r>
        <w:rPr>
          <w:noProof/>
          <w:webHidden/>
        </w:rPr>
        <w:fldChar w:fldCharType="separate"/>
      </w:r>
      <w:ins w:id="304" w:author="Jason Wang" w:date="2014-08-15T16:57:00Z">
        <w:r>
          <w:rPr>
            <w:noProof/>
            <w:webHidden/>
          </w:rPr>
          <w:t>67</w:t>
        </w:r>
        <w:r>
          <w:rPr>
            <w:noProof/>
            <w:webHidden/>
          </w:rPr>
          <w:fldChar w:fldCharType="end"/>
        </w:r>
        <w:r w:rsidRPr="0082051A">
          <w:rPr>
            <w:rStyle w:val="Hyperlink"/>
            <w:noProof/>
          </w:rPr>
          <w:fldChar w:fldCharType="end"/>
        </w:r>
      </w:ins>
    </w:p>
    <w:p w:rsidR="0071534C" w:rsidDel="0025611E" w:rsidRDefault="0071534C">
      <w:pPr>
        <w:pStyle w:val="TOC1"/>
        <w:tabs>
          <w:tab w:val="right" w:leader="dot" w:pos="9350"/>
        </w:tabs>
        <w:rPr>
          <w:del w:id="305" w:author="Jason Wang" w:date="2014-08-15T16:57:00Z"/>
          <w:noProof/>
        </w:rPr>
      </w:pPr>
      <w:del w:id="306" w:author="Jason Wang" w:date="2014-08-15T16:57:00Z">
        <w:r w:rsidRPr="0025611E" w:rsidDel="0025611E">
          <w:rPr>
            <w:rPrChange w:id="307" w:author="Jason Wang" w:date="2014-08-15T16:57:00Z">
              <w:rPr>
                <w:rStyle w:val="Hyperlink"/>
                <w:noProof/>
              </w:rPr>
            </w:rPrChange>
          </w:rPr>
          <w:delText>1 Preface</w:delText>
        </w:r>
        <w:r w:rsidDel="0025611E">
          <w:rPr>
            <w:noProof/>
            <w:webHidden/>
          </w:rPr>
          <w:tab/>
          <w:delText>6</w:delText>
        </w:r>
      </w:del>
    </w:p>
    <w:p w:rsidR="0071534C" w:rsidDel="0025611E" w:rsidRDefault="0071534C">
      <w:pPr>
        <w:pStyle w:val="TOC2"/>
        <w:tabs>
          <w:tab w:val="right" w:leader="dot" w:pos="9350"/>
        </w:tabs>
        <w:rPr>
          <w:del w:id="308" w:author="Jason Wang" w:date="2014-08-15T16:57:00Z"/>
          <w:noProof/>
        </w:rPr>
      </w:pPr>
      <w:del w:id="309" w:author="Jason Wang" w:date="2014-08-15T16:57:00Z">
        <w:r w:rsidRPr="0025611E" w:rsidDel="0025611E">
          <w:rPr>
            <w:rPrChange w:id="310" w:author="Jason Wang" w:date="2014-08-15T16:57:00Z">
              <w:rPr>
                <w:rStyle w:val="Hyperlink"/>
                <w:noProof/>
              </w:rPr>
            </w:rPrChange>
          </w:rPr>
          <w:delText>1.1 What are BQS scripts</w:delText>
        </w:r>
        <w:r w:rsidDel="0025611E">
          <w:rPr>
            <w:noProof/>
            <w:webHidden/>
          </w:rPr>
          <w:tab/>
          <w:delText>6</w:delText>
        </w:r>
      </w:del>
    </w:p>
    <w:p w:rsidR="0071534C" w:rsidDel="0025611E" w:rsidRDefault="0071534C">
      <w:pPr>
        <w:pStyle w:val="TOC2"/>
        <w:tabs>
          <w:tab w:val="right" w:leader="dot" w:pos="9350"/>
        </w:tabs>
        <w:rPr>
          <w:del w:id="311" w:author="Jason Wang" w:date="2014-08-15T16:57:00Z"/>
          <w:noProof/>
        </w:rPr>
      </w:pPr>
      <w:del w:id="312" w:author="Jason Wang" w:date="2014-08-15T16:57:00Z">
        <w:r w:rsidRPr="0025611E" w:rsidDel="0025611E">
          <w:rPr>
            <w:rPrChange w:id="313" w:author="Jason Wang" w:date="2014-08-15T16:57:00Z">
              <w:rPr>
                <w:rStyle w:val="Hyperlink"/>
                <w:noProof/>
              </w:rPr>
            </w:rPrChange>
          </w:rPr>
          <w:delText>1.2 how to get BQS scripts</w:delText>
        </w:r>
        <w:r w:rsidDel="0025611E">
          <w:rPr>
            <w:noProof/>
            <w:webHidden/>
          </w:rPr>
          <w:tab/>
          <w:delText>6</w:delText>
        </w:r>
      </w:del>
    </w:p>
    <w:p w:rsidR="0071534C" w:rsidDel="0025611E" w:rsidRDefault="0071534C">
      <w:pPr>
        <w:pStyle w:val="TOC3"/>
        <w:tabs>
          <w:tab w:val="right" w:leader="dot" w:pos="9350"/>
        </w:tabs>
        <w:rPr>
          <w:del w:id="314" w:author="Jason Wang" w:date="2014-08-15T16:57:00Z"/>
          <w:noProof/>
        </w:rPr>
      </w:pPr>
      <w:del w:id="315" w:author="Jason Wang" w:date="2014-08-15T16:57:00Z">
        <w:r w:rsidRPr="0025611E" w:rsidDel="0025611E">
          <w:rPr>
            <w:rPrChange w:id="316" w:author="Jason Wang" w:date="2014-08-15T16:57:00Z">
              <w:rPr>
                <w:rStyle w:val="Hyperlink"/>
                <w:noProof/>
              </w:rPr>
            </w:rPrChange>
          </w:rPr>
          <w:delText>1.2.1 BQS scripts on the web</w:delText>
        </w:r>
        <w:r w:rsidDel="0025611E">
          <w:rPr>
            <w:noProof/>
            <w:webHidden/>
          </w:rPr>
          <w:tab/>
          <w:delText>6</w:delText>
        </w:r>
      </w:del>
    </w:p>
    <w:p w:rsidR="0071534C" w:rsidDel="0025611E" w:rsidRDefault="0071534C">
      <w:pPr>
        <w:pStyle w:val="TOC3"/>
        <w:tabs>
          <w:tab w:val="right" w:leader="dot" w:pos="9350"/>
        </w:tabs>
        <w:rPr>
          <w:del w:id="317" w:author="Jason Wang" w:date="2014-08-15T16:57:00Z"/>
          <w:noProof/>
        </w:rPr>
      </w:pPr>
      <w:del w:id="318" w:author="Jason Wang" w:date="2014-08-15T16:57:00Z">
        <w:r w:rsidRPr="0025611E" w:rsidDel="0025611E">
          <w:rPr>
            <w:rPrChange w:id="319" w:author="Jason Wang" w:date="2014-08-15T16:57:00Z">
              <w:rPr>
                <w:rStyle w:val="Hyperlink"/>
                <w:noProof/>
              </w:rPr>
            </w:rPrChange>
          </w:rPr>
          <w:delText>1.2.2 BQS scripts export</w:delText>
        </w:r>
        <w:r w:rsidDel="0025611E">
          <w:rPr>
            <w:noProof/>
            <w:webHidden/>
          </w:rPr>
          <w:tab/>
          <w:delText>6</w:delText>
        </w:r>
      </w:del>
    </w:p>
    <w:p w:rsidR="0071534C" w:rsidDel="0025611E" w:rsidRDefault="0071534C">
      <w:pPr>
        <w:pStyle w:val="TOC2"/>
        <w:tabs>
          <w:tab w:val="right" w:leader="dot" w:pos="9350"/>
        </w:tabs>
        <w:rPr>
          <w:del w:id="320" w:author="Jason Wang" w:date="2014-08-15T16:57:00Z"/>
          <w:noProof/>
        </w:rPr>
      </w:pPr>
      <w:del w:id="321" w:author="Jason Wang" w:date="2014-08-15T16:57:00Z">
        <w:r w:rsidRPr="0025611E" w:rsidDel="0025611E">
          <w:rPr>
            <w:rPrChange w:id="322" w:author="Jason Wang" w:date="2014-08-15T16:57:00Z">
              <w:rPr>
                <w:rStyle w:val="Hyperlink"/>
                <w:noProof/>
              </w:rPr>
            </w:rPrChange>
          </w:rPr>
          <w:delText>1.3 BQS scripts history</w:delText>
        </w:r>
        <w:r w:rsidDel="0025611E">
          <w:rPr>
            <w:noProof/>
            <w:webHidden/>
          </w:rPr>
          <w:tab/>
          <w:delText>6</w:delText>
        </w:r>
      </w:del>
    </w:p>
    <w:p w:rsidR="0071534C" w:rsidDel="0025611E" w:rsidRDefault="0071534C">
      <w:pPr>
        <w:pStyle w:val="TOC2"/>
        <w:tabs>
          <w:tab w:val="right" w:leader="dot" w:pos="9350"/>
        </w:tabs>
        <w:rPr>
          <w:del w:id="323" w:author="Jason Wang" w:date="2014-08-15T16:57:00Z"/>
          <w:noProof/>
        </w:rPr>
      </w:pPr>
      <w:del w:id="324" w:author="Jason Wang" w:date="2014-08-15T16:57:00Z">
        <w:r w:rsidRPr="0025611E" w:rsidDel="0025611E">
          <w:rPr>
            <w:rPrChange w:id="325" w:author="Jason Wang" w:date="2014-08-15T16:57:00Z">
              <w:rPr>
                <w:rStyle w:val="Hyperlink"/>
                <w:noProof/>
              </w:rPr>
            </w:rPrChange>
          </w:rPr>
          <w:delText>1.4 BQS scripts developer team</w:delText>
        </w:r>
        <w:r w:rsidDel="0025611E">
          <w:rPr>
            <w:noProof/>
            <w:webHidden/>
          </w:rPr>
          <w:tab/>
          <w:delText>6</w:delText>
        </w:r>
      </w:del>
    </w:p>
    <w:p w:rsidR="0071534C" w:rsidDel="0025611E" w:rsidRDefault="0071534C">
      <w:pPr>
        <w:pStyle w:val="TOC1"/>
        <w:tabs>
          <w:tab w:val="right" w:leader="dot" w:pos="9350"/>
        </w:tabs>
        <w:rPr>
          <w:del w:id="326" w:author="Jason Wang" w:date="2014-08-15T16:57:00Z"/>
          <w:noProof/>
        </w:rPr>
      </w:pPr>
      <w:del w:id="327" w:author="Jason Wang" w:date="2014-08-15T16:57:00Z">
        <w:r w:rsidRPr="0025611E" w:rsidDel="0025611E">
          <w:rPr>
            <w:rPrChange w:id="328" w:author="Jason Wang" w:date="2014-08-15T16:57:00Z">
              <w:rPr>
                <w:rStyle w:val="Hyperlink"/>
                <w:noProof/>
              </w:rPr>
            </w:rPrChange>
          </w:rPr>
          <w:delText>2 Fundamental Concepts</w:delText>
        </w:r>
        <w:r w:rsidDel="0025611E">
          <w:rPr>
            <w:noProof/>
            <w:webHidden/>
          </w:rPr>
          <w:tab/>
          <w:delText>8</w:delText>
        </w:r>
      </w:del>
    </w:p>
    <w:p w:rsidR="0071534C" w:rsidDel="0025611E" w:rsidRDefault="0071534C">
      <w:pPr>
        <w:pStyle w:val="TOC2"/>
        <w:tabs>
          <w:tab w:val="right" w:leader="dot" w:pos="9350"/>
        </w:tabs>
        <w:rPr>
          <w:del w:id="329" w:author="Jason Wang" w:date="2014-08-15T16:57:00Z"/>
          <w:noProof/>
        </w:rPr>
      </w:pPr>
      <w:del w:id="330" w:author="Jason Wang" w:date="2014-08-15T16:57:00Z">
        <w:r w:rsidRPr="0025611E" w:rsidDel="0025611E">
          <w:rPr>
            <w:rPrChange w:id="331" w:author="Jason Wang" w:date="2014-08-15T16:57:00Z">
              <w:rPr>
                <w:rStyle w:val="Hyperlink"/>
                <w:noProof/>
              </w:rPr>
            </w:rPrChange>
          </w:rPr>
          <w:delText>2.1 Scripts directory structure</w:delText>
        </w:r>
        <w:r w:rsidDel="0025611E">
          <w:rPr>
            <w:noProof/>
            <w:webHidden/>
          </w:rPr>
          <w:tab/>
          <w:delText>8</w:delText>
        </w:r>
      </w:del>
    </w:p>
    <w:p w:rsidR="0071534C" w:rsidDel="0025611E" w:rsidRDefault="0071534C">
      <w:pPr>
        <w:pStyle w:val="TOC2"/>
        <w:tabs>
          <w:tab w:val="right" w:leader="dot" w:pos="9350"/>
        </w:tabs>
        <w:rPr>
          <w:del w:id="332" w:author="Jason Wang" w:date="2014-08-15T16:57:00Z"/>
          <w:noProof/>
        </w:rPr>
      </w:pPr>
      <w:del w:id="333" w:author="Jason Wang" w:date="2014-08-15T16:57:00Z">
        <w:r w:rsidRPr="0025611E" w:rsidDel="0025611E">
          <w:rPr>
            <w:rPrChange w:id="334" w:author="Jason Wang" w:date="2014-08-15T16:57:00Z">
              <w:rPr>
                <w:rStyle w:val="Hyperlink"/>
                <w:noProof/>
              </w:rPr>
            </w:rPrChange>
          </w:rPr>
          <w:delText>2.2 Lattice main script structure</w:delText>
        </w:r>
        <w:r w:rsidDel="0025611E">
          <w:rPr>
            <w:noProof/>
            <w:webHidden/>
          </w:rPr>
          <w:tab/>
          <w:delText>8</w:delText>
        </w:r>
      </w:del>
    </w:p>
    <w:p w:rsidR="0071534C" w:rsidDel="0025611E" w:rsidRDefault="0071534C">
      <w:pPr>
        <w:pStyle w:val="TOC3"/>
        <w:tabs>
          <w:tab w:val="right" w:leader="dot" w:pos="9350"/>
        </w:tabs>
        <w:rPr>
          <w:del w:id="335" w:author="Jason Wang" w:date="2014-08-15T16:57:00Z"/>
          <w:noProof/>
        </w:rPr>
      </w:pPr>
      <w:del w:id="336" w:author="Jason Wang" w:date="2014-08-15T16:57:00Z">
        <w:r w:rsidRPr="0025611E" w:rsidDel="0025611E">
          <w:rPr>
            <w:rPrChange w:id="337" w:author="Jason Wang" w:date="2014-08-15T16:57:00Z">
              <w:rPr>
                <w:rStyle w:val="Hyperlink"/>
                <w:noProof/>
              </w:rPr>
            </w:rPrChange>
          </w:rPr>
          <w:delText>2.2.1 Main script total structure</w:delText>
        </w:r>
        <w:r w:rsidDel="0025611E">
          <w:rPr>
            <w:noProof/>
            <w:webHidden/>
          </w:rPr>
          <w:tab/>
          <w:delText>8</w:delText>
        </w:r>
      </w:del>
    </w:p>
    <w:p w:rsidR="0071534C" w:rsidDel="0025611E" w:rsidRDefault="0071534C">
      <w:pPr>
        <w:pStyle w:val="TOC3"/>
        <w:tabs>
          <w:tab w:val="right" w:leader="dot" w:pos="9350"/>
        </w:tabs>
        <w:rPr>
          <w:del w:id="338" w:author="Jason Wang" w:date="2014-08-15T16:57:00Z"/>
          <w:noProof/>
        </w:rPr>
      </w:pPr>
      <w:del w:id="339" w:author="Jason Wang" w:date="2014-08-15T16:57:00Z">
        <w:r w:rsidRPr="0025611E" w:rsidDel="0025611E">
          <w:rPr>
            <w:rPrChange w:id="340" w:author="Jason Wang" w:date="2014-08-15T16:57:00Z">
              <w:rPr>
                <w:rStyle w:val="Hyperlink"/>
                <w:noProof/>
              </w:rPr>
            </w:rPrChange>
          </w:rPr>
          <w:delText>2.2.2 Design entry structure</w:delText>
        </w:r>
        <w:r w:rsidDel="0025611E">
          <w:rPr>
            <w:noProof/>
            <w:webHidden/>
          </w:rPr>
          <w:tab/>
          <w:delText>9</w:delText>
        </w:r>
      </w:del>
    </w:p>
    <w:p w:rsidR="0071534C" w:rsidDel="0025611E" w:rsidRDefault="0071534C">
      <w:pPr>
        <w:pStyle w:val="TOC3"/>
        <w:tabs>
          <w:tab w:val="right" w:leader="dot" w:pos="9350"/>
        </w:tabs>
        <w:rPr>
          <w:del w:id="341" w:author="Jason Wang" w:date="2014-08-15T16:57:00Z"/>
          <w:noProof/>
        </w:rPr>
      </w:pPr>
      <w:del w:id="342" w:author="Jason Wang" w:date="2014-08-15T16:57:00Z">
        <w:r w:rsidRPr="0025611E" w:rsidDel="0025611E">
          <w:rPr>
            <w:rPrChange w:id="343" w:author="Jason Wang" w:date="2014-08-15T16:57:00Z">
              <w:rPr>
                <w:rStyle w:val="Hyperlink"/>
                <w:noProof/>
              </w:rPr>
            </w:rPrChange>
          </w:rPr>
          <w:delText>2.2.3 Implementation structure</w:delText>
        </w:r>
        <w:r w:rsidDel="0025611E">
          <w:rPr>
            <w:noProof/>
            <w:webHidden/>
          </w:rPr>
          <w:tab/>
          <w:delText>10</w:delText>
        </w:r>
      </w:del>
    </w:p>
    <w:p w:rsidR="0071534C" w:rsidDel="0025611E" w:rsidRDefault="0071534C">
      <w:pPr>
        <w:pStyle w:val="TOC3"/>
        <w:tabs>
          <w:tab w:val="right" w:leader="dot" w:pos="9350"/>
        </w:tabs>
        <w:rPr>
          <w:del w:id="344" w:author="Jason Wang" w:date="2014-08-15T16:57:00Z"/>
          <w:noProof/>
        </w:rPr>
      </w:pPr>
      <w:del w:id="345" w:author="Jason Wang" w:date="2014-08-15T16:57:00Z">
        <w:r w:rsidRPr="0025611E" w:rsidDel="0025611E">
          <w:rPr>
            <w:rPrChange w:id="346" w:author="Jason Wang" w:date="2014-08-15T16:57:00Z">
              <w:rPr>
                <w:rStyle w:val="Hyperlink"/>
                <w:noProof/>
              </w:rPr>
            </w:rPrChange>
          </w:rPr>
          <w:delText>2.2.4 Simulation structure</w:delText>
        </w:r>
        <w:r w:rsidDel="0025611E">
          <w:rPr>
            <w:noProof/>
            <w:webHidden/>
          </w:rPr>
          <w:tab/>
          <w:delText>12</w:delText>
        </w:r>
      </w:del>
    </w:p>
    <w:p w:rsidR="0071534C" w:rsidDel="0025611E" w:rsidRDefault="0071534C">
      <w:pPr>
        <w:pStyle w:val="TOC3"/>
        <w:tabs>
          <w:tab w:val="right" w:leader="dot" w:pos="9350"/>
        </w:tabs>
        <w:rPr>
          <w:del w:id="347" w:author="Jason Wang" w:date="2014-08-15T16:57:00Z"/>
          <w:noProof/>
        </w:rPr>
      </w:pPr>
      <w:del w:id="348" w:author="Jason Wang" w:date="2014-08-15T16:57:00Z">
        <w:r w:rsidRPr="0025611E" w:rsidDel="0025611E">
          <w:rPr>
            <w:rPrChange w:id="349" w:author="Jason Wang" w:date="2014-08-15T16:57:00Z">
              <w:rPr>
                <w:rStyle w:val="Hyperlink"/>
                <w:noProof/>
              </w:rPr>
            </w:rPrChange>
          </w:rPr>
          <w:delText>2.2.5 Check &amp; report structure</w:delText>
        </w:r>
        <w:r w:rsidDel="0025611E">
          <w:rPr>
            <w:noProof/>
            <w:webHidden/>
          </w:rPr>
          <w:tab/>
          <w:delText>13</w:delText>
        </w:r>
      </w:del>
    </w:p>
    <w:p w:rsidR="0071534C" w:rsidDel="0025611E" w:rsidRDefault="0071534C">
      <w:pPr>
        <w:pStyle w:val="TOC1"/>
        <w:tabs>
          <w:tab w:val="right" w:leader="dot" w:pos="9350"/>
        </w:tabs>
        <w:rPr>
          <w:del w:id="350" w:author="Jason Wang" w:date="2014-08-15T16:57:00Z"/>
          <w:noProof/>
        </w:rPr>
      </w:pPr>
      <w:del w:id="351" w:author="Jason Wang" w:date="2014-08-15T16:57:00Z">
        <w:r w:rsidRPr="0025611E" w:rsidDel="0025611E">
          <w:rPr>
            <w:rPrChange w:id="352" w:author="Jason Wang" w:date="2014-08-15T16:57:00Z">
              <w:rPr>
                <w:rStyle w:val="Hyperlink"/>
                <w:noProof/>
              </w:rPr>
            </w:rPrChange>
          </w:rPr>
          <w:delText>3 Basic usage</w:delText>
        </w:r>
        <w:r w:rsidDel="0025611E">
          <w:rPr>
            <w:noProof/>
            <w:webHidden/>
          </w:rPr>
          <w:tab/>
          <w:delText>14</w:delText>
        </w:r>
      </w:del>
    </w:p>
    <w:p w:rsidR="0071534C" w:rsidDel="0025611E" w:rsidRDefault="0071534C">
      <w:pPr>
        <w:pStyle w:val="TOC2"/>
        <w:tabs>
          <w:tab w:val="right" w:leader="dot" w:pos="9350"/>
        </w:tabs>
        <w:rPr>
          <w:del w:id="353" w:author="Jason Wang" w:date="2014-08-15T16:57:00Z"/>
          <w:noProof/>
        </w:rPr>
      </w:pPr>
      <w:del w:id="354" w:author="Jason Wang" w:date="2014-08-15T16:57:00Z">
        <w:r w:rsidRPr="0025611E" w:rsidDel="0025611E">
          <w:rPr>
            <w:rPrChange w:id="355" w:author="Jason Wang" w:date="2014-08-15T16:57:00Z">
              <w:rPr>
                <w:rStyle w:val="Hyperlink"/>
                <w:noProof/>
              </w:rPr>
            </w:rPrChange>
          </w:rPr>
          <w:delText>3.1 Environment setting</w:delText>
        </w:r>
        <w:r w:rsidDel="0025611E">
          <w:rPr>
            <w:noProof/>
            <w:webHidden/>
          </w:rPr>
          <w:tab/>
          <w:delText>14</w:delText>
        </w:r>
      </w:del>
    </w:p>
    <w:p w:rsidR="0071534C" w:rsidDel="0025611E" w:rsidRDefault="0071534C">
      <w:pPr>
        <w:pStyle w:val="TOC2"/>
        <w:tabs>
          <w:tab w:val="right" w:leader="dot" w:pos="9350"/>
        </w:tabs>
        <w:rPr>
          <w:del w:id="356" w:author="Jason Wang" w:date="2014-08-15T16:57:00Z"/>
          <w:noProof/>
        </w:rPr>
      </w:pPr>
      <w:del w:id="357" w:author="Jason Wang" w:date="2014-08-15T16:57:00Z">
        <w:r w:rsidRPr="0025611E" w:rsidDel="0025611E">
          <w:rPr>
            <w:rPrChange w:id="358" w:author="Jason Wang" w:date="2014-08-15T16:57:00Z">
              <w:rPr>
                <w:rStyle w:val="Hyperlink"/>
                <w:noProof/>
              </w:rPr>
            </w:rPrChange>
          </w:rPr>
          <w:delText>3.2 Script initialization</w:delText>
        </w:r>
        <w:r w:rsidDel="0025611E">
          <w:rPr>
            <w:noProof/>
            <w:webHidden/>
          </w:rPr>
          <w:tab/>
          <w:delText>14</w:delText>
        </w:r>
      </w:del>
    </w:p>
    <w:p w:rsidR="0071534C" w:rsidDel="0025611E" w:rsidRDefault="0071534C">
      <w:pPr>
        <w:pStyle w:val="TOC2"/>
        <w:tabs>
          <w:tab w:val="right" w:leader="dot" w:pos="9350"/>
        </w:tabs>
        <w:rPr>
          <w:del w:id="359" w:author="Jason Wang" w:date="2014-08-15T16:57:00Z"/>
          <w:noProof/>
        </w:rPr>
      </w:pPr>
      <w:del w:id="360" w:author="Jason Wang" w:date="2014-08-15T16:57:00Z">
        <w:r w:rsidRPr="0025611E" w:rsidDel="0025611E">
          <w:rPr>
            <w:rPrChange w:id="361" w:author="Jason Wang" w:date="2014-08-15T16:57:00Z">
              <w:rPr>
                <w:rStyle w:val="Hyperlink"/>
                <w:noProof/>
              </w:rPr>
            </w:rPrChange>
          </w:rPr>
          <w:delText>3.3 Test case building</w:delText>
        </w:r>
        <w:r w:rsidDel="0025611E">
          <w:rPr>
            <w:noProof/>
            <w:webHidden/>
          </w:rPr>
          <w:tab/>
          <w:delText>15</w:delText>
        </w:r>
      </w:del>
    </w:p>
    <w:p w:rsidR="0071534C" w:rsidDel="0025611E" w:rsidRDefault="0071534C">
      <w:pPr>
        <w:pStyle w:val="TOC2"/>
        <w:tabs>
          <w:tab w:val="right" w:leader="dot" w:pos="9350"/>
        </w:tabs>
        <w:rPr>
          <w:del w:id="362" w:author="Jason Wang" w:date="2014-08-15T16:57:00Z"/>
          <w:noProof/>
        </w:rPr>
      </w:pPr>
      <w:del w:id="363" w:author="Jason Wang" w:date="2014-08-15T16:57:00Z">
        <w:r w:rsidRPr="0025611E" w:rsidDel="0025611E">
          <w:rPr>
            <w:rPrChange w:id="364" w:author="Jason Wang" w:date="2014-08-15T16:57:00Z">
              <w:rPr>
                <w:rStyle w:val="Hyperlink"/>
                <w:noProof/>
              </w:rPr>
            </w:rPrChange>
          </w:rPr>
          <w:delText>3.4 Test suite building</w:delText>
        </w:r>
        <w:r w:rsidDel="0025611E">
          <w:rPr>
            <w:noProof/>
            <w:webHidden/>
          </w:rPr>
          <w:tab/>
          <w:delText>15</w:delText>
        </w:r>
      </w:del>
    </w:p>
    <w:p w:rsidR="0071534C" w:rsidDel="0025611E" w:rsidRDefault="0071534C">
      <w:pPr>
        <w:pStyle w:val="TOC2"/>
        <w:tabs>
          <w:tab w:val="right" w:leader="dot" w:pos="9350"/>
        </w:tabs>
        <w:rPr>
          <w:del w:id="365" w:author="Jason Wang" w:date="2014-08-15T16:57:00Z"/>
          <w:noProof/>
        </w:rPr>
      </w:pPr>
      <w:del w:id="366" w:author="Jason Wang" w:date="2014-08-15T16:57:00Z">
        <w:r w:rsidRPr="0025611E" w:rsidDel="0025611E">
          <w:rPr>
            <w:rPrChange w:id="367" w:author="Jason Wang" w:date="2014-08-15T16:57:00Z">
              <w:rPr>
                <w:rStyle w:val="Hyperlink"/>
                <w:noProof/>
              </w:rPr>
            </w:rPrChange>
          </w:rPr>
          <w:delText>3.5 Typical Lattice main options</w:delText>
        </w:r>
        <w:r w:rsidDel="0025611E">
          <w:rPr>
            <w:noProof/>
            <w:webHidden/>
          </w:rPr>
          <w:tab/>
          <w:delText>15</w:delText>
        </w:r>
      </w:del>
    </w:p>
    <w:p w:rsidR="0071534C" w:rsidDel="0025611E" w:rsidRDefault="0071534C">
      <w:pPr>
        <w:pStyle w:val="TOC3"/>
        <w:tabs>
          <w:tab w:val="right" w:leader="dot" w:pos="9350"/>
        </w:tabs>
        <w:rPr>
          <w:del w:id="368" w:author="Jason Wang" w:date="2014-08-15T16:57:00Z"/>
          <w:noProof/>
        </w:rPr>
      </w:pPr>
      <w:del w:id="369" w:author="Jason Wang" w:date="2014-08-15T16:57:00Z">
        <w:r w:rsidRPr="0025611E" w:rsidDel="0025611E">
          <w:rPr>
            <w:rPrChange w:id="370" w:author="Jason Wang" w:date="2014-08-15T16:57:00Z">
              <w:rPr>
                <w:rStyle w:val="Hyperlink"/>
                <w:noProof/>
              </w:rPr>
            </w:rPrChange>
          </w:rPr>
          <w:delText>3.5.1 Public options</w:delText>
        </w:r>
        <w:r w:rsidDel="0025611E">
          <w:rPr>
            <w:noProof/>
            <w:webHidden/>
          </w:rPr>
          <w:tab/>
          <w:delText>16</w:delText>
        </w:r>
      </w:del>
    </w:p>
    <w:p w:rsidR="0071534C" w:rsidDel="0025611E" w:rsidRDefault="0071534C">
      <w:pPr>
        <w:pStyle w:val="TOC3"/>
        <w:tabs>
          <w:tab w:val="right" w:leader="dot" w:pos="9350"/>
        </w:tabs>
        <w:rPr>
          <w:del w:id="371" w:author="Jason Wang" w:date="2014-08-15T16:57:00Z"/>
          <w:noProof/>
        </w:rPr>
      </w:pPr>
      <w:del w:id="372" w:author="Jason Wang" w:date="2014-08-15T16:57:00Z">
        <w:r w:rsidRPr="0025611E" w:rsidDel="0025611E">
          <w:rPr>
            <w:rPrChange w:id="373" w:author="Jason Wang" w:date="2014-08-15T16:57:00Z">
              <w:rPr>
                <w:rStyle w:val="Hyperlink"/>
                <w:noProof/>
              </w:rPr>
            </w:rPrChange>
          </w:rPr>
          <w:delText>3.5.2 Diamond options</w:delText>
        </w:r>
        <w:r w:rsidDel="0025611E">
          <w:rPr>
            <w:noProof/>
            <w:webHidden/>
          </w:rPr>
          <w:tab/>
          <w:delText>17</w:delText>
        </w:r>
      </w:del>
    </w:p>
    <w:p w:rsidR="0071534C" w:rsidDel="0025611E" w:rsidRDefault="0071534C">
      <w:pPr>
        <w:pStyle w:val="TOC3"/>
        <w:tabs>
          <w:tab w:val="right" w:leader="dot" w:pos="9350"/>
        </w:tabs>
        <w:rPr>
          <w:del w:id="374" w:author="Jason Wang" w:date="2014-08-15T16:57:00Z"/>
          <w:noProof/>
        </w:rPr>
      </w:pPr>
      <w:del w:id="375" w:author="Jason Wang" w:date="2014-08-15T16:57:00Z">
        <w:r w:rsidRPr="0025611E" w:rsidDel="0025611E">
          <w:rPr>
            <w:rPrChange w:id="376" w:author="Jason Wang" w:date="2014-08-15T16:57:00Z">
              <w:rPr>
                <w:rStyle w:val="Hyperlink"/>
                <w:noProof/>
              </w:rPr>
            </w:rPrChange>
          </w:rPr>
          <w:delText>3.5.3 Project options</w:delText>
        </w:r>
        <w:r w:rsidDel="0025611E">
          <w:rPr>
            <w:noProof/>
            <w:webHidden/>
          </w:rPr>
          <w:tab/>
          <w:delText>18</w:delText>
        </w:r>
      </w:del>
    </w:p>
    <w:p w:rsidR="0071534C" w:rsidDel="0025611E" w:rsidRDefault="0071534C">
      <w:pPr>
        <w:pStyle w:val="TOC3"/>
        <w:tabs>
          <w:tab w:val="right" w:leader="dot" w:pos="9350"/>
        </w:tabs>
        <w:rPr>
          <w:del w:id="377" w:author="Jason Wang" w:date="2014-08-15T16:57:00Z"/>
          <w:noProof/>
        </w:rPr>
      </w:pPr>
      <w:del w:id="378" w:author="Jason Wang" w:date="2014-08-15T16:57:00Z">
        <w:r w:rsidRPr="0025611E" w:rsidDel="0025611E">
          <w:rPr>
            <w:rPrChange w:id="379" w:author="Jason Wang" w:date="2014-08-15T16:57:00Z">
              <w:rPr>
                <w:rStyle w:val="Hyperlink"/>
                <w:noProof/>
              </w:rPr>
            </w:rPrChange>
          </w:rPr>
          <w:delText>3.5.4 Implementation options</w:delText>
        </w:r>
        <w:r w:rsidDel="0025611E">
          <w:rPr>
            <w:noProof/>
            <w:webHidden/>
          </w:rPr>
          <w:tab/>
          <w:delText>19</w:delText>
        </w:r>
      </w:del>
    </w:p>
    <w:p w:rsidR="0071534C" w:rsidDel="0025611E" w:rsidRDefault="0071534C">
      <w:pPr>
        <w:pStyle w:val="TOC3"/>
        <w:tabs>
          <w:tab w:val="right" w:leader="dot" w:pos="9350"/>
        </w:tabs>
        <w:rPr>
          <w:del w:id="380" w:author="Jason Wang" w:date="2014-08-15T16:57:00Z"/>
          <w:noProof/>
        </w:rPr>
      </w:pPr>
      <w:del w:id="381" w:author="Jason Wang" w:date="2014-08-15T16:57:00Z">
        <w:r w:rsidRPr="0025611E" w:rsidDel="0025611E">
          <w:rPr>
            <w:rPrChange w:id="382" w:author="Jason Wang" w:date="2014-08-15T16:57:00Z">
              <w:rPr>
                <w:rStyle w:val="Hyperlink"/>
                <w:noProof/>
              </w:rPr>
            </w:rPrChange>
          </w:rPr>
          <w:delText>3.5.5 Simulation options</w:delText>
        </w:r>
        <w:r w:rsidDel="0025611E">
          <w:rPr>
            <w:noProof/>
            <w:webHidden/>
          </w:rPr>
          <w:tab/>
          <w:delText>19</w:delText>
        </w:r>
      </w:del>
    </w:p>
    <w:p w:rsidR="0071534C" w:rsidDel="0025611E" w:rsidRDefault="0071534C">
      <w:pPr>
        <w:pStyle w:val="TOC2"/>
        <w:tabs>
          <w:tab w:val="right" w:leader="dot" w:pos="9350"/>
        </w:tabs>
        <w:rPr>
          <w:del w:id="383" w:author="Jason Wang" w:date="2014-08-15T16:57:00Z"/>
          <w:noProof/>
        </w:rPr>
      </w:pPr>
      <w:del w:id="384" w:author="Jason Wang" w:date="2014-08-15T16:57:00Z">
        <w:r w:rsidRPr="0025611E" w:rsidDel="0025611E">
          <w:rPr>
            <w:rPrChange w:id="385" w:author="Jason Wang" w:date="2014-08-15T16:57:00Z">
              <w:rPr>
                <w:rStyle w:val="Hyperlink"/>
                <w:noProof/>
              </w:rPr>
            </w:rPrChange>
          </w:rPr>
          <w:delText>3.6 Lattice main options APP &amp; Restrictions</w:delText>
        </w:r>
        <w:r w:rsidDel="0025611E">
          <w:rPr>
            <w:noProof/>
            <w:webHidden/>
          </w:rPr>
          <w:tab/>
          <w:delText>20</w:delText>
        </w:r>
      </w:del>
    </w:p>
    <w:p w:rsidR="0071534C" w:rsidDel="0025611E" w:rsidRDefault="0071534C">
      <w:pPr>
        <w:pStyle w:val="TOC3"/>
        <w:tabs>
          <w:tab w:val="right" w:leader="dot" w:pos="9350"/>
        </w:tabs>
        <w:rPr>
          <w:del w:id="386" w:author="Jason Wang" w:date="2014-08-15T16:57:00Z"/>
          <w:noProof/>
        </w:rPr>
      </w:pPr>
      <w:del w:id="387" w:author="Jason Wang" w:date="2014-08-15T16:57:00Z">
        <w:r w:rsidRPr="0025611E" w:rsidDel="0025611E">
          <w:rPr>
            <w:rPrChange w:id="388" w:author="Jason Wang" w:date="2014-08-15T16:57:00Z">
              <w:rPr>
                <w:rStyle w:val="Hyperlink"/>
                <w:noProof/>
              </w:rPr>
            </w:rPrChange>
          </w:rPr>
          <w:delText>3.6.1 Public options</w:delText>
        </w:r>
        <w:r w:rsidDel="0025611E">
          <w:rPr>
            <w:noProof/>
            <w:webHidden/>
          </w:rPr>
          <w:tab/>
          <w:delText>20</w:delText>
        </w:r>
      </w:del>
    </w:p>
    <w:p w:rsidR="0071534C" w:rsidDel="0025611E" w:rsidRDefault="0071534C">
      <w:pPr>
        <w:pStyle w:val="TOC3"/>
        <w:tabs>
          <w:tab w:val="right" w:leader="dot" w:pos="9350"/>
        </w:tabs>
        <w:rPr>
          <w:del w:id="389" w:author="Jason Wang" w:date="2014-08-15T16:57:00Z"/>
          <w:noProof/>
        </w:rPr>
      </w:pPr>
      <w:del w:id="390" w:author="Jason Wang" w:date="2014-08-15T16:57:00Z">
        <w:r w:rsidRPr="0025611E" w:rsidDel="0025611E">
          <w:rPr>
            <w:rPrChange w:id="391" w:author="Jason Wang" w:date="2014-08-15T16:57:00Z">
              <w:rPr>
                <w:rStyle w:val="Hyperlink"/>
                <w:noProof/>
              </w:rPr>
            </w:rPrChange>
          </w:rPr>
          <w:delText>3.6.2 Project options</w:delText>
        </w:r>
        <w:r w:rsidDel="0025611E">
          <w:rPr>
            <w:noProof/>
            <w:webHidden/>
          </w:rPr>
          <w:tab/>
          <w:delText>21</w:delText>
        </w:r>
      </w:del>
    </w:p>
    <w:p w:rsidR="0071534C" w:rsidDel="0025611E" w:rsidRDefault="0071534C">
      <w:pPr>
        <w:pStyle w:val="TOC3"/>
        <w:tabs>
          <w:tab w:val="right" w:leader="dot" w:pos="9350"/>
        </w:tabs>
        <w:rPr>
          <w:del w:id="392" w:author="Jason Wang" w:date="2014-08-15T16:57:00Z"/>
          <w:noProof/>
        </w:rPr>
      </w:pPr>
      <w:del w:id="393" w:author="Jason Wang" w:date="2014-08-15T16:57:00Z">
        <w:r w:rsidRPr="0025611E" w:rsidDel="0025611E">
          <w:rPr>
            <w:rPrChange w:id="394" w:author="Jason Wang" w:date="2014-08-15T16:57:00Z">
              <w:rPr>
                <w:rStyle w:val="Hyperlink"/>
                <w:noProof/>
              </w:rPr>
            </w:rPrChange>
          </w:rPr>
          <w:delText>3.6.3 Implementation options</w:delText>
        </w:r>
        <w:r w:rsidDel="0025611E">
          <w:rPr>
            <w:noProof/>
            <w:webHidden/>
          </w:rPr>
          <w:tab/>
          <w:delText>21</w:delText>
        </w:r>
      </w:del>
    </w:p>
    <w:p w:rsidR="0071534C" w:rsidDel="0025611E" w:rsidRDefault="0071534C">
      <w:pPr>
        <w:pStyle w:val="TOC3"/>
        <w:tabs>
          <w:tab w:val="right" w:leader="dot" w:pos="9350"/>
        </w:tabs>
        <w:rPr>
          <w:del w:id="395" w:author="Jason Wang" w:date="2014-08-15T16:57:00Z"/>
          <w:noProof/>
        </w:rPr>
      </w:pPr>
      <w:del w:id="396" w:author="Jason Wang" w:date="2014-08-15T16:57:00Z">
        <w:r w:rsidRPr="0025611E" w:rsidDel="0025611E">
          <w:rPr>
            <w:rPrChange w:id="397" w:author="Jason Wang" w:date="2014-08-15T16:57:00Z">
              <w:rPr>
                <w:rStyle w:val="Hyperlink"/>
                <w:noProof/>
              </w:rPr>
            </w:rPrChange>
          </w:rPr>
          <w:delText>3.6.4 Simulation options</w:delText>
        </w:r>
        <w:r w:rsidDel="0025611E">
          <w:rPr>
            <w:noProof/>
            <w:webHidden/>
          </w:rPr>
          <w:tab/>
          <w:delText>22</w:delText>
        </w:r>
      </w:del>
    </w:p>
    <w:p w:rsidR="0071534C" w:rsidDel="0025611E" w:rsidRDefault="0071534C">
      <w:pPr>
        <w:pStyle w:val="TOC2"/>
        <w:tabs>
          <w:tab w:val="right" w:leader="dot" w:pos="9350"/>
        </w:tabs>
        <w:rPr>
          <w:del w:id="398" w:author="Jason Wang" w:date="2014-08-15T16:57:00Z"/>
          <w:noProof/>
        </w:rPr>
      </w:pPr>
      <w:del w:id="399" w:author="Jason Wang" w:date="2014-08-15T16:57:00Z">
        <w:r w:rsidRPr="0025611E" w:rsidDel="0025611E">
          <w:rPr>
            <w:rPrChange w:id="400" w:author="Jason Wang" w:date="2014-08-15T16:57:00Z">
              <w:rPr>
                <w:rStyle w:val="Hyperlink"/>
                <w:noProof/>
              </w:rPr>
            </w:rPrChange>
          </w:rPr>
          <w:delText>3.7 Launch file writing</w:delText>
        </w:r>
        <w:r w:rsidDel="0025611E">
          <w:rPr>
            <w:noProof/>
            <w:webHidden/>
          </w:rPr>
          <w:tab/>
          <w:delText>22</w:delText>
        </w:r>
      </w:del>
    </w:p>
    <w:p w:rsidR="0071534C" w:rsidDel="0025611E" w:rsidRDefault="0071534C">
      <w:pPr>
        <w:pStyle w:val="TOC3"/>
        <w:tabs>
          <w:tab w:val="right" w:leader="dot" w:pos="9350"/>
        </w:tabs>
        <w:rPr>
          <w:del w:id="401" w:author="Jason Wang" w:date="2014-08-15T16:57:00Z"/>
          <w:noProof/>
        </w:rPr>
      </w:pPr>
      <w:del w:id="402" w:author="Jason Wang" w:date="2014-08-15T16:57:00Z">
        <w:r w:rsidRPr="0025611E" w:rsidDel="0025611E">
          <w:rPr>
            <w:rPrChange w:id="403" w:author="Jason Wang" w:date="2014-08-15T16:57:00Z">
              <w:rPr>
                <w:rStyle w:val="Hyperlink"/>
                <w:noProof/>
              </w:rPr>
            </w:rPrChange>
          </w:rPr>
          <w:delText>3.7.1 CMD line structure</w:delText>
        </w:r>
        <w:r w:rsidDel="0025611E">
          <w:rPr>
            <w:noProof/>
            <w:webHidden/>
          </w:rPr>
          <w:tab/>
          <w:delText>22</w:delText>
        </w:r>
      </w:del>
    </w:p>
    <w:p w:rsidR="0071534C" w:rsidDel="0025611E" w:rsidRDefault="0071534C">
      <w:pPr>
        <w:pStyle w:val="TOC3"/>
        <w:tabs>
          <w:tab w:val="right" w:leader="dot" w:pos="9350"/>
        </w:tabs>
        <w:rPr>
          <w:del w:id="404" w:author="Jason Wang" w:date="2014-08-15T16:57:00Z"/>
          <w:noProof/>
        </w:rPr>
      </w:pPr>
      <w:del w:id="405" w:author="Jason Wang" w:date="2014-08-15T16:57:00Z">
        <w:r w:rsidRPr="0025611E" w:rsidDel="0025611E">
          <w:rPr>
            <w:rPrChange w:id="406" w:author="Jason Wang" w:date="2014-08-15T16:57:00Z">
              <w:rPr>
                <w:rStyle w:val="Hyperlink"/>
                <w:noProof/>
              </w:rPr>
            </w:rPrChange>
          </w:rPr>
          <w:delText>3.7.2 Demo CMD line writing</w:delText>
        </w:r>
        <w:r w:rsidDel="0025611E">
          <w:rPr>
            <w:noProof/>
            <w:webHidden/>
          </w:rPr>
          <w:tab/>
          <w:delText>24</w:delText>
        </w:r>
      </w:del>
    </w:p>
    <w:p w:rsidR="0071534C" w:rsidDel="0025611E" w:rsidRDefault="0071534C">
      <w:pPr>
        <w:pStyle w:val="TOC2"/>
        <w:tabs>
          <w:tab w:val="right" w:leader="dot" w:pos="9350"/>
        </w:tabs>
        <w:rPr>
          <w:del w:id="407" w:author="Jason Wang" w:date="2014-08-15T16:57:00Z"/>
          <w:noProof/>
        </w:rPr>
      </w:pPr>
      <w:del w:id="408" w:author="Jason Wang" w:date="2014-08-15T16:57:00Z">
        <w:r w:rsidRPr="0025611E" w:rsidDel="0025611E">
          <w:rPr>
            <w:rPrChange w:id="409" w:author="Jason Wang" w:date="2014-08-15T16:57:00Z">
              <w:rPr>
                <w:rStyle w:val="Hyperlink"/>
                <w:noProof/>
              </w:rPr>
            </w:rPrChange>
          </w:rPr>
          <w:delText>3.8 Launch test suite</w:delText>
        </w:r>
        <w:r w:rsidDel="0025611E">
          <w:rPr>
            <w:noProof/>
            <w:webHidden/>
          </w:rPr>
          <w:tab/>
          <w:delText>25</w:delText>
        </w:r>
      </w:del>
    </w:p>
    <w:p w:rsidR="0071534C" w:rsidDel="0025611E" w:rsidRDefault="0071534C">
      <w:pPr>
        <w:pStyle w:val="TOC2"/>
        <w:tabs>
          <w:tab w:val="right" w:leader="dot" w:pos="9350"/>
        </w:tabs>
        <w:rPr>
          <w:del w:id="410" w:author="Jason Wang" w:date="2014-08-15T16:57:00Z"/>
          <w:noProof/>
        </w:rPr>
      </w:pPr>
      <w:del w:id="411" w:author="Jason Wang" w:date="2014-08-15T16:57:00Z">
        <w:r w:rsidRPr="0025611E" w:rsidDel="0025611E">
          <w:rPr>
            <w:rPrChange w:id="412" w:author="Jason Wang" w:date="2014-08-15T16:57:00Z">
              <w:rPr>
                <w:rStyle w:val="Hyperlink"/>
                <w:noProof/>
              </w:rPr>
            </w:rPrChange>
          </w:rPr>
          <w:delText>3.9 Result check</w:delText>
        </w:r>
        <w:r w:rsidDel="0025611E">
          <w:rPr>
            <w:noProof/>
            <w:webHidden/>
          </w:rPr>
          <w:tab/>
          <w:delText>25</w:delText>
        </w:r>
      </w:del>
    </w:p>
    <w:p w:rsidR="0071534C" w:rsidDel="0025611E" w:rsidRDefault="0071534C">
      <w:pPr>
        <w:pStyle w:val="TOC3"/>
        <w:tabs>
          <w:tab w:val="right" w:leader="dot" w:pos="9350"/>
        </w:tabs>
        <w:rPr>
          <w:del w:id="413" w:author="Jason Wang" w:date="2014-08-15T16:57:00Z"/>
          <w:noProof/>
        </w:rPr>
      </w:pPr>
      <w:del w:id="414" w:author="Jason Wang" w:date="2014-08-15T16:57:00Z">
        <w:r w:rsidRPr="0025611E" w:rsidDel="0025611E">
          <w:rPr>
            <w:rPrChange w:id="415" w:author="Jason Wang" w:date="2014-08-15T16:57:00Z">
              <w:rPr>
                <w:rStyle w:val="Hyperlink"/>
                <w:noProof/>
              </w:rPr>
            </w:rPrChange>
          </w:rPr>
          <w:delText>3.9.1 Where is the implementation result</w:delText>
        </w:r>
        <w:r w:rsidDel="0025611E">
          <w:rPr>
            <w:noProof/>
            <w:webHidden/>
          </w:rPr>
          <w:tab/>
          <w:delText>25</w:delText>
        </w:r>
      </w:del>
    </w:p>
    <w:p w:rsidR="0071534C" w:rsidDel="0025611E" w:rsidRDefault="0071534C">
      <w:pPr>
        <w:pStyle w:val="TOC3"/>
        <w:tabs>
          <w:tab w:val="right" w:leader="dot" w:pos="9350"/>
        </w:tabs>
        <w:rPr>
          <w:del w:id="416" w:author="Jason Wang" w:date="2014-08-15T16:57:00Z"/>
          <w:noProof/>
        </w:rPr>
      </w:pPr>
      <w:del w:id="417" w:author="Jason Wang" w:date="2014-08-15T16:57:00Z">
        <w:r w:rsidRPr="0025611E" w:rsidDel="0025611E">
          <w:rPr>
            <w:rPrChange w:id="418" w:author="Jason Wang" w:date="2014-08-15T16:57:00Z">
              <w:rPr>
                <w:rStyle w:val="Hyperlink"/>
                <w:noProof/>
              </w:rPr>
            </w:rPrChange>
          </w:rPr>
          <w:delText>3.9.2 Some debug files</w:delText>
        </w:r>
        <w:r w:rsidDel="0025611E">
          <w:rPr>
            <w:noProof/>
            <w:webHidden/>
          </w:rPr>
          <w:tab/>
          <w:delText>25</w:delText>
        </w:r>
      </w:del>
    </w:p>
    <w:p w:rsidR="0071534C" w:rsidDel="0025611E" w:rsidRDefault="0071534C">
      <w:pPr>
        <w:pStyle w:val="TOC2"/>
        <w:tabs>
          <w:tab w:val="right" w:leader="dot" w:pos="9350"/>
        </w:tabs>
        <w:rPr>
          <w:del w:id="419" w:author="Jason Wang" w:date="2014-08-15T16:57:00Z"/>
          <w:noProof/>
        </w:rPr>
      </w:pPr>
      <w:del w:id="420" w:author="Jason Wang" w:date="2014-08-15T16:57:00Z">
        <w:r w:rsidRPr="0025611E" w:rsidDel="0025611E">
          <w:rPr>
            <w:rPrChange w:id="421" w:author="Jason Wang" w:date="2014-08-15T16:57:00Z">
              <w:rPr>
                <w:rStyle w:val="Hyperlink"/>
                <w:noProof/>
              </w:rPr>
            </w:rPrChange>
          </w:rPr>
          <w:delText>3.10 Report check</w:delText>
        </w:r>
        <w:r w:rsidDel="0025611E">
          <w:rPr>
            <w:noProof/>
            <w:webHidden/>
          </w:rPr>
          <w:tab/>
          <w:delText>25</w:delText>
        </w:r>
      </w:del>
    </w:p>
    <w:p w:rsidR="0071534C" w:rsidDel="0025611E" w:rsidRDefault="0071534C">
      <w:pPr>
        <w:pStyle w:val="TOC3"/>
        <w:tabs>
          <w:tab w:val="right" w:leader="dot" w:pos="9350"/>
        </w:tabs>
        <w:rPr>
          <w:del w:id="422" w:author="Jason Wang" w:date="2014-08-15T16:57:00Z"/>
          <w:noProof/>
        </w:rPr>
      </w:pPr>
      <w:del w:id="423" w:author="Jason Wang" w:date="2014-08-15T16:57:00Z">
        <w:r w:rsidRPr="0025611E" w:rsidDel="0025611E">
          <w:rPr>
            <w:rPrChange w:id="424" w:author="Jason Wang" w:date="2014-08-15T16:57:00Z">
              <w:rPr>
                <w:rStyle w:val="Hyperlink"/>
                <w:noProof/>
              </w:rPr>
            </w:rPrChange>
          </w:rPr>
          <w:delText>3.10.1 Where is test report</w:delText>
        </w:r>
        <w:r w:rsidDel="0025611E">
          <w:rPr>
            <w:noProof/>
            <w:webHidden/>
          </w:rPr>
          <w:tab/>
          <w:delText>26</w:delText>
        </w:r>
      </w:del>
    </w:p>
    <w:p w:rsidR="0071534C" w:rsidDel="0025611E" w:rsidRDefault="0071534C">
      <w:pPr>
        <w:pStyle w:val="TOC3"/>
        <w:tabs>
          <w:tab w:val="right" w:leader="dot" w:pos="9350"/>
        </w:tabs>
        <w:rPr>
          <w:del w:id="425" w:author="Jason Wang" w:date="2014-08-15T16:57:00Z"/>
          <w:noProof/>
        </w:rPr>
      </w:pPr>
      <w:del w:id="426" w:author="Jason Wang" w:date="2014-08-15T16:57:00Z">
        <w:r w:rsidRPr="0025611E" w:rsidDel="0025611E">
          <w:rPr>
            <w:rPrChange w:id="427" w:author="Jason Wang" w:date="2014-08-15T16:57:00Z">
              <w:rPr>
                <w:rStyle w:val="Hyperlink"/>
                <w:noProof/>
              </w:rPr>
            </w:rPrChange>
          </w:rPr>
          <w:delText>3.10.2 Report result definition</w:delText>
        </w:r>
        <w:r w:rsidDel="0025611E">
          <w:rPr>
            <w:noProof/>
            <w:webHidden/>
          </w:rPr>
          <w:tab/>
          <w:delText>26</w:delText>
        </w:r>
      </w:del>
    </w:p>
    <w:p w:rsidR="0071534C" w:rsidDel="0025611E" w:rsidRDefault="0071534C">
      <w:pPr>
        <w:pStyle w:val="TOC1"/>
        <w:tabs>
          <w:tab w:val="right" w:leader="dot" w:pos="9350"/>
        </w:tabs>
        <w:rPr>
          <w:del w:id="428" w:author="Jason Wang" w:date="2014-08-15T16:57:00Z"/>
          <w:noProof/>
        </w:rPr>
      </w:pPr>
      <w:del w:id="429" w:author="Jason Wang" w:date="2014-08-15T16:57:00Z">
        <w:r w:rsidRPr="0025611E" w:rsidDel="0025611E">
          <w:rPr>
            <w:rPrChange w:id="430" w:author="Jason Wang" w:date="2014-08-15T16:57:00Z">
              <w:rPr>
                <w:rStyle w:val="Hyperlink"/>
                <w:noProof/>
              </w:rPr>
            </w:rPrChange>
          </w:rPr>
          <w:delText>4 Test flow orientation</w:delText>
        </w:r>
        <w:r w:rsidDel="0025611E">
          <w:rPr>
            <w:noProof/>
            <w:webHidden/>
          </w:rPr>
          <w:tab/>
          <w:delText>27</w:delText>
        </w:r>
      </w:del>
    </w:p>
    <w:p w:rsidR="0071534C" w:rsidDel="0025611E" w:rsidRDefault="0071534C">
      <w:pPr>
        <w:pStyle w:val="TOC2"/>
        <w:tabs>
          <w:tab w:val="right" w:leader="dot" w:pos="9350"/>
        </w:tabs>
        <w:rPr>
          <w:del w:id="431" w:author="Jason Wang" w:date="2014-08-15T16:57:00Z"/>
          <w:noProof/>
        </w:rPr>
      </w:pPr>
      <w:del w:id="432" w:author="Jason Wang" w:date="2014-08-15T16:57:00Z">
        <w:r w:rsidRPr="0025611E" w:rsidDel="0025611E">
          <w:rPr>
            <w:rPrChange w:id="433" w:author="Jason Wang" w:date="2014-08-15T16:57:00Z">
              <w:rPr>
                <w:rStyle w:val="Hyperlink"/>
                <w:noProof/>
              </w:rPr>
            </w:rPrChange>
          </w:rPr>
          <w:delText>4.1 General flow</w:delText>
        </w:r>
        <w:r w:rsidDel="0025611E">
          <w:rPr>
            <w:noProof/>
            <w:webHidden/>
          </w:rPr>
          <w:tab/>
          <w:delText>27</w:delText>
        </w:r>
      </w:del>
    </w:p>
    <w:p w:rsidR="0071534C" w:rsidDel="0025611E" w:rsidRDefault="0071534C">
      <w:pPr>
        <w:pStyle w:val="TOC3"/>
        <w:tabs>
          <w:tab w:val="right" w:leader="dot" w:pos="9350"/>
        </w:tabs>
        <w:rPr>
          <w:del w:id="434" w:author="Jason Wang" w:date="2014-08-15T16:57:00Z"/>
          <w:noProof/>
        </w:rPr>
      </w:pPr>
      <w:del w:id="435" w:author="Jason Wang" w:date="2014-08-15T16:57:00Z">
        <w:r w:rsidRPr="0025611E" w:rsidDel="0025611E">
          <w:rPr>
            <w:rPrChange w:id="436" w:author="Jason Wang" w:date="2014-08-15T16:57:00Z">
              <w:rPr>
                <w:rStyle w:val="Hyperlink"/>
                <w:noProof/>
              </w:rPr>
            </w:rPrChange>
          </w:rPr>
          <w:delText>4.1.1 Object</w:delText>
        </w:r>
        <w:r w:rsidDel="0025611E">
          <w:rPr>
            <w:noProof/>
            <w:webHidden/>
          </w:rPr>
          <w:tab/>
          <w:delText>27</w:delText>
        </w:r>
      </w:del>
    </w:p>
    <w:p w:rsidR="0071534C" w:rsidDel="0025611E" w:rsidRDefault="0071534C">
      <w:pPr>
        <w:pStyle w:val="TOC3"/>
        <w:tabs>
          <w:tab w:val="right" w:leader="dot" w:pos="9350"/>
        </w:tabs>
        <w:rPr>
          <w:del w:id="437" w:author="Jason Wang" w:date="2014-08-15T16:57:00Z"/>
          <w:noProof/>
        </w:rPr>
      </w:pPr>
      <w:del w:id="438" w:author="Jason Wang" w:date="2014-08-15T16:57:00Z">
        <w:r w:rsidRPr="0025611E" w:rsidDel="0025611E">
          <w:rPr>
            <w:rPrChange w:id="439" w:author="Jason Wang" w:date="2014-08-15T16:57:00Z">
              <w:rPr>
                <w:rStyle w:val="Hyperlink"/>
                <w:noProof/>
              </w:rPr>
            </w:rPrChange>
          </w:rPr>
          <w:delText>4.1.2 Quick start</w:delText>
        </w:r>
        <w:r w:rsidDel="0025611E">
          <w:rPr>
            <w:noProof/>
            <w:webHidden/>
          </w:rPr>
          <w:tab/>
          <w:delText>27</w:delText>
        </w:r>
      </w:del>
    </w:p>
    <w:p w:rsidR="0071534C" w:rsidDel="0025611E" w:rsidRDefault="0071534C">
      <w:pPr>
        <w:pStyle w:val="TOC3"/>
        <w:tabs>
          <w:tab w:val="right" w:leader="dot" w:pos="9350"/>
        </w:tabs>
        <w:rPr>
          <w:del w:id="440" w:author="Jason Wang" w:date="2014-08-15T16:57:00Z"/>
          <w:noProof/>
        </w:rPr>
      </w:pPr>
      <w:del w:id="441" w:author="Jason Wang" w:date="2014-08-15T16:57:00Z">
        <w:r w:rsidRPr="0025611E" w:rsidDel="0025611E">
          <w:rPr>
            <w:rPrChange w:id="442" w:author="Jason Wang" w:date="2014-08-15T16:57:00Z">
              <w:rPr>
                <w:rStyle w:val="Hyperlink"/>
                <w:noProof/>
              </w:rPr>
            </w:rPrChange>
          </w:rPr>
          <w:delText>4.1.3 Major options</w:delText>
        </w:r>
        <w:r w:rsidDel="0025611E">
          <w:rPr>
            <w:noProof/>
            <w:webHidden/>
          </w:rPr>
          <w:tab/>
          <w:delText>27</w:delText>
        </w:r>
      </w:del>
    </w:p>
    <w:p w:rsidR="0071534C" w:rsidDel="0025611E" w:rsidRDefault="0071534C">
      <w:pPr>
        <w:pStyle w:val="TOC3"/>
        <w:tabs>
          <w:tab w:val="right" w:leader="dot" w:pos="9350"/>
        </w:tabs>
        <w:rPr>
          <w:del w:id="443" w:author="Jason Wang" w:date="2014-08-15T16:57:00Z"/>
          <w:noProof/>
        </w:rPr>
      </w:pPr>
      <w:del w:id="444" w:author="Jason Wang" w:date="2014-08-15T16:57:00Z">
        <w:r w:rsidRPr="0025611E" w:rsidDel="0025611E">
          <w:rPr>
            <w:rPrChange w:id="445" w:author="Jason Wang" w:date="2014-08-15T16:57:00Z">
              <w:rPr>
                <w:rStyle w:val="Hyperlink"/>
                <w:noProof/>
              </w:rPr>
            </w:rPrChange>
          </w:rPr>
          <w:delText>4.1.4 Work flow</w:delText>
        </w:r>
        <w:r w:rsidDel="0025611E">
          <w:rPr>
            <w:noProof/>
            <w:webHidden/>
          </w:rPr>
          <w:tab/>
          <w:delText>28</w:delText>
        </w:r>
      </w:del>
    </w:p>
    <w:p w:rsidR="0071534C" w:rsidDel="0025611E" w:rsidRDefault="0071534C">
      <w:pPr>
        <w:pStyle w:val="TOC3"/>
        <w:tabs>
          <w:tab w:val="right" w:leader="dot" w:pos="9350"/>
        </w:tabs>
        <w:rPr>
          <w:del w:id="446" w:author="Jason Wang" w:date="2014-08-15T16:57:00Z"/>
          <w:noProof/>
        </w:rPr>
      </w:pPr>
      <w:del w:id="447" w:author="Jason Wang" w:date="2014-08-15T16:57:00Z">
        <w:r w:rsidRPr="0025611E" w:rsidDel="0025611E">
          <w:rPr>
            <w:rPrChange w:id="448" w:author="Jason Wang" w:date="2014-08-15T16:57:00Z">
              <w:rPr>
                <w:rStyle w:val="Hyperlink"/>
                <w:noProof/>
              </w:rPr>
            </w:rPrChange>
          </w:rPr>
          <w:delText>4.1.5 General flow usage</w:delText>
        </w:r>
        <w:r w:rsidDel="0025611E">
          <w:rPr>
            <w:noProof/>
            <w:webHidden/>
          </w:rPr>
          <w:tab/>
          <w:delText>29</w:delText>
        </w:r>
      </w:del>
    </w:p>
    <w:p w:rsidR="0071534C" w:rsidDel="0025611E" w:rsidRDefault="0071534C">
      <w:pPr>
        <w:pStyle w:val="TOC3"/>
        <w:tabs>
          <w:tab w:val="right" w:leader="dot" w:pos="9350"/>
        </w:tabs>
        <w:rPr>
          <w:del w:id="449" w:author="Jason Wang" w:date="2014-08-15T16:57:00Z"/>
          <w:noProof/>
        </w:rPr>
      </w:pPr>
      <w:del w:id="450" w:author="Jason Wang" w:date="2014-08-15T16:57:00Z">
        <w:r w:rsidRPr="0025611E" w:rsidDel="0025611E">
          <w:rPr>
            <w:rPrChange w:id="451" w:author="Jason Wang" w:date="2014-08-15T16:57:00Z">
              <w:rPr>
                <w:rStyle w:val="Hyperlink"/>
                <w:noProof/>
              </w:rPr>
            </w:rPrChange>
          </w:rPr>
          <w:delText>4.1.6 Examples</w:delText>
        </w:r>
        <w:r w:rsidDel="0025611E">
          <w:rPr>
            <w:noProof/>
            <w:webHidden/>
          </w:rPr>
          <w:tab/>
          <w:delText>30</w:delText>
        </w:r>
      </w:del>
    </w:p>
    <w:p w:rsidR="0071534C" w:rsidDel="0025611E" w:rsidRDefault="0071534C">
      <w:pPr>
        <w:pStyle w:val="TOC2"/>
        <w:tabs>
          <w:tab w:val="right" w:leader="dot" w:pos="9350"/>
        </w:tabs>
        <w:rPr>
          <w:del w:id="452" w:author="Jason Wang" w:date="2014-08-15T16:57:00Z"/>
          <w:noProof/>
        </w:rPr>
      </w:pPr>
      <w:del w:id="453" w:author="Jason Wang" w:date="2014-08-15T16:57:00Z">
        <w:r w:rsidRPr="0025611E" w:rsidDel="0025611E">
          <w:rPr>
            <w:rPrChange w:id="454" w:author="Jason Wang" w:date="2014-08-15T16:57:00Z">
              <w:rPr>
                <w:rStyle w:val="Hyperlink"/>
                <w:noProof/>
              </w:rPr>
            </w:rPrChange>
          </w:rPr>
          <w:delText>4.2 Sweeping flow</w:delText>
        </w:r>
        <w:r w:rsidDel="0025611E">
          <w:rPr>
            <w:noProof/>
            <w:webHidden/>
          </w:rPr>
          <w:tab/>
          <w:delText>30</w:delText>
        </w:r>
      </w:del>
    </w:p>
    <w:p w:rsidR="0071534C" w:rsidDel="0025611E" w:rsidRDefault="0071534C">
      <w:pPr>
        <w:pStyle w:val="TOC3"/>
        <w:tabs>
          <w:tab w:val="right" w:leader="dot" w:pos="9350"/>
        </w:tabs>
        <w:rPr>
          <w:del w:id="455" w:author="Jason Wang" w:date="2014-08-15T16:57:00Z"/>
          <w:noProof/>
        </w:rPr>
      </w:pPr>
      <w:del w:id="456" w:author="Jason Wang" w:date="2014-08-15T16:57:00Z">
        <w:r w:rsidRPr="0025611E" w:rsidDel="0025611E">
          <w:rPr>
            <w:rPrChange w:id="457" w:author="Jason Wang" w:date="2014-08-15T16:57:00Z">
              <w:rPr>
                <w:rStyle w:val="Hyperlink"/>
                <w:noProof/>
              </w:rPr>
            </w:rPrChange>
          </w:rPr>
          <w:delText>4.2.1 Object</w:delText>
        </w:r>
        <w:r w:rsidDel="0025611E">
          <w:rPr>
            <w:noProof/>
            <w:webHidden/>
          </w:rPr>
          <w:tab/>
          <w:delText>30</w:delText>
        </w:r>
      </w:del>
    </w:p>
    <w:p w:rsidR="0071534C" w:rsidDel="0025611E" w:rsidRDefault="0071534C">
      <w:pPr>
        <w:pStyle w:val="TOC3"/>
        <w:tabs>
          <w:tab w:val="right" w:leader="dot" w:pos="9350"/>
        </w:tabs>
        <w:rPr>
          <w:del w:id="458" w:author="Jason Wang" w:date="2014-08-15T16:57:00Z"/>
          <w:noProof/>
        </w:rPr>
      </w:pPr>
      <w:del w:id="459" w:author="Jason Wang" w:date="2014-08-15T16:57:00Z">
        <w:r w:rsidRPr="0025611E" w:rsidDel="0025611E">
          <w:rPr>
            <w:rPrChange w:id="460" w:author="Jason Wang" w:date="2014-08-15T16:57:00Z">
              <w:rPr>
                <w:rStyle w:val="Hyperlink"/>
                <w:noProof/>
              </w:rPr>
            </w:rPrChange>
          </w:rPr>
          <w:delText>4.2.2 Quick start</w:delText>
        </w:r>
        <w:r w:rsidDel="0025611E">
          <w:rPr>
            <w:noProof/>
            <w:webHidden/>
          </w:rPr>
          <w:tab/>
          <w:delText>30</w:delText>
        </w:r>
      </w:del>
    </w:p>
    <w:p w:rsidR="0071534C" w:rsidDel="0025611E" w:rsidRDefault="0071534C">
      <w:pPr>
        <w:pStyle w:val="TOC3"/>
        <w:tabs>
          <w:tab w:val="right" w:leader="dot" w:pos="9350"/>
        </w:tabs>
        <w:rPr>
          <w:del w:id="461" w:author="Jason Wang" w:date="2014-08-15T16:57:00Z"/>
          <w:noProof/>
        </w:rPr>
      </w:pPr>
      <w:del w:id="462" w:author="Jason Wang" w:date="2014-08-15T16:57:00Z">
        <w:r w:rsidRPr="0025611E" w:rsidDel="0025611E">
          <w:rPr>
            <w:rPrChange w:id="463" w:author="Jason Wang" w:date="2014-08-15T16:57:00Z">
              <w:rPr>
                <w:rStyle w:val="Hyperlink"/>
                <w:noProof/>
              </w:rPr>
            </w:rPrChange>
          </w:rPr>
          <w:delText>4.2.3 Major options</w:delText>
        </w:r>
        <w:r w:rsidDel="0025611E">
          <w:rPr>
            <w:noProof/>
            <w:webHidden/>
          </w:rPr>
          <w:tab/>
          <w:delText>31</w:delText>
        </w:r>
      </w:del>
    </w:p>
    <w:p w:rsidR="0071534C" w:rsidDel="0025611E" w:rsidRDefault="0071534C">
      <w:pPr>
        <w:pStyle w:val="TOC3"/>
        <w:tabs>
          <w:tab w:val="right" w:leader="dot" w:pos="9350"/>
        </w:tabs>
        <w:rPr>
          <w:del w:id="464" w:author="Jason Wang" w:date="2014-08-15T16:57:00Z"/>
          <w:noProof/>
        </w:rPr>
      </w:pPr>
      <w:del w:id="465" w:author="Jason Wang" w:date="2014-08-15T16:57:00Z">
        <w:r w:rsidRPr="0025611E" w:rsidDel="0025611E">
          <w:rPr>
            <w:rPrChange w:id="466" w:author="Jason Wang" w:date="2014-08-15T16:57:00Z">
              <w:rPr>
                <w:rStyle w:val="Hyperlink"/>
                <w:noProof/>
              </w:rPr>
            </w:rPrChange>
          </w:rPr>
          <w:delText>4.2.4 Work flow</w:delText>
        </w:r>
        <w:r w:rsidDel="0025611E">
          <w:rPr>
            <w:noProof/>
            <w:webHidden/>
          </w:rPr>
          <w:tab/>
          <w:delText>32</w:delText>
        </w:r>
      </w:del>
    </w:p>
    <w:p w:rsidR="0071534C" w:rsidDel="0025611E" w:rsidRDefault="0071534C">
      <w:pPr>
        <w:pStyle w:val="TOC3"/>
        <w:tabs>
          <w:tab w:val="right" w:leader="dot" w:pos="9350"/>
        </w:tabs>
        <w:rPr>
          <w:del w:id="467" w:author="Jason Wang" w:date="2014-08-15T16:57:00Z"/>
          <w:noProof/>
        </w:rPr>
      </w:pPr>
      <w:del w:id="468" w:author="Jason Wang" w:date="2014-08-15T16:57:00Z">
        <w:r w:rsidRPr="0025611E" w:rsidDel="0025611E">
          <w:rPr>
            <w:rPrChange w:id="469" w:author="Jason Wang" w:date="2014-08-15T16:57:00Z">
              <w:rPr>
                <w:rStyle w:val="Hyperlink"/>
                <w:noProof/>
              </w:rPr>
            </w:rPrChange>
          </w:rPr>
          <w:delText>4.2.5 Sweeping flow usage</w:delText>
        </w:r>
        <w:r w:rsidDel="0025611E">
          <w:rPr>
            <w:noProof/>
            <w:webHidden/>
          </w:rPr>
          <w:tab/>
          <w:delText>34</w:delText>
        </w:r>
      </w:del>
    </w:p>
    <w:p w:rsidR="0071534C" w:rsidDel="0025611E" w:rsidRDefault="0071534C">
      <w:pPr>
        <w:pStyle w:val="TOC3"/>
        <w:tabs>
          <w:tab w:val="right" w:leader="dot" w:pos="9350"/>
        </w:tabs>
        <w:rPr>
          <w:del w:id="470" w:author="Jason Wang" w:date="2014-08-15T16:57:00Z"/>
          <w:noProof/>
        </w:rPr>
      </w:pPr>
      <w:del w:id="471" w:author="Jason Wang" w:date="2014-08-15T16:57:00Z">
        <w:r w:rsidRPr="0025611E" w:rsidDel="0025611E">
          <w:rPr>
            <w:rPrChange w:id="472" w:author="Jason Wang" w:date="2014-08-15T16:57:00Z">
              <w:rPr>
                <w:rStyle w:val="Hyperlink"/>
                <w:noProof/>
              </w:rPr>
            </w:rPrChange>
          </w:rPr>
          <w:delText>4.2.6 Examples</w:delText>
        </w:r>
        <w:r w:rsidDel="0025611E">
          <w:rPr>
            <w:noProof/>
            <w:webHidden/>
          </w:rPr>
          <w:tab/>
          <w:delText>36</w:delText>
        </w:r>
      </w:del>
    </w:p>
    <w:p w:rsidR="0071534C" w:rsidDel="0025611E" w:rsidRDefault="0071534C">
      <w:pPr>
        <w:pStyle w:val="TOC2"/>
        <w:tabs>
          <w:tab w:val="right" w:leader="dot" w:pos="9350"/>
        </w:tabs>
        <w:rPr>
          <w:del w:id="473" w:author="Jason Wang" w:date="2014-08-15T16:57:00Z"/>
          <w:noProof/>
        </w:rPr>
      </w:pPr>
      <w:del w:id="474" w:author="Jason Wang" w:date="2014-08-15T16:57:00Z">
        <w:r w:rsidRPr="0025611E" w:rsidDel="0025611E">
          <w:rPr>
            <w:rPrChange w:id="475" w:author="Jason Wang" w:date="2014-08-15T16:57:00Z">
              <w:rPr>
                <w:rStyle w:val="Hyperlink"/>
                <w:noProof/>
              </w:rPr>
            </w:rPrChange>
          </w:rPr>
          <w:delText>4.3 Crossover flow</w:delText>
        </w:r>
        <w:r w:rsidDel="0025611E">
          <w:rPr>
            <w:noProof/>
            <w:webHidden/>
          </w:rPr>
          <w:tab/>
          <w:delText>36</w:delText>
        </w:r>
      </w:del>
    </w:p>
    <w:p w:rsidR="0071534C" w:rsidDel="0025611E" w:rsidRDefault="0071534C">
      <w:pPr>
        <w:pStyle w:val="TOC3"/>
        <w:tabs>
          <w:tab w:val="right" w:leader="dot" w:pos="9350"/>
        </w:tabs>
        <w:rPr>
          <w:del w:id="476" w:author="Jason Wang" w:date="2014-08-15T16:57:00Z"/>
          <w:noProof/>
        </w:rPr>
      </w:pPr>
      <w:del w:id="477" w:author="Jason Wang" w:date="2014-08-15T16:57:00Z">
        <w:r w:rsidRPr="0025611E" w:rsidDel="0025611E">
          <w:rPr>
            <w:rPrChange w:id="478" w:author="Jason Wang" w:date="2014-08-15T16:57:00Z">
              <w:rPr>
                <w:rStyle w:val="Hyperlink"/>
                <w:noProof/>
              </w:rPr>
            </w:rPrChange>
          </w:rPr>
          <w:delText>4.3.1 Object</w:delText>
        </w:r>
        <w:r w:rsidDel="0025611E">
          <w:rPr>
            <w:noProof/>
            <w:webHidden/>
          </w:rPr>
          <w:tab/>
          <w:delText>36</w:delText>
        </w:r>
      </w:del>
    </w:p>
    <w:p w:rsidR="0071534C" w:rsidDel="0025611E" w:rsidRDefault="0071534C">
      <w:pPr>
        <w:pStyle w:val="TOC3"/>
        <w:tabs>
          <w:tab w:val="right" w:leader="dot" w:pos="9350"/>
        </w:tabs>
        <w:rPr>
          <w:del w:id="479" w:author="Jason Wang" w:date="2014-08-15T16:57:00Z"/>
          <w:noProof/>
        </w:rPr>
      </w:pPr>
      <w:del w:id="480" w:author="Jason Wang" w:date="2014-08-15T16:57:00Z">
        <w:r w:rsidRPr="0025611E" w:rsidDel="0025611E">
          <w:rPr>
            <w:rPrChange w:id="481" w:author="Jason Wang" w:date="2014-08-15T16:57:00Z">
              <w:rPr>
                <w:rStyle w:val="Hyperlink"/>
                <w:noProof/>
              </w:rPr>
            </w:rPrChange>
          </w:rPr>
          <w:delText>4.3.2 Quick start</w:delText>
        </w:r>
        <w:r w:rsidDel="0025611E">
          <w:rPr>
            <w:noProof/>
            <w:webHidden/>
          </w:rPr>
          <w:tab/>
          <w:delText>36</w:delText>
        </w:r>
      </w:del>
    </w:p>
    <w:p w:rsidR="0071534C" w:rsidDel="0025611E" w:rsidRDefault="0071534C">
      <w:pPr>
        <w:pStyle w:val="TOC3"/>
        <w:tabs>
          <w:tab w:val="right" w:leader="dot" w:pos="9350"/>
        </w:tabs>
        <w:rPr>
          <w:del w:id="482" w:author="Jason Wang" w:date="2014-08-15T16:57:00Z"/>
          <w:noProof/>
        </w:rPr>
      </w:pPr>
      <w:del w:id="483" w:author="Jason Wang" w:date="2014-08-15T16:57:00Z">
        <w:r w:rsidRPr="0025611E" w:rsidDel="0025611E">
          <w:rPr>
            <w:rPrChange w:id="484" w:author="Jason Wang" w:date="2014-08-15T16:57:00Z">
              <w:rPr>
                <w:rStyle w:val="Hyperlink"/>
                <w:noProof/>
              </w:rPr>
            </w:rPrChange>
          </w:rPr>
          <w:delText>4.3.3 Major options</w:delText>
        </w:r>
        <w:r w:rsidDel="0025611E">
          <w:rPr>
            <w:noProof/>
            <w:webHidden/>
          </w:rPr>
          <w:tab/>
          <w:delText>37</w:delText>
        </w:r>
      </w:del>
    </w:p>
    <w:p w:rsidR="0071534C" w:rsidDel="0025611E" w:rsidRDefault="0071534C">
      <w:pPr>
        <w:pStyle w:val="TOC3"/>
        <w:tabs>
          <w:tab w:val="right" w:leader="dot" w:pos="9350"/>
        </w:tabs>
        <w:rPr>
          <w:del w:id="485" w:author="Jason Wang" w:date="2014-08-15T16:57:00Z"/>
          <w:noProof/>
        </w:rPr>
      </w:pPr>
      <w:del w:id="486" w:author="Jason Wang" w:date="2014-08-15T16:57:00Z">
        <w:r w:rsidRPr="0025611E" w:rsidDel="0025611E">
          <w:rPr>
            <w:rPrChange w:id="487" w:author="Jason Wang" w:date="2014-08-15T16:57:00Z">
              <w:rPr>
                <w:rStyle w:val="Hyperlink"/>
                <w:noProof/>
              </w:rPr>
            </w:rPrChange>
          </w:rPr>
          <w:delText>4.3.4 Work flow</w:delText>
        </w:r>
        <w:r w:rsidDel="0025611E">
          <w:rPr>
            <w:noProof/>
            <w:webHidden/>
          </w:rPr>
          <w:tab/>
          <w:delText>38</w:delText>
        </w:r>
      </w:del>
    </w:p>
    <w:p w:rsidR="0071534C" w:rsidDel="0025611E" w:rsidRDefault="0071534C">
      <w:pPr>
        <w:pStyle w:val="TOC3"/>
        <w:tabs>
          <w:tab w:val="right" w:leader="dot" w:pos="9350"/>
        </w:tabs>
        <w:rPr>
          <w:del w:id="488" w:author="Jason Wang" w:date="2014-08-15T16:57:00Z"/>
          <w:noProof/>
        </w:rPr>
      </w:pPr>
      <w:del w:id="489" w:author="Jason Wang" w:date="2014-08-15T16:57:00Z">
        <w:r w:rsidRPr="0025611E" w:rsidDel="0025611E">
          <w:rPr>
            <w:rPrChange w:id="490" w:author="Jason Wang" w:date="2014-08-15T16:57:00Z">
              <w:rPr>
                <w:rStyle w:val="Hyperlink"/>
                <w:noProof/>
              </w:rPr>
            </w:rPrChange>
          </w:rPr>
          <w:delText>4.3.5 Crossover flow usage</w:delText>
        </w:r>
        <w:r w:rsidDel="0025611E">
          <w:rPr>
            <w:noProof/>
            <w:webHidden/>
          </w:rPr>
          <w:tab/>
          <w:delText>38</w:delText>
        </w:r>
      </w:del>
    </w:p>
    <w:p w:rsidR="0071534C" w:rsidDel="0025611E" w:rsidRDefault="0071534C">
      <w:pPr>
        <w:pStyle w:val="TOC3"/>
        <w:tabs>
          <w:tab w:val="right" w:leader="dot" w:pos="9350"/>
        </w:tabs>
        <w:rPr>
          <w:del w:id="491" w:author="Jason Wang" w:date="2014-08-15T16:57:00Z"/>
          <w:noProof/>
        </w:rPr>
      </w:pPr>
      <w:del w:id="492" w:author="Jason Wang" w:date="2014-08-15T16:57:00Z">
        <w:r w:rsidRPr="0025611E" w:rsidDel="0025611E">
          <w:rPr>
            <w:rPrChange w:id="493" w:author="Jason Wang" w:date="2014-08-15T16:57:00Z">
              <w:rPr>
                <w:rStyle w:val="Hyperlink"/>
                <w:noProof/>
              </w:rPr>
            </w:rPrChange>
          </w:rPr>
          <w:delText>4.3.6 Examples</w:delText>
        </w:r>
        <w:r w:rsidDel="0025611E">
          <w:rPr>
            <w:noProof/>
            <w:webHidden/>
          </w:rPr>
          <w:tab/>
          <w:delText>39</w:delText>
        </w:r>
      </w:del>
    </w:p>
    <w:p w:rsidR="0071534C" w:rsidDel="0025611E" w:rsidRDefault="0071534C">
      <w:pPr>
        <w:pStyle w:val="TOC2"/>
        <w:tabs>
          <w:tab w:val="right" w:leader="dot" w:pos="9350"/>
        </w:tabs>
        <w:rPr>
          <w:del w:id="494" w:author="Jason Wang" w:date="2014-08-15T16:57:00Z"/>
          <w:noProof/>
        </w:rPr>
      </w:pPr>
      <w:del w:id="495" w:author="Jason Wang" w:date="2014-08-15T16:57:00Z">
        <w:r w:rsidRPr="0025611E" w:rsidDel="0025611E">
          <w:rPr>
            <w:rPrChange w:id="496" w:author="Jason Wang" w:date="2014-08-15T16:57:00Z">
              <w:rPr>
                <w:rStyle w:val="Hyperlink"/>
                <w:noProof/>
              </w:rPr>
            </w:rPrChange>
          </w:rPr>
          <w:delText>4.4 Simulation flow</w:delText>
        </w:r>
        <w:r w:rsidDel="0025611E">
          <w:rPr>
            <w:noProof/>
            <w:webHidden/>
          </w:rPr>
          <w:tab/>
          <w:delText>39</w:delText>
        </w:r>
      </w:del>
    </w:p>
    <w:p w:rsidR="0071534C" w:rsidDel="0025611E" w:rsidRDefault="0071534C">
      <w:pPr>
        <w:pStyle w:val="TOC3"/>
        <w:tabs>
          <w:tab w:val="right" w:leader="dot" w:pos="9350"/>
        </w:tabs>
        <w:rPr>
          <w:del w:id="497" w:author="Jason Wang" w:date="2014-08-15T16:57:00Z"/>
          <w:noProof/>
        </w:rPr>
      </w:pPr>
      <w:del w:id="498" w:author="Jason Wang" w:date="2014-08-15T16:57:00Z">
        <w:r w:rsidRPr="0025611E" w:rsidDel="0025611E">
          <w:rPr>
            <w:rPrChange w:id="499" w:author="Jason Wang" w:date="2014-08-15T16:57:00Z">
              <w:rPr>
                <w:rStyle w:val="Hyperlink"/>
                <w:noProof/>
              </w:rPr>
            </w:rPrChange>
          </w:rPr>
          <w:delText>4.4.1 Object</w:delText>
        </w:r>
        <w:r w:rsidDel="0025611E">
          <w:rPr>
            <w:noProof/>
            <w:webHidden/>
          </w:rPr>
          <w:tab/>
          <w:delText>39</w:delText>
        </w:r>
      </w:del>
    </w:p>
    <w:p w:rsidR="0071534C" w:rsidDel="0025611E" w:rsidRDefault="0071534C">
      <w:pPr>
        <w:pStyle w:val="TOC3"/>
        <w:tabs>
          <w:tab w:val="right" w:leader="dot" w:pos="9350"/>
        </w:tabs>
        <w:rPr>
          <w:del w:id="500" w:author="Jason Wang" w:date="2014-08-15T16:57:00Z"/>
          <w:noProof/>
        </w:rPr>
      </w:pPr>
      <w:del w:id="501" w:author="Jason Wang" w:date="2014-08-15T16:57:00Z">
        <w:r w:rsidRPr="0025611E" w:rsidDel="0025611E">
          <w:rPr>
            <w:rPrChange w:id="502" w:author="Jason Wang" w:date="2014-08-15T16:57:00Z">
              <w:rPr>
                <w:rStyle w:val="Hyperlink"/>
                <w:noProof/>
              </w:rPr>
            </w:rPrChange>
          </w:rPr>
          <w:delText>4.4.2 Quick start</w:delText>
        </w:r>
        <w:r w:rsidDel="0025611E">
          <w:rPr>
            <w:noProof/>
            <w:webHidden/>
          </w:rPr>
          <w:tab/>
          <w:delText>39</w:delText>
        </w:r>
      </w:del>
    </w:p>
    <w:p w:rsidR="0071534C" w:rsidDel="0025611E" w:rsidRDefault="0071534C">
      <w:pPr>
        <w:pStyle w:val="TOC3"/>
        <w:tabs>
          <w:tab w:val="right" w:leader="dot" w:pos="9350"/>
        </w:tabs>
        <w:rPr>
          <w:del w:id="503" w:author="Jason Wang" w:date="2014-08-15T16:57:00Z"/>
          <w:noProof/>
        </w:rPr>
      </w:pPr>
      <w:del w:id="504" w:author="Jason Wang" w:date="2014-08-15T16:57:00Z">
        <w:r w:rsidRPr="0025611E" w:rsidDel="0025611E">
          <w:rPr>
            <w:rPrChange w:id="505" w:author="Jason Wang" w:date="2014-08-15T16:57:00Z">
              <w:rPr>
                <w:rStyle w:val="Hyperlink"/>
                <w:noProof/>
              </w:rPr>
            </w:rPrChange>
          </w:rPr>
          <w:delText>4.4.3 Major options</w:delText>
        </w:r>
        <w:r w:rsidDel="0025611E">
          <w:rPr>
            <w:noProof/>
            <w:webHidden/>
          </w:rPr>
          <w:tab/>
          <w:delText>40</w:delText>
        </w:r>
      </w:del>
    </w:p>
    <w:p w:rsidR="0071534C" w:rsidDel="0025611E" w:rsidRDefault="0071534C">
      <w:pPr>
        <w:pStyle w:val="TOC3"/>
        <w:tabs>
          <w:tab w:val="right" w:leader="dot" w:pos="9350"/>
        </w:tabs>
        <w:rPr>
          <w:del w:id="506" w:author="Jason Wang" w:date="2014-08-15T16:57:00Z"/>
          <w:noProof/>
        </w:rPr>
      </w:pPr>
      <w:del w:id="507" w:author="Jason Wang" w:date="2014-08-15T16:57:00Z">
        <w:r w:rsidRPr="0025611E" w:rsidDel="0025611E">
          <w:rPr>
            <w:rPrChange w:id="508" w:author="Jason Wang" w:date="2014-08-15T16:57:00Z">
              <w:rPr>
                <w:rStyle w:val="Hyperlink"/>
                <w:noProof/>
              </w:rPr>
            </w:rPrChange>
          </w:rPr>
          <w:delText>4.4.4 Work flow</w:delText>
        </w:r>
        <w:r w:rsidDel="0025611E">
          <w:rPr>
            <w:noProof/>
            <w:webHidden/>
          </w:rPr>
          <w:tab/>
          <w:delText>40</w:delText>
        </w:r>
      </w:del>
    </w:p>
    <w:p w:rsidR="0071534C" w:rsidDel="0025611E" w:rsidRDefault="0071534C">
      <w:pPr>
        <w:pStyle w:val="TOC3"/>
        <w:tabs>
          <w:tab w:val="right" w:leader="dot" w:pos="9350"/>
        </w:tabs>
        <w:rPr>
          <w:del w:id="509" w:author="Jason Wang" w:date="2014-08-15T16:57:00Z"/>
          <w:noProof/>
        </w:rPr>
      </w:pPr>
      <w:del w:id="510" w:author="Jason Wang" w:date="2014-08-15T16:57:00Z">
        <w:r w:rsidRPr="0025611E" w:rsidDel="0025611E">
          <w:rPr>
            <w:rPrChange w:id="511" w:author="Jason Wang" w:date="2014-08-15T16:57:00Z">
              <w:rPr>
                <w:rStyle w:val="Hyperlink"/>
                <w:noProof/>
              </w:rPr>
            </w:rPrChange>
          </w:rPr>
          <w:delText>4.4.5 Simulation flow usage</w:delText>
        </w:r>
        <w:r w:rsidDel="0025611E">
          <w:rPr>
            <w:noProof/>
            <w:webHidden/>
          </w:rPr>
          <w:tab/>
          <w:delText>41</w:delText>
        </w:r>
      </w:del>
    </w:p>
    <w:p w:rsidR="0071534C" w:rsidDel="0025611E" w:rsidRDefault="0071534C">
      <w:pPr>
        <w:pStyle w:val="TOC3"/>
        <w:tabs>
          <w:tab w:val="right" w:leader="dot" w:pos="9350"/>
        </w:tabs>
        <w:rPr>
          <w:del w:id="512" w:author="Jason Wang" w:date="2014-08-15T16:57:00Z"/>
          <w:noProof/>
        </w:rPr>
      </w:pPr>
      <w:del w:id="513" w:author="Jason Wang" w:date="2014-08-15T16:57:00Z">
        <w:r w:rsidRPr="0025611E" w:rsidDel="0025611E">
          <w:rPr>
            <w:rPrChange w:id="514" w:author="Jason Wang" w:date="2014-08-15T16:57:00Z">
              <w:rPr>
                <w:rStyle w:val="Hyperlink"/>
                <w:noProof/>
              </w:rPr>
            </w:rPrChange>
          </w:rPr>
          <w:delText>4.4.6 Examples</w:delText>
        </w:r>
        <w:r w:rsidDel="0025611E">
          <w:rPr>
            <w:noProof/>
            <w:webHidden/>
          </w:rPr>
          <w:tab/>
          <w:delText>44</w:delText>
        </w:r>
      </w:del>
    </w:p>
    <w:p w:rsidR="0071534C" w:rsidDel="0025611E" w:rsidRDefault="0071534C">
      <w:pPr>
        <w:pStyle w:val="TOC2"/>
        <w:tabs>
          <w:tab w:val="right" w:leader="dot" w:pos="9350"/>
        </w:tabs>
        <w:rPr>
          <w:del w:id="515" w:author="Jason Wang" w:date="2014-08-15T16:57:00Z"/>
          <w:noProof/>
        </w:rPr>
      </w:pPr>
      <w:del w:id="516" w:author="Jason Wang" w:date="2014-08-15T16:57:00Z">
        <w:r w:rsidRPr="0025611E" w:rsidDel="0025611E">
          <w:rPr>
            <w:rPrChange w:id="517" w:author="Jason Wang" w:date="2014-08-15T16:57:00Z">
              <w:rPr>
                <w:rStyle w:val="Hyperlink"/>
                <w:noProof/>
              </w:rPr>
            </w:rPrChange>
          </w:rPr>
          <w:delText>4.5 Command flow</w:delText>
        </w:r>
        <w:r w:rsidDel="0025611E">
          <w:rPr>
            <w:noProof/>
            <w:webHidden/>
          </w:rPr>
          <w:tab/>
          <w:delText>46</w:delText>
        </w:r>
      </w:del>
    </w:p>
    <w:p w:rsidR="0071534C" w:rsidDel="0025611E" w:rsidRDefault="0071534C">
      <w:pPr>
        <w:pStyle w:val="TOC3"/>
        <w:tabs>
          <w:tab w:val="right" w:leader="dot" w:pos="9350"/>
        </w:tabs>
        <w:rPr>
          <w:del w:id="518" w:author="Jason Wang" w:date="2014-08-15T16:57:00Z"/>
          <w:noProof/>
        </w:rPr>
      </w:pPr>
      <w:del w:id="519" w:author="Jason Wang" w:date="2014-08-15T16:57:00Z">
        <w:r w:rsidRPr="0025611E" w:rsidDel="0025611E">
          <w:rPr>
            <w:rPrChange w:id="520" w:author="Jason Wang" w:date="2014-08-15T16:57:00Z">
              <w:rPr>
                <w:rStyle w:val="Hyperlink"/>
                <w:noProof/>
              </w:rPr>
            </w:rPrChange>
          </w:rPr>
          <w:delText>4.5.1 Object</w:delText>
        </w:r>
        <w:r w:rsidDel="0025611E">
          <w:rPr>
            <w:noProof/>
            <w:webHidden/>
          </w:rPr>
          <w:tab/>
          <w:delText>46</w:delText>
        </w:r>
      </w:del>
    </w:p>
    <w:p w:rsidR="0071534C" w:rsidDel="0025611E" w:rsidRDefault="0071534C">
      <w:pPr>
        <w:pStyle w:val="TOC3"/>
        <w:tabs>
          <w:tab w:val="right" w:leader="dot" w:pos="9350"/>
        </w:tabs>
        <w:rPr>
          <w:del w:id="521" w:author="Jason Wang" w:date="2014-08-15T16:57:00Z"/>
          <w:noProof/>
        </w:rPr>
      </w:pPr>
      <w:del w:id="522" w:author="Jason Wang" w:date="2014-08-15T16:57:00Z">
        <w:r w:rsidRPr="0025611E" w:rsidDel="0025611E">
          <w:rPr>
            <w:rPrChange w:id="523" w:author="Jason Wang" w:date="2014-08-15T16:57:00Z">
              <w:rPr>
                <w:rStyle w:val="Hyperlink"/>
                <w:noProof/>
              </w:rPr>
            </w:rPrChange>
          </w:rPr>
          <w:delText>4.5.2 Quick start</w:delText>
        </w:r>
        <w:r w:rsidDel="0025611E">
          <w:rPr>
            <w:noProof/>
            <w:webHidden/>
          </w:rPr>
          <w:tab/>
          <w:delText>46</w:delText>
        </w:r>
      </w:del>
    </w:p>
    <w:p w:rsidR="0071534C" w:rsidDel="0025611E" w:rsidRDefault="0071534C">
      <w:pPr>
        <w:pStyle w:val="TOC3"/>
        <w:tabs>
          <w:tab w:val="right" w:leader="dot" w:pos="9350"/>
        </w:tabs>
        <w:rPr>
          <w:del w:id="524" w:author="Jason Wang" w:date="2014-08-15T16:57:00Z"/>
          <w:noProof/>
        </w:rPr>
      </w:pPr>
      <w:del w:id="525" w:author="Jason Wang" w:date="2014-08-15T16:57:00Z">
        <w:r w:rsidRPr="0025611E" w:rsidDel="0025611E">
          <w:rPr>
            <w:rPrChange w:id="526" w:author="Jason Wang" w:date="2014-08-15T16:57:00Z">
              <w:rPr>
                <w:rStyle w:val="Hyperlink"/>
                <w:noProof/>
              </w:rPr>
            </w:rPrChange>
          </w:rPr>
          <w:delText>4.5.3 Major options</w:delText>
        </w:r>
        <w:r w:rsidDel="0025611E">
          <w:rPr>
            <w:noProof/>
            <w:webHidden/>
          </w:rPr>
          <w:tab/>
          <w:delText>46</w:delText>
        </w:r>
      </w:del>
    </w:p>
    <w:p w:rsidR="0071534C" w:rsidDel="0025611E" w:rsidRDefault="0071534C">
      <w:pPr>
        <w:pStyle w:val="TOC3"/>
        <w:tabs>
          <w:tab w:val="right" w:leader="dot" w:pos="9350"/>
        </w:tabs>
        <w:rPr>
          <w:del w:id="527" w:author="Jason Wang" w:date="2014-08-15T16:57:00Z"/>
          <w:noProof/>
        </w:rPr>
      </w:pPr>
      <w:del w:id="528" w:author="Jason Wang" w:date="2014-08-15T16:57:00Z">
        <w:r w:rsidRPr="0025611E" w:rsidDel="0025611E">
          <w:rPr>
            <w:rPrChange w:id="529" w:author="Jason Wang" w:date="2014-08-15T16:57:00Z">
              <w:rPr>
                <w:rStyle w:val="Hyperlink"/>
                <w:noProof/>
              </w:rPr>
            </w:rPrChange>
          </w:rPr>
          <w:delText>4.5.4 Work flow</w:delText>
        </w:r>
        <w:r w:rsidDel="0025611E">
          <w:rPr>
            <w:noProof/>
            <w:webHidden/>
          </w:rPr>
          <w:tab/>
          <w:delText>47</w:delText>
        </w:r>
      </w:del>
    </w:p>
    <w:p w:rsidR="0071534C" w:rsidDel="0025611E" w:rsidRDefault="0071534C">
      <w:pPr>
        <w:pStyle w:val="TOC3"/>
        <w:tabs>
          <w:tab w:val="right" w:leader="dot" w:pos="9350"/>
        </w:tabs>
        <w:rPr>
          <w:del w:id="530" w:author="Jason Wang" w:date="2014-08-15T16:57:00Z"/>
          <w:noProof/>
        </w:rPr>
      </w:pPr>
      <w:del w:id="531" w:author="Jason Wang" w:date="2014-08-15T16:57:00Z">
        <w:r w:rsidRPr="0025611E" w:rsidDel="0025611E">
          <w:rPr>
            <w:rPrChange w:id="532" w:author="Jason Wang" w:date="2014-08-15T16:57:00Z">
              <w:rPr>
                <w:rStyle w:val="Hyperlink"/>
                <w:noProof/>
              </w:rPr>
            </w:rPrChange>
          </w:rPr>
          <w:delText>4.5.5 CMD flow usage</w:delText>
        </w:r>
        <w:r w:rsidDel="0025611E">
          <w:rPr>
            <w:noProof/>
            <w:webHidden/>
          </w:rPr>
          <w:tab/>
          <w:delText>50</w:delText>
        </w:r>
      </w:del>
    </w:p>
    <w:p w:rsidR="0071534C" w:rsidDel="0025611E" w:rsidRDefault="0071534C">
      <w:pPr>
        <w:pStyle w:val="TOC3"/>
        <w:tabs>
          <w:tab w:val="right" w:leader="dot" w:pos="9350"/>
        </w:tabs>
        <w:rPr>
          <w:del w:id="533" w:author="Jason Wang" w:date="2014-08-15T16:57:00Z"/>
          <w:noProof/>
        </w:rPr>
      </w:pPr>
      <w:del w:id="534" w:author="Jason Wang" w:date="2014-08-15T16:57:00Z">
        <w:r w:rsidRPr="0025611E" w:rsidDel="0025611E">
          <w:rPr>
            <w:rPrChange w:id="535" w:author="Jason Wang" w:date="2014-08-15T16:57:00Z">
              <w:rPr>
                <w:rStyle w:val="Hyperlink"/>
                <w:noProof/>
              </w:rPr>
            </w:rPrChange>
          </w:rPr>
          <w:delText>4.5.6 Examples</w:delText>
        </w:r>
        <w:r w:rsidDel="0025611E">
          <w:rPr>
            <w:noProof/>
            <w:webHidden/>
          </w:rPr>
          <w:tab/>
          <w:delText>50</w:delText>
        </w:r>
      </w:del>
    </w:p>
    <w:p w:rsidR="0071534C" w:rsidDel="0025611E" w:rsidRDefault="0071534C">
      <w:pPr>
        <w:pStyle w:val="TOC1"/>
        <w:tabs>
          <w:tab w:val="right" w:leader="dot" w:pos="9350"/>
        </w:tabs>
        <w:rPr>
          <w:del w:id="536" w:author="Jason Wang" w:date="2014-08-15T16:57:00Z"/>
          <w:noProof/>
        </w:rPr>
      </w:pPr>
      <w:del w:id="537" w:author="Jason Wang" w:date="2014-08-15T16:57:00Z">
        <w:r w:rsidRPr="0025611E" w:rsidDel="0025611E">
          <w:rPr>
            <w:rPrChange w:id="538" w:author="Jason Wang" w:date="2014-08-15T16:57:00Z">
              <w:rPr>
                <w:rStyle w:val="Hyperlink"/>
                <w:noProof/>
              </w:rPr>
            </w:rPrChange>
          </w:rPr>
          <w:delText>5 Application tool usages</w:delText>
        </w:r>
        <w:r w:rsidDel="0025611E">
          <w:rPr>
            <w:noProof/>
            <w:webHidden/>
          </w:rPr>
          <w:tab/>
          <w:delText>52</w:delText>
        </w:r>
      </w:del>
    </w:p>
    <w:p w:rsidR="0071534C" w:rsidDel="0025611E" w:rsidRDefault="0071534C">
      <w:pPr>
        <w:pStyle w:val="TOC2"/>
        <w:tabs>
          <w:tab w:val="right" w:leader="dot" w:pos="9350"/>
        </w:tabs>
        <w:rPr>
          <w:del w:id="539" w:author="Jason Wang" w:date="2014-08-15T16:57:00Z"/>
          <w:noProof/>
        </w:rPr>
      </w:pPr>
      <w:del w:id="540" w:author="Jason Wang" w:date="2014-08-15T16:57:00Z">
        <w:r w:rsidRPr="0025611E" w:rsidDel="0025611E">
          <w:rPr>
            <w:rPrChange w:id="541" w:author="Jason Wang" w:date="2014-08-15T16:57:00Z">
              <w:rPr>
                <w:rStyle w:val="Hyperlink"/>
                <w:noProof/>
              </w:rPr>
            </w:rPrChange>
          </w:rPr>
          <w:delText>5.1 suite support usage</w:delText>
        </w:r>
        <w:r w:rsidDel="0025611E">
          <w:rPr>
            <w:noProof/>
            <w:webHidden/>
          </w:rPr>
          <w:tab/>
          <w:delText>52</w:delText>
        </w:r>
      </w:del>
    </w:p>
    <w:p w:rsidR="0071534C" w:rsidDel="0025611E" w:rsidRDefault="0071534C">
      <w:pPr>
        <w:pStyle w:val="TOC3"/>
        <w:tabs>
          <w:tab w:val="right" w:leader="dot" w:pos="9350"/>
        </w:tabs>
        <w:rPr>
          <w:del w:id="542" w:author="Jason Wang" w:date="2014-08-15T16:57:00Z"/>
          <w:noProof/>
        </w:rPr>
      </w:pPr>
      <w:del w:id="543" w:author="Jason Wang" w:date="2014-08-15T16:57:00Z">
        <w:r w:rsidRPr="0025611E" w:rsidDel="0025611E">
          <w:rPr>
            <w:rPrChange w:id="544" w:author="Jason Wang" w:date="2014-08-15T16:57:00Z">
              <w:rPr>
                <w:rStyle w:val="Hyperlink"/>
                <w:noProof/>
              </w:rPr>
            </w:rPrChange>
          </w:rPr>
          <w:delText>5.1.1 Object</w:delText>
        </w:r>
        <w:r w:rsidDel="0025611E">
          <w:rPr>
            <w:noProof/>
            <w:webHidden/>
          </w:rPr>
          <w:tab/>
          <w:delText>52</w:delText>
        </w:r>
      </w:del>
    </w:p>
    <w:p w:rsidR="0071534C" w:rsidDel="0025611E" w:rsidRDefault="0071534C">
      <w:pPr>
        <w:pStyle w:val="TOC3"/>
        <w:tabs>
          <w:tab w:val="right" w:leader="dot" w:pos="9350"/>
        </w:tabs>
        <w:rPr>
          <w:del w:id="545" w:author="Jason Wang" w:date="2014-08-15T16:57:00Z"/>
          <w:noProof/>
        </w:rPr>
      </w:pPr>
      <w:del w:id="546" w:author="Jason Wang" w:date="2014-08-15T16:57:00Z">
        <w:r w:rsidRPr="0025611E" w:rsidDel="0025611E">
          <w:rPr>
            <w:rPrChange w:id="547" w:author="Jason Wang" w:date="2014-08-15T16:57:00Z">
              <w:rPr>
                <w:rStyle w:val="Hyperlink"/>
                <w:noProof/>
              </w:rPr>
            </w:rPrChange>
          </w:rPr>
          <w:delText>5.1.2 Quick start</w:delText>
        </w:r>
        <w:r w:rsidDel="0025611E">
          <w:rPr>
            <w:noProof/>
            <w:webHidden/>
          </w:rPr>
          <w:tab/>
          <w:delText>52</w:delText>
        </w:r>
      </w:del>
    </w:p>
    <w:p w:rsidR="0071534C" w:rsidDel="0025611E" w:rsidRDefault="0071534C">
      <w:pPr>
        <w:pStyle w:val="TOC3"/>
        <w:tabs>
          <w:tab w:val="right" w:leader="dot" w:pos="9350"/>
        </w:tabs>
        <w:rPr>
          <w:del w:id="548" w:author="Jason Wang" w:date="2014-08-15T16:57:00Z"/>
          <w:noProof/>
        </w:rPr>
      </w:pPr>
      <w:del w:id="549" w:author="Jason Wang" w:date="2014-08-15T16:57:00Z">
        <w:r w:rsidRPr="0025611E" w:rsidDel="0025611E">
          <w:rPr>
            <w:rPrChange w:id="550" w:author="Jason Wang" w:date="2014-08-15T16:57:00Z">
              <w:rPr>
                <w:rStyle w:val="Hyperlink"/>
                <w:noProof/>
              </w:rPr>
            </w:rPrChange>
          </w:rPr>
          <w:delText>5.1.3 Detail usage</w:delText>
        </w:r>
        <w:r w:rsidDel="0025611E">
          <w:rPr>
            <w:noProof/>
            <w:webHidden/>
          </w:rPr>
          <w:tab/>
          <w:delText>52</w:delText>
        </w:r>
      </w:del>
    </w:p>
    <w:p w:rsidR="0071534C" w:rsidDel="0025611E" w:rsidRDefault="0071534C">
      <w:pPr>
        <w:pStyle w:val="TOC2"/>
        <w:tabs>
          <w:tab w:val="right" w:leader="dot" w:pos="9350"/>
        </w:tabs>
        <w:rPr>
          <w:del w:id="551" w:author="Jason Wang" w:date="2014-08-15T16:57:00Z"/>
          <w:noProof/>
        </w:rPr>
      </w:pPr>
      <w:del w:id="552" w:author="Jason Wang" w:date="2014-08-15T16:57:00Z">
        <w:r w:rsidRPr="0025611E" w:rsidDel="0025611E">
          <w:rPr>
            <w:rPrChange w:id="553" w:author="Jason Wang" w:date="2014-08-15T16:57:00Z">
              <w:rPr>
                <w:rStyle w:val="Hyperlink"/>
                <w:noProof/>
              </w:rPr>
            </w:rPrChange>
          </w:rPr>
          <w:delText>5.2 Behavior check usage</w:delText>
        </w:r>
        <w:r w:rsidDel="0025611E">
          <w:rPr>
            <w:noProof/>
            <w:webHidden/>
          </w:rPr>
          <w:tab/>
          <w:delText>55</w:delText>
        </w:r>
      </w:del>
    </w:p>
    <w:p w:rsidR="0071534C" w:rsidDel="0025611E" w:rsidRDefault="0071534C">
      <w:pPr>
        <w:pStyle w:val="TOC3"/>
        <w:tabs>
          <w:tab w:val="right" w:leader="dot" w:pos="9350"/>
        </w:tabs>
        <w:rPr>
          <w:del w:id="554" w:author="Jason Wang" w:date="2014-08-15T16:57:00Z"/>
          <w:noProof/>
        </w:rPr>
      </w:pPr>
      <w:del w:id="555" w:author="Jason Wang" w:date="2014-08-15T16:57:00Z">
        <w:r w:rsidRPr="0025611E" w:rsidDel="0025611E">
          <w:rPr>
            <w:rPrChange w:id="556" w:author="Jason Wang" w:date="2014-08-15T16:57:00Z">
              <w:rPr>
                <w:rStyle w:val="Hyperlink"/>
                <w:noProof/>
              </w:rPr>
            </w:rPrChange>
          </w:rPr>
          <w:delText>5.2.1 Object</w:delText>
        </w:r>
        <w:r w:rsidDel="0025611E">
          <w:rPr>
            <w:noProof/>
            <w:webHidden/>
          </w:rPr>
          <w:tab/>
          <w:delText>55</w:delText>
        </w:r>
      </w:del>
    </w:p>
    <w:p w:rsidR="0071534C" w:rsidDel="0025611E" w:rsidRDefault="0071534C">
      <w:pPr>
        <w:pStyle w:val="TOC3"/>
        <w:tabs>
          <w:tab w:val="right" w:leader="dot" w:pos="9350"/>
        </w:tabs>
        <w:rPr>
          <w:del w:id="557" w:author="Jason Wang" w:date="2014-08-15T16:57:00Z"/>
          <w:noProof/>
        </w:rPr>
      </w:pPr>
      <w:del w:id="558" w:author="Jason Wang" w:date="2014-08-15T16:57:00Z">
        <w:r w:rsidRPr="0025611E" w:rsidDel="0025611E">
          <w:rPr>
            <w:rPrChange w:id="559" w:author="Jason Wang" w:date="2014-08-15T16:57:00Z">
              <w:rPr>
                <w:rStyle w:val="Hyperlink"/>
                <w:noProof/>
              </w:rPr>
            </w:rPrChange>
          </w:rPr>
          <w:delText>5.2.2 Quick start</w:delText>
        </w:r>
        <w:r w:rsidDel="0025611E">
          <w:rPr>
            <w:noProof/>
            <w:webHidden/>
          </w:rPr>
          <w:tab/>
          <w:delText>55</w:delText>
        </w:r>
      </w:del>
    </w:p>
    <w:p w:rsidR="0071534C" w:rsidDel="0025611E" w:rsidRDefault="0071534C">
      <w:pPr>
        <w:pStyle w:val="TOC3"/>
        <w:tabs>
          <w:tab w:val="right" w:leader="dot" w:pos="9350"/>
        </w:tabs>
        <w:rPr>
          <w:del w:id="560" w:author="Jason Wang" w:date="2014-08-15T16:57:00Z"/>
          <w:noProof/>
        </w:rPr>
      </w:pPr>
      <w:del w:id="561" w:author="Jason Wang" w:date="2014-08-15T16:57:00Z">
        <w:r w:rsidRPr="0025611E" w:rsidDel="0025611E">
          <w:rPr>
            <w:rPrChange w:id="562" w:author="Jason Wang" w:date="2014-08-15T16:57:00Z">
              <w:rPr>
                <w:rStyle w:val="Hyperlink"/>
                <w:noProof/>
              </w:rPr>
            </w:rPrChange>
          </w:rPr>
          <w:delText>5.2.3 Detail Usage</w:delText>
        </w:r>
        <w:r w:rsidDel="0025611E">
          <w:rPr>
            <w:noProof/>
            <w:webHidden/>
          </w:rPr>
          <w:tab/>
          <w:delText>55</w:delText>
        </w:r>
      </w:del>
    </w:p>
    <w:p w:rsidR="0071534C" w:rsidDel="0025611E" w:rsidRDefault="0071534C">
      <w:pPr>
        <w:pStyle w:val="TOC2"/>
        <w:tabs>
          <w:tab w:val="right" w:leader="dot" w:pos="9350"/>
        </w:tabs>
        <w:rPr>
          <w:del w:id="563" w:author="Jason Wang" w:date="2014-08-15T16:57:00Z"/>
          <w:noProof/>
        </w:rPr>
      </w:pPr>
      <w:del w:id="564" w:author="Jason Wang" w:date="2014-08-15T16:57:00Z">
        <w:r w:rsidRPr="0025611E" w:rsidDel="0025611E">
          <w:rPr>
            <w:rPrChange w:id="565" w:author="Jason Wang" w:date="2014-08-15T16:57:00Z">
              <w:rPr>
                <w:rStyle w:val="Hyperlink"/>
                <w:noProof/>
              </w:rPr>
            </w:rPrChange>
          </w:rPr>
          <w:delText>5.3 Scan report usage</w:delText>
        </w:r>
        <w:r w:rsidDel="0025611E">
          <w:rPr>
            <w:noProof/>
            <w:webHidden/>
          </w:rPr>
          <w:tab/>
          <w:delText>61</w:delText>
        </w:r>
      </w:del>
    </w:p>
    <w:p w:rsidR="0071534C" w:rsidDel="0025611E" w:rsidRDefault="0071534C">
      <w:pPr>
        <w:pStyle w:val="TOC3"/>
        <w:tabs>
          <w:tab w:val="right" w:leader="dot" w:pos="9350"/>
        </w:tabs>
        <w:rPr>
          <w:del w:id="566" w:author="Jason Wang" w:date="2014-08-15T16:57:00Z"/>
          <w:noProof/>
        </w:rPr>
      </w:pPr>
      <w:del w:id="567" w:author="Jason Wang" w:date="2014-08-15T16:57:00Z">
        <w:r w:rsidRPr="0025611E" w:rsidDel="0025611E">
          <w:rPr>
            <w:rPrChange w:id="568" w:author="Jason Wang" w:date="2014-08-15T16:57:00Z">
              <w:rPr>
                <w:rStyle w:val="Hyperlink"/>
                <w:noProof/>
              </w:rPr>
            </w:rPrChange>
          </w:rPr>
          <w:delText>5.3.1 Object</w:delText>
        </w:r>
        <w:r w:rsidDel="0025611E">
          <w:rPr>
            <w:noProof/>
            <w:webHidden/>
          </w:rPr>
          <w:tab/>
          <w:delText>61</w:delText>
        </w:r>
      </w:del>
    </w:p>
    <w:p w:rsidR="0071534C" w:rsidDel="0025611E" w:rsidRDefault="0071534C">
      <w:pPr>
        <w:pStyle w:val="TOC3"/>
        <w:tabs>
          <w:tab w:val="right" w:leader="dot" w:pos="9350"/>
        </w:tabs>
        <w:rPr>
          <w:del w:id="569" w:author="Jason Wang" w:date="2014-08-15T16:57:00Z"/>
          <w:noProof/>
        </w:rPr>
      </w:pPr>
      <w:del w:id="570" w:author="Jason Wang" w:date="2014-08-15T16:57:00Z">
        <w:r w:rsidRPr="0025611E" w:rsidDel="0025611E">
          <w:rPr>
            <w:rPrChange w:id="571" w:author="Jason Wang" w:date="2014-08-15T16:57:00Z">
              <w:rPr>
                <w:rStyle w:val="Hyperlink"/>
                <w:noProof/>
              </w:rPr>
            </w:rPrChange>
          </w:rPr>
          <w:delText>5.3.2 Quick Start</w:delText>
        </w:r>
        <w:r w:rsidDel="0025611E">
          <w:rPr>
            <w:noProof/>
            <w:webHidden/>
          </w:rPr>
          <w:tab/>
          <w:delText>61</w:delText>
        </w:r>
      </w:del>
    </w:p>
    <w:p w:rsidR="0071534C" w:rsidDel="0025611E" w:rsidRDefault="0071534C">
      <w:pPr>
        <w:pStyle w:val="TOC3"/>
        <w:tabs>
          <w:tab w:val="right" w:leader="dot" w:pos="9350"/>
        </w:tabs>
        <w:rPr>
          <w:del w:id="572" w:author="Jason Wang" w:date="2014-08-15T16:57:00Z"/>
          <w:noProof/>
        </w:rPr>
      </w:pPr>
      <w:del w:id="573" w:author="Jason Wang" w:date="2014-08-15T16:57:00Z">
        <w:r w:rsidRPr="0025611E" w:rsidDel="0025611E">
          <w:rPr>
            <w:rPrChange w:id="574" w:author="Jason Wang" w:date="2014-08-15T16:57:00Z">
              <w:rPr>
                <w:rStyle w:val="Hyperlink"/>
                <w:noProof/>
              </w:rPr>
            </w:rPrChange>
          </w:rPr>
          <w:delText>5.3.3 Detail Usage</w:delText>
        </w:r>
        <w:r w:rsidDel="0025611E">
          <w:rPr>
            <w:noProof/>
            <w:webHidden/>
          </w:rPr>
          <w:tab/>
          <w:delText>61</w:delText>
        </w:r>
      </w:del>
    </w:p>
    <w:p w:rsidR="0071534C" w:rsidDel="0025611E" w:rsidRDefault="0071534C">
      <w:pPr>
        <w:pStyle w:val="TOC2"/>
        <w:tabs>
          <w:tab w:val="right" w:leader="dot" w:pos="9350"/>
        </w:tabs>
        <w:rPr>
          <w:del w:id="575" w:author="Jason Wang" w:date="2014-08-15T16:57:00Z"/>
          <w:noProof/>
        </w:rPr>
      </w:pPr>
      <w:del w:id="576" w:author="Jason Wang" w:date="2014-08-15T16:57:00Z">
        <w:r w:rsidRPr="0025611E" w:rsidDel="0025611E">
          <w:rPr>
            <w:rPrChange w:id="577" w:author="Jason Wang" w:date="2014-08-15T16:57:00Z">
              <w:rPr>
                <w:rStyle w:val="Hyperlink"/>
                <w:noProof/>
              </w:rPr>
            </w:rPrChange>
          </w:rPr>
          <w:delText>5.4 Multi line usage</w:delText>
        </w:r>
        <w:r w:rsidDel="0025611E">
          <w:rPr>
            <w:noProof/>
            <w:webHidden/>
          </w:rPr>
          <w:tab/>
          <w:delText>61</w:delText>
        </w:r>
      </w:del>
    </w:p>
    <w:p w:rsidR="0071534C" w:rsidDel="0025611E" w:rsidRDefault="0071534C">
      <w:pPr>
        <w:pStyle w:val="TOC1"/>
        <w:tabs>
          <w:tab w:val="right" w:leader="dot" w:pos="9350"/>
        </w:tabs>
        <w:rPr>
          <w:del w:id="578" w:author="Jason Wang" w:date="2014-08-15T16:57:00Z"/>
          <w:noProof/>
        </w:rPr>
      </w:pPr>
      <w:del w:id="579" w:author="Jason Wang" w:date="2014-08-15T16:57:00Z">
        <w:r w:rsidRPr="0025611E" w:rsidDel="0025611E">
          <w:rPr>
            <w:rPrChange w:id="580" w:author="Jason Wang" w:date="2014-08-15T16:57:00Z">
              <w:rPr>
                <w:rStyle w:val="Hyperlink"/>
                <w:noProof/>
              </w:rPr>
            </w:rPrChange>
          </w:rPr>
          <w:delText>6 Reference</w:delText>
        </w:r>
        <w:r w:rsidDel="0025611E">
          <w:rPr>
            <w:noProof/>
            <w:webHidden/>
          </w:rPr>
          <w:tab/>
          <w:delText>63</w:delText>
        </w:r>
      </w:del>
    </w:p>
    <w:p w:rsidR="0071534C" w:rsidDel="0025611E" w:rsidRDefault="0071534C">
      <w:pPr>
        <w:pStyle w:val="TOC1"/>
        <w:tabs>
          <w:tab w:val="right" w:leader="dot" w:pos="9350"/>
        </w:tabs>
        <w:rPr>
          <w:del w:id="581" w:author="Jason Wang" w:date="2014-08-15T16:57:00Z"/>
          <w:noProof/>
        </w:rPr>
      </w:pPr>
      <w:del w:id="582" w:author="Jason Wang" w:date="2014-08-15T16:57:00Z">
        <w:r w:rsidRPr="0025611E" w:rsidDel="0025611E">
          <w:rPr>
            <w:rPrChange w:id="583" w:author="Jason Wang" w:date="2014-08-15T16:57:00Z">
              <w:rPr>
                <w:rStyle w:val="Hyperlink"/>
                <w:noProof/>
              </w:rPr>
            </w:rPrChange>
          </w:rPr>
          <w:delText>7 Demo case &amp; suite</w:delText>
        </w:r>
        <w:r w:rsidDel="0025611E">
          <w:rPr>
            <w:noProof/>
            <w:webHidden/>
          </w:rPr>
          <w:tab/>
          <w:delText>64</w:delText>
        </w:r>
      </w:del>
    </w:p>
    <w:p w:rsidR="0071534C" w:rsidDel="0025611E" w:rsidRDefault="0071534C">
      <w:pPr>
        <w:pStyle w:val="TOC2"/>
        <w:tabs>
          <w:tab w:val="right" w:leader="dot" w:pos="9350"/>
        </w:tabs>
        <w:rPr>
          <w:del w:id="584" w:author="Jason Wang" w:date="2014-08-15T16:57:00Z"/>
          <w:noProof/>
        </w:rPr>
      </w:pPr>
      <w:del w:id="585" w:author="Jason Wang" w:date="2014-08-15T16:57:00Z">
        <w:r w:rsidRPr="0025611E" w:rsidDel="0025611E">
          <w:rPr>
            <w:rPrChange w:id="586" w:author="Jason Wang" w:date="2014-08-15T16:57:00Z">
              <w:rPr>
                <w:rStyle w:val="Hyperlink"/>
                <w:noProof/>
              </w:rPr>
            </w:rPrChange>
          </w:rPr>
          <w:delText>7.1 Test case demo</w:delText>
        </w:r>
        <w:r w:rsidDel="0025611E">
          <w:rPr>
            <w:noProof/>
            <w:webHidden/>
          </w:rPr>
          <w:tab/>
          <w:delText>64</w:delText>
        </w:r>
      </w:del>
    </w:p>
    <w:p w:rsidR="0071534C" w:rsidDel="0025611E" w:rsidRDefault="0071534C">
      <w:pPr>
        <w:pStyle w:val="TOC2"/>
        <w:tabs>
          <w:tab w:val="right" w:leader="dot" w:pos="9350"/>
        </w:tabs>
        <w:rPr>
          <w:del w:id="587" w:author="Jason Wang" w:date="2014-08-15T16:57:00Z"/>
          <w:noProof/>
        </w:rPr>
      </w:pPr>
      <w:del w:id="588" w:author="Jason Wang" w:date="2014-08-15T16:57:00Z">
        <w:r w:rsidRPr="0025611E" w:rsidDel="0025611E">
          <w:rPr>
            <w:rPrChange w:id="589" w:author="Jason Wang" w:date="2014-08-15T16:57:00Z">
              <w:rPr>
                <w:rStyle w:val="Hyperlink"/>
                <w:noProof/>
              </w:rPr>
            </w:rPrChange>
          </w:rPr>
          <w:delText>7.2 Test suite demo</w:delText>
        </w:r>
        <w:r w:rsidDel="0025611E">
          <w:rPr>
            <w:noProof/>
            <w:webHidden/>
          </w:rPr>
          <w:tab/>
          <w:delText>64</w:delText>
        </w:r>
      </w:del>
    </w:p>
    <w:p w:rsidR="0071534C" w:rsidDel="0025611E" w:rsidRDefault="0071534C">
      <w:pPr>
        <w:pStyle w:val="TOC1"/>
        <w:tabs>
          <w:tab w:val="right" w:leader="dot" w:pos="9350"/>
        </w:tabs>
        <w:rPr>
          <w:del w:id="590" w:author="Jason Wang" w:date="2014-08-15T16:57:00Z"/>
          <w:noProof/>
        </w:rPr>
      </w:pPr>
      <w:del w:id="591" w:author="Jason Wang" w:date="2014-08-15T16:57:00Z">
        <w:r w:rsidRPr="0025611E" w:rsidDel="0025611E">
          <w:rPr>
            <w:rPrChange w:id="592" w:author="Jason Wang" w:date="2014-08-15T16:57:00Z">
              <w:rPr>
                <w:rStyle w:val="Hyperlink"/>
                <w:noProof/>
              </w:rPr>
            </w:rPrChange>
          </w:rPr>
          <w:delText>8 Appendices</w:delText>
        </w:r>
        <w:r w:rsidDel="0025611E">
          <w:rPr>
            <w:noProof/>
            <w:webHidden/>
          </w:rPr>
          <w:tab/>
          <w:delText>65</w:delText>
        </w:r>
      </w:del>
    </w:p>
    <w:p w:rsidR="0071534C" w:rsidDel="0025611E" w:rsidRDefault="0071534C">
      <w:pPr>
        <w:pStyle w:val="TOC2"/>
        <w:tabs>
          <w:tab w:val="right" w:leader="dot" w:pos="9350"/>
        </w:tabs>
        <w:rPr>
          <w:del w:id="593" w:author="Jason Wang" w:date="2014-08-15T16:57:00Z"/>
          <w:noProof/>
        </w:rPr>
      </w:pPr>
      <w:del w:id="594" w:author="Jason Wang" w:date="2014-08-15T16:57:00Z">
        <w:r w:rsidRPr="0025611E" w:rsidDel="0025611E">
          <w:rPr>
            <w:rPrChange w:id="595" w:author="Jason Wang" w:date="2014-08-15T16:57:00Z">
              <w:rPr>
                <w:rStyle w:val="Hyperlink"/>
                <w:noProof/>
              </w:rPr>
            </w:rPrChange>
          </w:rPr>
          <w:delText>8.1 Lattice main script options</w:delText>
        </w:r>
        <w:r w:rsidDel="0025611E">
          <w:rPr>
            <w:noProof/>
            <w:webHidden/>
          </w:rPr>
          <w:tab/>
          <w:delText>65</w:delText>
        </w:r>
      </w:del>
    </w:p>
    <w:p w:rsidR="0071534C" w:rsidDel="0025611E" w:rsidRDefault="0071534C">
      <w:pPr>
        <w:pStyle w:val="TOC2"/>
        <w:tabs>
          <w:tab w:val="right" w:leader="dot" w:pos="9350"/>
        </w:tabs>
        <w:rPr>
          <w:del w:id="596" w:author="Jason Wang" w:date="2014-08-15T16:57:00Z"/>
          <w:noProof/>
        </w:rPr>
      </w:pPr>
      <w:del w:id="597" w:author="Jason Wang" w:date="2014-08-15T16:57:00Z">
        <w:r w:rsidRPr="0025611E" w:rsidDel="0025611E">
          <w:rPr>
            <w:rPrChange w:id="598" w:author="Jason Wang" w:date="2014-08-15T16:57:00Z">
              <w:rPr>
                <w:rStyle w:val="Hyperlink"/>
                <w:noProof/>
              </w:rPr>
            </w:rPrChange>
          </w:rPr>
          <w:delText>8.2 Lattice main script flow chart</w:delText>
        </w:r>
        <w:r w:rsidDel="0025611E">
          <w:rPr>
            <w:noProof/>
            <w:webHidden/>
          </w:rPr>
          <w:tab/>
          <w:delText>67</w:delText>
        </w:r>
      </w:del>
    </w:p>
    <w:p w:rsidR="00B21B69" w:rsidRDefault="00EB2454" w:rsidP="00B21B69">
      <w:r>
        <w:fldChar w:fldCharType="end"/>
      </w:r>
    </w:p>
    <w:p w:rsidR="00B21B69" w:rsidRDefault="00B21B69">
      <w:pPr>
        <w:spacing w:after="200" w:line="276" w:lineRule="auto"/>
      </w:pPr>
      <w:r>
        <w:br w:type="page"/>
      </w:r>
    </w:p>
    <w:p w:rsidR="00771F76" w:rsidRDefault="00295849" w:rsidP="00771F76">
      <w:pPr>
        <w:pStyle w:val="Heading1"/>
      </w:pPr>
      <w:bookmarkStart w:id="599" w:name="_Toc395885220"/>
      <w:r>
        <w:lastRenderedPageBreak/>
        <w:t xml:space="preserve">1 </w:t>
      </w:r>
      <w:r w:rsidR="00771F76">
        <w:t>Preface</w:t>
      </w:r>
      <w:bookmarkEnd w:id="599"/>
    </w:p>
    <w:p w:rsidR="00771F76" w:rsidRPr="00295849" w:rsidRDefault="00295849" w:rsidP="00295849">
      <w:pPr>
        <w:pStyle w:val="Heading2"/>
      </w:pPr>
      <w:bookmarkStart w:id="600" w:name="_Toc395885221"/>
      <w:r>
        <w:t xml:space="preserve">1.1 </w:t>
      </w:r>
      <w:r w:rsidR="00771F76" w:rsidRPr="00295849">
        <w:t xml:space="preserve">What </w:t>
      </w:r>
      <w:r w:rsidR="00FD4A33">
        <w:t>are</w:t>
      </w:r>
      <w:r w:rsidR="00771F76" w:rsidRPr="00295849">
        <w:t xml:space="preserve"> BQS script</w:t>
      </w:r>
      <w:r w:rsidR="00FD4A33">
        <w:t>s</w:t>
      </w:r>
      <w:bookmarkEnd w:id="600"/>
    </w:p>
    <w:p w:rsidR="00295849" w:rsidRDefault="00295849" w:rsidP="00295849">
      <w:r>
        <w:t>BQS s</w:t>
      </w:r>
      <w:r w:rsidR="002469B3">
        <w:t xml:space="preserve">cripts are </w:t>
      </w:r>
      <w:r>
        <w:t>series of scripts including main scripts and application tools</w:t>
      </w:r>
      <w:r w:rsidR="00FD4A33">
        <w:t xml:space="preserve">. </w:t>
      </w:r>
      <w:r>
        <w:t xml:space="preserve">BQS scripts </w:t>
      </w:r>
      <w:r w:rsidR="00FD4A33">
        <w:t>support</w:t>
      </w:r>
      <w:r>
        <w:t xml:space="preserve"> kind</w:t>
      </w:r>
      <w:r w:rsidR="00FD4A33">
        <w:t>s</w:t>
      </w:r>
      <w:r>
        <w:t xml:space="preserve"> of test flow</w:t>
      </w:r>
      <w:r w:rsidR="00FD4A33">
        <w:t>s</w:t>
      </w:r>
      <w:r>
        <w:t xml:space="preserve"> </w:t>
      </w:r>
      <w:r w:rsidR="00FD4A33">
        <w:t xml:space="preserve">to target all </w:t>
      </w:r>
      <w:r w:rsidR="005447C8">
        <w:t>test requirements for the whole QA group with the standard test case or test suite format.</w:t>
      </w:r>
    </w:p>
    <w:p w:rsidR="00295849" w:rsidRDefault="00916607" w:rsidP="00295849">
      <w:r>
        <w:t xml:space="preserve">Currently </w:t>
      </w:r>
      <w:r w:rsidR="00295849">
        <w:rPr>
          <w:rFonts w:hint="eastAsia"/>
        </w:rPr>
        <w:t xml:space="preserve">BQS scripts </w:t>
      </w:r>
      <w:r w:rsidR="005447C8">
        <w:t>support</w:t>
      </w:r>
      <w:r w:rsidR="00295849">
        <w:rPr>
          <w:rFonts w:hint="eastAsia"/>
        </w:rPr>
        <w:t xml:space="preserve"> the following test flow</w:t>
      </w:r>
      <w:r w:rsidR="005447C8">
        <w:t>s:</w:t>
      </w:r>
    </w:p>
    <w:p w:rsidR="00295849" w:rsidRDefault="007501EC" w:rsidP="00EB2454">
      <w:pPr>
        <w:pStyle w:val="ListParagraph"/>
        <w:numPr>
          <w:ilvl w:val="0"/>
          <w:numId w:val="1"/>
        </w:numPr>
      </w:pPr>
      <w:hyperlink w:anchor="_4.1_General_flow" w:history="1">
        <w:r w:rsidR="005447C8" w:rsidRPr="00D3575B">
          <w:rPr>
            <w:rStyle w:val="Hyperlink"/>
          </w:rPr>
          <w:t>General (pushbutton)</w:t>
        </w:r>
        <w:r w:rsidR="00295849" w:rsidRPr="00D3575B">
          <w:rPr>
            <w:rStyle w:val="Hyperlink"/>
          </w:rPr>
          <w:t xml:space="preserve"> flow</w:t>
        </w:r>
      </w:hyperlink>
    </w:p>
    <w:p w:rsidR="00295849" w:rsidRDefault="007501EC" w:rsidP="00EB2454">
      <w:pPr>
        <w:pStyle w:val="ListParagraph"/>
        <w:numPr>
          <w:ilvl w:val="0"/>
          <w:numId w:val="1"/>
        </w:numPr>
      </w:pPr>
      <w:hyperlink w:anchor="_4.2_Sweeping_flow" w:history="1">
        <w:r w:rsidR="00B21B69" w:rsidRPr="00D3575B">
          <w:rPr>
            <w:rStyle w:val="Hyperlink"/>
          </w:rPr>
          <w:t>Sweeping</w:t>
        </w:r>
        <w:r w:rsidR="00295849" w:rsidRPr="00D3575B">
          <w:rPr>
            <w:rStyle w:val="Hyperlink"/>
          </w:rPr>
          <w:t xml:space="preserve"> flow</w:t>
        </w:r>
      </w:hyperlink>
    </w:p>
    <w:p w:rsidR="00295849" w:rsidRDefault="007501EC" w:rsidP="00EB2454">
      <w:pPr>
        <w:pStyle w:val="ListParagraph"/>
        <w:numPr>
          <w:ilvl w:val="0"/>
          <w:numId w:val="1"/>
        </w:numPr>
      </w:pPr>
      <w:hyperlink w:anchor="_4.3_Crossover_flow" w:history="1">
        <w:r w:rsidR="00C778D8" w:rsidRPr="00D3575B">
          <w:rPr>
            <w:rStyle w:val="Hyperlink"/>
          </w:rPr>
          <w:t xml:space="preserve">Crossover </w:t>
        </w:r>
        <w:r w:rsidR="00295849" w:rsidRPr="00D3575B">
          <w:rPr>
            <w:rStyle w:val="Hyperlink"/>
          </w:rPr>
          <w:t>flow</w:t>
        </w:r>
      </w:hyperlink>
    </w:p>
    <w:p w:rsidR="00295849" w:rsidRDefault="007501EC" w:rsidP="00EB2454">
      <w:pPr>
        <w:pStyle w:val="ListParagraph"/>
        <w:numPr>
          <w:ilvl w:val="0"/>
          <w:numId w:val="1"/>
        </w:numPr>
      </w:pPr>
      <w:hyperlink w:anchor="_4.4_Simulation_flow" w:history="1">
        <w:r w:rsidR="00C778D8" w:rsidRPr="00D3575B">
          <w:rPr>
            <w:rStyle w:val="Hyperlink"/>
          </w:rPr>
          <w:t xml:space="preserve">Simulation </w:t>
        </w:r>
        <w:r w:rsidR="00295849" w:rsidRPr="00D3575B">
          <w:rPr>
            <w:rStyle w:val="Hyperlink"/>
          </w:rPr>
          <w:t>flow</w:t>
        </w:r>
      </w:hyperlink>
    </w:p>
    <w:p w:rsidR="005447C8" w:rsidRDefault="007501EC" w:rsidP="00EB2454">
      <w:pPr>
        <w:pStyle w:val="ListParagraph"/>
        <w:numPr>
          <w:ilvl w:val="0"/>
          <w:numId w:val="1"/>
        </w:numPr>
      </w:pPr>
      <w:hyperlink w:anchor="_4.5_Command_flow" w:history="1">
        <w:r w:rsidR="00B21B69" w:rsidRPr="00D3575B">
          <w:rPr>
            <w:rStyle w:val="Hyperlink"/>
          </w:rPr>
          <w:t>Command</w:t>
        </w:r>
        <w:r w:rsidR="005447C8" w:rsidRPr="00D3575B">
          <w:rPr>
            <w:rStyle w:val="Hyperlink"/>
          </w:rPr>
          <w:t xml:space="preserve"> flow</w:t>
        </w:r>
      </w:hyperlink>
    </w:p>
    <w:p w:rsidR="00771F76" w:rsidRDefault="00295849" w:rsidP="00295849">
      <w:r>
        <w:t xml:space="preserve">BQS scripts also </w:t>
      </w:r>
      <w:r w:rsidR="001F017C">
        <w:t>support</w:t>
      </w:r>
      <w:r>
        <w:t xml:space="preserve"> some check, scan and reporting flow</w:t>
      </w:r>
      <w:r w:rsidR="00916607">
        <w:t xml:space="preserve"> with the help of application tools</w:t>
      </w:r>
      <w:r>
        <w:t xml:space="preserve">. </w:t>
      </w:r>
      <w:r w:rsidR="001F017C">
        <w:t>Currently</w:t>
      </w:r>
      <w:r>
        <w:t xml:space="preserve"> the main scripts only support</w:t>
      </w:r>
      <w:r w:rsidR="001F017C">
        <w:t xml:space="preserve"> simply results check flow. For detail</w:t>
      </w:r>
      <w:r>
        <w:t xml:space="preserve"> che</w:t>
      </w:r>
      <w:r w:rsidR="00916607">
        <w:t>ck, scan and reporting flow please use application tools</w:t>
      </w:r>
      <w:r>
        <w:t>.</w:t>
      </w:r>
    </w:p>
    <w:p w:rsidR="00C71A14" w:rsidRDefault="00C71A14" w:rsidP="00C71A14">
      <w:pPr>
        <w:pStyle w:val="Heading2"/>
      </w:pPr>
      <w:bookmarkStart w:id="601" w:name="_Toc395885222"/>
      <w:r>
        <w:t>1.2 how to get BQS script</w:t>
      </w:r>
      <w:r w:rsidR="00D6399A">
        <w:t>s</w:t>
      </w:r>
      <w:bookmarkEnd w:id="601"/>
    </w:p>
    <w:p w:rsidR="00D6399A" w:rsidRDefault="00D6399A" w:rsidP="00C71A14">
      <w:r>
        <w:t xml:space="preserve">Currently BQS scripts were controlled by SVN. You need to have an account to view and download the scripts. For account apply please contact Script group. </w:t>
      </w:r>
    </w:p>
    <w:p w:rsidR="00D6399A" w:rsidRDefault="00D6399A" w:rsidP="00D6399A">
      <w:pPr>
        <w:pStyle w:val="Heading3"/>
      </w:pPr>
      <w:bookmarkStart w:id="602" w:name="_Toc395885223"/>
      <w:r>
        <w:t>1.2.1 BQS scripts on the web</w:t>
      </w:r>
      <w:bookmarkEnd w:id="602"/>
    </w:p>
    <w:p w:rsidR="00D6399A" w:rsidRDefault="001A1C9C" w:rsidP="00D6399A">
      <w:r>
        <w:t>Type the following address in your web explorer:</w:t>
      </w:r>
    </w:p>
    <w:p w:rsidR="001A1C9C" w:rsidRDefault="007501EC" w:rsidP="00D6399A">
      <w:hyperlink r:id="rId6" w:history="1">
        <w:r w:rsidR="001A1C9C">
          <w:rPr>
            <w:rStyle w:val="Hyperlink"/>
          </w:rPr>
          <w:t>http://d25315/viewvc/auto/bqs_scripts/</w:t>
        </w:r>
      </w:hyperlink>
    </w:p>
    <w:p w:rsidR="001A1C9C" w:rsidRDefault="001A1C9C" w:rsidP="00D6399A">
      <w:r>
        <w:t>You will see the following folders:</w:t>
      </w:r>
    </w:p>
    <w:p w:rsidR="001A1C9C" w:rsidRDefault="001A1C9C" w:rsidP="00FA3A58">
      <w:pPr>
        <w:pStyle w:val="ListParagraph"/>
        <w:numPr>
          <w:ilvl w:val="0"/>
          <w:numId w:val="56"/>
        </w:numPr>
      </w:pPr>
      <w:r>
        <w:t>Release/</w:t>
      </w:r>
      <w:r>
        <w:tab/>
      </w:r>
      <w:r>
        <w:tab/>
      </w:r>
      <w:r>
        <w:tab/>
      </w:r>
      <w:r>
        <w:tab/>
      </w:r>
      <w:r>
        <w:tab/>
      </w:r>
      <w:r>
        <w:tab/>
      </w:r>
      <w:r>
        <w:tab/>
        <w:t xml:space="preserve">--current </w:t>
      </w:r>
      <w:r w:rsidR="00FA3A58" w:rsidRPr="00FA3A58">
        <w:t xml:space="preserve">stabile </w:t>
      </w:r>
      <w:r>
        <w:t>version</w:t>
      </w:r>
    </w:p>
    <w:p w:rsidR="001A1C9C" w:rsidRDefault="001A1C9C" w:rsidP="00FA3A58">
      <w:pPr>
        <w:pStyle w:val="ListParagraph"/>
        <w:numPr>
          <w:ilvl w:val="0"/>
          <w:numId w:val="56"/>
        </w:numPr>
      </w:pPr>
      <w:r>
        <w:t>Tag/</w:t>
      </w:r>
      <w:r>
        <w:tab/>
      </w:r>
      <w:r>
        <w:tab/>
      </w:r>
      <w:r>
        <w:tab/>
      </w:r>
      <w:r>
        <w:tab/>
      </w:r>
      <w:r>
        <w:tab/>
      </w:r>
      <w:r>
        <w:tab/>
      </w:r>
      <w:r>
        <w:tab/>
      </w:r>
      <w:r>
        <w:tab/>
        <w:t xml:space="preserve">--history </w:t>
      </w:r>
      <w:r w:rsidR="00FA3A58" w:rsidRPr="00FA3A58">
        <w:t xml:space="preserve">stabile </w:t>
      </w:r>
      <w:r>
        <w:t>version</w:t>
      </w:r>
    </w:p>
    <w:p w:rsidR="00FA3A58" w:rsidRDefault="001A1C9C" w:rsidP="001A1C9C">
      <w:pPr>
        <w:pStyle w:val="ListParagraph"/>
        <w:numPr>
          <w:ilvl w:val="0"/>
          <w:numId w:val="56"/>
        </w:numPr>
      </w:pPr>
      <w:r>
        <w:t>Trunk/</w:t>
      </w:r>
      <w:r>
        <w:tab/>
      </w:r>
      <w:r>
        <w:tab/>
      </w:r>
      <w:r>
        <w:tab/>
      </w:r>
      <w:r>
        <w:tab/>
      </w:r>
      <w:r>
        <w:tab/>
      </w:r>
      <w:r>
        <w:tab/>
      </w:r>
      <w:r>
        <w:tab/>
        <w:t>--the latest develop version</w:t>
      </w:r>
    </w:p>
    <w:p w:rsidR="001A1C9C" w:rsidRDefault="006E11DA" w:rsidP="006E11DA">
      <w:pPr>
        <w:pStyle w:val="Heading3"/>
      </w:pPr>
      <w:bookmarkStart w:id="603" w:name="_Toc395885224"/>
      <w:r>
        <w:t>1.2.2 BQS scripts export</w:t>
      </w:r>
      <w:bookmarkEnd w:id="603"/>
      <w:r w:rsidR="001A1C9C">
        <w:t xml:space="preserve"> </w:t>
      </w:r>
    </w:p>
    <w:p w:rsidR="001A1C9C" w:rsidRDefault="006E11DA" w:rsidP="00D6399A">
      <w:r>
        <w:t>To export BQS scripts we need to install SVN client first in your test machine. To check if your machine have installed SVN client just type “SVN help” in the command line console, if the console export the help information, it means the SVN client was installed. Contact your machine admin for SVN install if there is no SVN client on your machine.</w:t>
      </w:r>
    </w:p>
    <w:p w:rsidR="006E11DA" w:rsidRDefault="006E11DA" w:rsidP="00D6399A">
      <w:r>
        <w:t>Typing the following command line to export BQS scripts:</w:t>
      </w:r>
    </w:p>
    <w:p w:rsidR="006E11DA" w:rsidRDefault="006E11DA" w:rsidP="00D6399A">
      <w:pPr>
        <w:rPr>
          <w:b/>
          <w:i/>
        </w:rPr>
      </w:pPr>
      <w:r w:rsidRPr="006E11DA">
        <w:rPr>
          <w:b/>
          <w:i/>
        </w:rPr>
        <w:t xml:space="preserve">“svn export </w:t>
      </w:r>
      <w:r w:rsidRPr="00BF3F8B">
        <w:rPr>
          <w:b/>
          <w:i/>
        </w:rPr>
        <w:t>http://d25315/auto/bqs_scripts/release</w:t>
      </w:r>
      <w:r w:rsidRPr="006E11DA">
        <w:rPr>
          <w:b/>
          <w:i/>
        </w:rPr>
        <w:t>”</w:t>
      </w:r>
    </w:p>
    <w:p w:rsidR="006E11DA" w:rsidRDefault="006E11DA" w:rsidP="00D6399A">
      <w:r>
        <w:t>It is recommending to us</w:t>
      </w:r>
      <w:ins w:id="604" w:author="Jason Wang" w:date="2014-08-15T15:51:00Z">
        <w:r w:rsidR="0000052C">
          <w:t>e</w:t>
        </w:r>
      </w:ins>
      <w:r>
        <w:t xml:space="preserve"> the following command line to update the device support of the BQS scripts:</w:t>
      </w:r>
    </w:p>
    <w:p w:rsidR="006E11DA" w:rsidRDefault="006E11DA" w:rsidP="00D6399A">
      <w:pPr>
        <w:rPr>
          <w:b/>
          <w:i/>
        </w:rPr>
      </w:pPr>
      <w:r w:rsidRPr="00BF3F8B">
        <w:rPr>
          <w:b/>
          <w:i/>
        </w:rPr>
        <w:t xml:space="preserve">“python release/tools/generate_diamond_xml/generate_xml.py  &lt;diamond install path&gt; </w:t>
      </w:r>
      <w:r w:rsidR="00EC64F7">
        <w:rPr>
          <w:b/>
          <w:i/>
        </w:rPr>
        <w:t xml:space="preserve"> </w:t>
      </w:r>
      <w:r w:rsidRPr="00BF3F8B">
        <w:rPr>
          <w:b/>
          <w:i/>
        </w:rPr>
        <w:t>&lt;diamond bit&gt; trunk/conf”</w:t>
      </w:r>
    </w:p>
    <w:p w:rsidR="00947CCE" w:rsidRPr="00947CCE" w:rsidRDefault="00947CCE" w:rsidP="00D6399A">
      <w:r>
        <w:t xml:space="preserve">Available value for diamond bit will be: nt, nt64, lin, lin64 </w:t>
      </w:r>
    </w:p>
    <w:p w:rsidR="00B21B69" w:rsidRDefault="00B21B69" w:rsidP="00B21B69">
      <w:pPr>
        <w:pStyle w:val="Heading2"/>
      </w:pPr>
      <w:bookmarkStart w:id="605" w:name="_Toc395885225"/>
      <w:r>
        <w:t>1.</w:t>
      </w:r>
      <w:r w:rsidR="00C71A14">
        <w:t>3</w:t>
      </w:r>
      <w:r>
        <w:t xml:space="preserve"> BQS scripts history</w:t>
      </w:r>
      <w:bookmarkEnd w:id="605"/>
    </w:p>
    <w:p w:rsidR="00B21B69" w:rsidRDefault="00B21B69" w:rsidP="00B21B69">
      <w:r w:rsidRPr="00B21B69">
        <w:t>The original scripts come from benchmark test flow. The initial version was developed by Steven Song. After years updating by former benchmark group, the scripts contain more functions than before. It can do much more type</w:t>
      </w:r>
      <w:r w:rsidR="00D10D78">
        <w:t>s of</w:t>
      </w:r>
      <w:r w:rsidRPr="00B21B69">
        <w:t xml:space="preserve"> test flow, such as </w:t>
      </w:r>
      <w:r>
        <w:t>General</w:t>
      </w:r>
      <w:r w:rsidRPr="00B21B69">
        <w:t xml:space="preserve"> flow, command flow and more sweeping flow. It also has many tool scripts to scan, check and report the results.</w:t>
      </w:r>
    </w:p>
    <w:p w:rsidR="00D10D78" w:rsidRDefault="00D10D78" w:rsidP="00D10D78">
      <w:pPr>
        <w:pStyle w:val="Heading2"/>
      </w:pPr>
      <w:bookmarkStart w:id="606" w:name="_Toc395885226"/>
      <w:r>
        <w:t>1.</w:t>
      </w:r>
      <w:r w:rsidR="00C71A14">
        <w:t>4</w:t>
      </w:r>
      <w:r>
        <w:t xml:space="preserve"> BQS scripts developer team</w:t>
      </w:r>
      <w:bookmarkEnd w:id="606"/>
    </w:p>
    <w:p w:rsidR="00D10D78" w:rsidRDefault="00D10D78" w:rsidP="00D10D78">
      <w:r>
        <w:lastRenderedPageBreak/>
        <w:t xml:space="preserve">BQS scripts are a huge project, there are many engineers join this project to definition, coding, testing. Here is a list of main </w:t>
      </w:r>
      <w:r w:rsidR="00DB3FBD" w:rsidRPr="00DB3FBD">
        <w:t>participator</w:t>
      </w:r>
      <w:r w:rsidR="00DB3FBD">
        <w:t>s</w:t>
      </w:r>
      <w:r>
        <w:t>:</w:t>
      </w:r>
    </w:p>
    <w:p w:rsidR="00DB3FBD" w:rsidRDefault="00DB3FBD" w:rsidP="00DB3FBD">
      <w:pPr>
        <w:pStyle w:val="table"/>
      </w:pPr>
      <w:r>
        <w:t xml:space="preserve">Main </w:t>
      </w:r>
      <w:r w:rsidRPr="00DB3FBD">
        <w:t>participator</w:t>
      </w:r>
      <w:r>
        <w:t>s</w:t>
      </w:r>
    </w:p>
    <w:tbl>
      <w:tblPr>
        <w:tblW w:w="7953" w:type="dxa"/>
        <w:tblInd w:w="93" w:type="dxa"/>
        <w:tblLook w:val="04A0" w:firstRow="1" w:lastRow="0" w:firstColumn="1" w:lastColumn="0" w:noHBand="0" w:noVBand="1"/>
      </w:tblPr>
      <w:tblGrid>
        <w:gridCol w:w="1081"/>
        <w:gridCol w:w="4746"/>
        <w:gridCol w:w="2126"/>
      </w:tblGrid>
      <w:tr w:rsidR="00DB3FBD" w:rsidRPr="00DB3FBD" w:rsidTr="000A6FAB">
        <w:trPr>
          <w:trHeight w:val="315"/>
        </w:trPr>
        <w:tc>
          <w:tcPr>
            <w:tcW w:w="108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b/>
                <w:bCs/>
                <w:color w:val="000000"/>
              </w:rPr>
            </w:pPr>
            <w:r w:rsidRPr="00DB3FBD">
              <w:rPr>
                <w:rFonts w:ascii="Calibri" w:eastAsia="Times New Roman" w:hAnsi="Calibri" w:cs="Calibri"/>
                <w:b/>
                <w:bCs/>
                <w:color w:val="000000"/>
              </w:rPr>
              <w:t xml:space="preserve">Section </w:t>
            </w:r>
          </w:p>
        </w:tc>
        <w:tc>
          <w:tcPr>
            <w:tcW w:w="4746" w:type="dxa"/>
            <w:tcBorders>
              <w:top w:val="single" w:sz="8" w:space="0" w:color="auto"/>
              <w:left w:val="nil"/>
              <w:bottom w:val="single" w:sz="8"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b/>
                <w:bCs/>
                <w:color w:val="000000"/>
              </w:rPr>
            </w:pPr>
            <w:r w:rsidRPr="00DB3FBD">
              <w:rPr>
                <w:rFonts w:ascii="Calibri" w:eastAsia="Times New Roman" w:hAnsi="Calibri" w:cs="Calibri"/>
                <w:b/>
                <w:bCs/>
                <w:color w:val="000000"/>
              </w:rPr>
              <w:t>Name</w:t>
            </w:r>
          </w:p>
        </w:tc>
        <w:tc>
          <w:tcPr>
            <w:tcW w:w="2126" w:type="dxa"/>
            <w:tcBorders>
              <w:top w:val="single" w:sz="8" w:space="0" w:color="auto"/>
              <w:left w:val="nil"/>
              <w:bottom w:val="single" w:sz="8"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b/>
                <w:bCs/>
                <w:color w:val="000000"/>
              </w:rPr>
            </w:pPr>
            <w:r w:rsidRPr="00DB3FBD">
              <w:rPr>
                <w:rFonts w:ascii="Calibri" w:eastAsia="Times New Roman" w:hAnsi="Calibri" w:cs="Calibri"/>
                <w:b/>
                <w:bCs/>
                <w:color w:val="000000"/>
              </w:rPr>
              <w:t>Sub section</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definition</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Ping Chen &lt;Ping.Chen@latticesemi.com&gt;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Shawn Yan &lt;Shawn.Yan@latticesemi.com&gt;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Jason Wang &lt;Jason.Wang@latticesemi.com&gt;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Yibin Sun &lt;Sun.Yibin@latticesemi.com&gt;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coding</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Shawn Yan &lt;Shawn.Yan@latticesemi.com&gt;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Lattice main script</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Yu Zhao &lt;Yu.Zhao@latticesemi.com&gt;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application tools</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testing</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00052C">
            <w:pPr>
              <w:rPr>
                <w:rFonts w:ascii="Calibri" w:eastAsia="Times New Roman" w:hAnsi="Calibri" w:cs="Calibri"/>
                <w:color w:val="000000"/>
              </w:rPr>
            </w:pPr>
            <w:r w:rsidRPr="00DB3FBD">
              <w:rPr>
                <w:rFonts w:ascii="Calibri" w:eastAsia="Times New Roman" w:hAnsi="Calibri" w:cs="Calibri"/>
                <w:color w:val="000000"/>
              </w:rPr>
              <w:t xml:space="preserve">Bohong Chen </w:t>
            </w:r>
            <w:del w:id="607" w:author="Jason Wang" w:date="2014-08-15T15:53:00Z">
              <w:r w:rsidRPr="00DB3FBD" w:rsidDel="0000052C">
                <w:rPr>
                  <w:rFonts w:ascii="Calibri" w:eastAsia="Times New Roman" w:hAnsi="Calibri" w:cs="Calibri"/>
                  <w:color w:val="000000"/>
                </w:rPr>
                <w:delText>&lt;Bohong.Chen@latticesemi.com&gt;</w:delText>
              </w:r>
            </w:del>
            <w:ins w:id="608" w:author="Jason Wang" w:date="2014-08-15T15:54:00Z">
              <w:r w:rsidR="0000052C" w:rsidRPr="0000052C">
                <w:rPr>
                  <w:rFonts w:ascii="Calibri" w:eastAsia="Times New Roman" w:hAnsi="Calibri" w:cs="Calibri"/>
                  <w:color w:val="000000"/>
                </w:rPr>
                <w:t>dimission</w:t>
              </w:r>
            </w:ins>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Check flow</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Jeffrey Ye &lt;Jeffrey.Ye@latticesemi.com&gt;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Sweeping flow</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Strdom Fang &lt;Strdom.Fang@latticesemi.com&gt;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General flow</w:t>
            </w:r>
          </w:p>
        </w:tc>
      </w:tr>
      <w:tr w:rsidR="00DB3FBD" w:rsidRPr="00DB3FBD" w:rsidTr="000A6FAB">
        <w:trPr>
          <w:trHeight w:val="300"/>
        </w:trPr>
        <w:tc>
          <w:tcPr>
            <w:tcW w:w="1081" w:type="dxa"/>
            <w:tcBorders>
              <w:top w:val="nil"/>
              <w:left w:val="single" w:sz="8" w:space="0" w:color="auto"/>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4"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Peter Zhou &lt;Peter.Zhou@latticesemi.com&gt;</w:t>
            </w:r>
          </w:p>
        </w:tc>
        <w:tc>
          <w:tcPr>
            <w:tcW w:w="2126" w:type="dxa"/>
            <w:tcBorders>
              <w:top w:val="nil"/>
              <w:left w:val="nil"/>
              <w:bottom w:val="single" w:sz="4"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Simulation flow</w:t>
            </w:r>
          </w:p>
        </w:tc>
      </w:tr>
      <w:tr w:rsidR="00DB3FBD" w:rsidRPr="00DB3FBD" w:rsidTr="000A6FAB">
        <w:trPr>
          <w:trHeight w:val="315"/>
        </w:trPr>
        <w:tc>
          <w:tcPr>
            <w:tcW w:w="1081" w:type="dxa"/>
            <w:tcBorders>
              <w:top w:val="nil"/>
              <w:left w:val="single" w:sz="8" w:space="0" w:color="auto"/>
              <w:bottom w:val="single" w:sz="8"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 </w:t>
            </w:r>
          </w:p>
        </w:tc>
        <w:tc>
          <w:tcPr>
            <w:tcW w:w="4746" w:type="dxa"/>
            <w:tcBorders>
              <w:top w:val="nil"/>
              <w:left w:val="nil"/>
              <w:bottom w:val="single" w:sz="8" w:space="0" w:color="auto"/>
              <w:right w:val="single" w:sz="4"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Jason Wang &lt;Jason.Wang@latticesemi.com&gt;</w:t>
            </w:r>
          </w:p>
        </w:tc>
        <w:tc>
          <w:tcPr>
            <w:tcW w:w="2126" w:type="dxa"/>
            <w:tcBorders>
              <w:top w:val="nil"/>
              <w:left w:val="nil"/>
              <w:bottom w:val="single" w:sz="8" w:space="0" w:color="auto"/>
              <w:right w:val="single" w:sz="8" w:space="0" w:color="auto"/>
            </w:tcBorders>
            <w:shd w:val="clear" w:color="auto" w:fill="auto"/>
            <w:noWrap/>
            <w:vAlign w:val="bottom"/>
            <w:hideMark/>
          </w:tcPr>
          <w:p w:rsidR="00DB3FBD" w:rsidRPr="00DB3FBD" w:rsidRDefault="00DB3FBD" w:rsidP="00DB3FBD">
            <w:pPr>
              <w:rPr>
                <w:rFonts w:ascii="Calibri" w:eastAsia="Times New Roman" w:hAnsi="Calibri" w:cs="Calibri"/>
                <w:color w:val="000000"/>
              </w:rPr>
            </w:pPr>
            <w:r w:rsidRPr="00DB3FBD">
              <w:rPr>
                <w:rFonts w:ascii="Calibri" w:eastAsia="Times New Roman" w:hAnsi="Calibri" w:cs="Calibri"/>
                <w:color w:val="000000"/>
              </w:rPr>
              <w:t>Simulation flow</w:t>
            </w:r>
          </w:p>
        </w:tc>
      </w:tr>
    </w:tbl>
    <w:p w:rsidR="00D10D78" w:rsidRPr="00D10D78" w:rsidRDefault="00D10D78" w:rsidP="00D10D78"/>
    <w:p w:rsidR="008A70F8" w:rsidRDefault="008A70F8">
      <w:pPr>
        <w:spacing w:after="200" w:line="276" w:lineRule="auto"/>
      </w:pPr>
      <w:r>
        <w:br w:type="page"/>
      </w:r>
    </w:p>
    <w:p w:rsidR="00BA07F5" w:rsidRPr="00BA07F5" w:rsidRDefault="00BA07F5" w:rsidP="00BA07F5">
      <w:pPr>
        <w:pStyle w:val="Heading1"/>
      </w:pPr>
      <w:bookmarkStart w:id="609" w:name="_Toc395885227"/>
      <w:r w:rsidRPr="00BA07F5">
        <w:lastRenderedPageBreak/>
        <w:t>2 Fundamental Concepts</w:t>
      </w:r>
      <w:bookmarkEnd w:id="609"/>
    </w:p>
    <w:p w:rsidR="00BA07F5" w:rsidRDefault="00BA07F5" w:rsidP="00BA07F5">
      <w:pPr>
        <w:pStyle w:val="Heading2"/>
      </w:pPr>
      <w:bookmarkStart w:id="610" w:name="_2.1_Scripts_directory"/>
      <w:bookmarkStart w:id="611" w:name="_Toc395885228"/>
      <w:bookmarkEnd w:id="610"/>
      <w:r>
        <w:t>2.1 Scripts directory structure</w:t>
      </w:r>
      <w:bookmarkEnd w:id="611"/>
    </w:p>
    <w:p w:rsidR="00BA07F5" w:rsidRDefault="005C6ACB" w:rsidP="00BA07F5">
      <w:r>
        <w:t>BQS scripts are the collection of main scripts and application tools. The structure of BQS scripts will like the following:</w:t>
      </w:r>
    </w:p>
    <w:p w:rsidR="005C6ACB" w:rsidRDefault="005C6ACB" w:rsidP="00BA07F5">
      <w:r>
        <w:t>./BQS_scripts</w:t>
      </w:r>
      <w:r>
        <w:tab/>
      </w:r>
      <w:r>
        <w:tab/>
      </w:r>
      <w:r>
        <w:tab/>
      </w:r>
      <w:r>
        <w:tab/>
      </w:r>
      <w:r>
        <w:tab/>
      </w:r>
      <w:r>
        <w:tab/>
      </w:r>
      <w:r>
        <w:tab/>
      </w:r>
      <w:r>
        <w:tab/>
      </w:r>
      <w:r>
        <w:tab/>
        <w:t>--top folder name</w:t>
      </w:r>
      <w:r w:rsidR="00D9148F">
        <w:t xml:space="preserve"> (sometimes use trunk)</w:t>
      </w:r>
    </w:p>
    <w:p w:rsidR="005C6ACB" w:rsidRDefault="005C6ACB" w:rsidP="00BA07F5">
      <w:r>
        <w:tab/>
        <w:t>./bin</w:t>
      </w:r>
      <w:r>
        <w:tab/>
      </w:r>
      <w:r>
        <w:tab/>
      </w:r>
      <w:r>
        <w:tab/>
      </w:r>
      <w:r>
        <w:tab/>
      </w:r>
      <w:r>
        <w:tab/>
      </w:r>
      <w:r>
        <w:tab/>
      </w:r>
      <w:r>
        <w:tab/>
      </w:r>
      <w:r>
        <w:tab/>
      </w:r>
      <w:r>
        <w:tab/>
        <w:t>--main scripts folder</w:t>
      </w:r>
    </w:p>
    <w:p w:rsidR="005C6ACB" w:rsidRDefault="005C6ACB" w:rsidP="00BA07F5">
      <w:r>
        <w:tab/>
      </w:r>
      <w:r>
        <w:tab/>
        <w:t>Run_lattice.py</w:t>
      </w:r>
      <w:r>
        <w:tab/>
      </w:r>
      <w:r>
        <w:tab/>
      </w:r>
      <w:r>
        <w:tab/>
      </w:r>
      <w:r>
        <w:tab/>
      </w:r>
      <w:r>
        <w:tab/>
      </w:r>
      <w:r>
        <w:tab/>
        <w:t>--main script for Lattice</w:t>
      </w:r>
    </w:p>
    <w:p w:rsidR="005C6ACB" w:rsidRDefault="005C6ACB" w:rsidP="00BA07F5">
      <w:r>
        <w:tab/>
      </w:r>
      <w:r>
        <w:tab/>
        <w:t>./xlib</w:t>
      </w:r>
      <w:r>
        <w:tab/>
      </w:r>
      <w:r>
        <w:tab/>
      </w:r>
      <w:r>
        <w:tab/>
      </w:r>
      <w:r>
        <w:tab/>
      </w:r>
      <w:r>
        <w:tab/>
      </w:r>
      <w:r>
        <w:tab/>
      </w:r>
      <w:r>
        <w:tab/>
      </w:r>
      <w:r>
        <w:tab/>
        <w:t>--public library for all vendor</w:t>
      </w:r>
    </w:p>
    <w:p w:rsidR="005C6ACB" w:rsidRDefault="005C6ACB" w:rsidP="00BA07F5">
      <w:r>
        <w:tab/>
      </w:r>
      <w:r>
        <w:tab/>
        <w:t>…</w:t>
      </w:r>
      <w:r>
        <w:tab/>
      </w:r>
      <w:r>
        <w:tab/>
      </w:r>
      <w:r>
        <w:tab/>
      </w:r>
      <w:r>
        <w:tab/>
      </w:r>
      <w:r>
        <w:tab/>
      </w:r>
      <w:r>
        <w:tab/>
      </w:r>
      <w:r>
        <w:tab/>
      </w:r>
      <w:r>
        <w:tab/>
      </w:r>
      <w:r>
        <w:tab/>
        <w:t>--will add more main scripts in the future</w:t>
      </w:r>
    </w:p>
    <w:p w:rsidR="005C6ACB" w:rsidRDefault="005C6ACB" w:rsidP="00BA07F5">
      <w:r>
        <w:tab/>
        <w:t>./conf</w:t>
      </w:r>
      <w:r>
        <w:tab/>
      </w:r>
      <w:r>
        <w:tab/>
      </w:r>
      <w:r>
        <w:tab/>
      </w:r>
      <w:r>
        <w:tab/>
      </w:r>
      <w:r>
        <w:tab/>
      </w:r>
      <w:r>
        <w:tab/>
      </w:r>
      <w:r>
        <w:tab/>
      </w:r>
      <w:r>
        <w:tab/>
      </w:r>
      <w:r>
        <w:tab/>
        <w:t xml:space="preserve">--configure </w:t>
      </w:r>
      <w:r w:rsidR="00714825">
        <w:t>information located here</w:t>
      </w:r>
    </w:p>
    <w:p w:rsidR="005C6ACB" w:rsidRDefault="005C6ACB" w:rsidP="00BA07F5">
      <w:r>
        <w:tab/>
      </w:r>
      <w:r>
        <w:tab/>
        <w:t>./sim</w:t>
      </w:r>
      <w:r>
        <w:tab/>
      </w:r>
      <w:r>
        <w:tab/>
      </w:r>
      <w:r>
        <w:tab/>
      </w:r>
      <w:r>
        <w:tab/>
      </w:r>
      <w:r>
        <w:tab/>
      </w:r>
      <w:r>
        <w:tab/>
      </w:r>
      <w:r>
        <w:tab/>
      </w:r>
      <w:r>
        <w:tab/>
        <w:t>--default setting for simulation</w:t>
      </w:r>
    </w:p>
    <w:p w:rsidR="005C6ACB" w:rsidRDefault="005C6ACB" w:rsidP="00BA07F5">
      <w:r>
        <w:tab/>
      </w:r>
      <w:r>
        <w:tab/>
        <w:t>./synthesis</w:t>
      </w:r>
      <w:r>
        <w:tab/>
      </w:r>
      <w:r>
        <w:tab/>
      </w:r>
      <w:r>
        <w:tab/>
      </w:r>
      <w:r>
        <w:tab/>
      </w:r>
      <w:r>
        <w:tab/>
      </w:r>
      <w:r>
        <w:tab/>
      </w:r>
      <w:r>
        <w:tab/>
        <w:t>--default synthesis setting</w:t>
      </w:r>
    </w:p>
    <w:p w:rsidR="005C6ACB" w:rsidRDefault="005C6ACB" w:rsidP="00BA07F5">
      <w:r>
        <w:tab/>
      </w:r>
      <w:r>
        <w:tab/>
        <w:t>Default.ini</w:t>
      </w:r>
      <w:r>
        <w:tab/>
      </w:r>
      <w:r>
        <w:tab/>
      </w:r>
      <w:r>
        <w:tab/>
      </w:r>
      <w:r>
        <w:tab/>
      </w:r>
      <w:r>
        <w:tab/>
      </w:r>
      <w:r>
        <w:tab/>
      </w:r>
      <w:r>
        <w:tab/>
        <w:t>--default configure for main script</w:t>
      </w:r>
    </w:p>
    <w:p w:rsidR="005C6ACB" w:rsidRDefault="005C6ACB" w:rsidP="00BA07F5">
      <w:r>
        <w:tab/>
      </w:r>
      <w:r>
        <w:tab/>
        <w:t>DiamondDevFile.xml</w:t>
      </w:r>
      <w:r>
        <w:tab/>
      </w:r>
      <w:r>
        <w:tab/>
      </w:r>
      <w:r>
        <w:tab/>
      </w:r>
      <w:r>
        <w:tab/>
      </w:r>
      <w:r>
        <w:tab/>
        <w:t>--default Lattice device list</w:t>
      </w:r>
    </w:p>
    <w:p w:rsidR="005C6ACB" w:rsidRDefault="005C6ACB" w:rsidP="00BA07F5">
      <w:r>
        <w:tab/>
        <w:t>./tools</w:t>
      </w:r>
      <w:r>
        <w:tab/>
      </w:r>
      <w:r>
        <w:tab/>
      </w:r>
      <w:r>
        <w:tab/>
      </w:r>
      <w:r>
        <w:tab/>
      </w:r>
      <w:r>
        <w:tab/>
      </w:r>
      <w:r>
        <w:tab/>
      </w:r>
      <w:r>
        <w:tab/>
      </w:r>
      <w:r>
        <w:tab/>
      </w:r>
      <w:r w:rsidR="00714825">
        <w:tab/>
      </w:r>
      <w:r>
        <w:t>--application tools located here</w:t>
      </w:r>
    </w:p>
    <w:p w:rsidR="00714825" w:rsidRDefault="00714825" w:rsidP="00BA07F5">
      <w:r>
        <w:tab/>
      </w:r>
      <w:r>
        <w:tab/>
        <w:t>./autoLSE</w:t>
      </w:r>
      <w:r>
        <w:tab/>
      </w:r>
      <w:r>
        <w:tab/>
      </w:r>
      <w:r>
        <w:tab/>
      </w:r>
      <w:r>
        <w:tab/>
      </w:r>
      <w:r>
        <w:tab/>
      </w:r>
      <w:r>
        <w:tab/>
      </w:r>
      <w:r>
        <w:tab/>
        <w:t>--tools for LSE run</w:t>
      </w:r>
    </w:p>
    <w:p w:rsidR="00714825" w:rsidRDefault="00714825" w:rsidP="00BA07F5">
      <w:r>
        <w:tab/>
      </w:r>
      <w:r>
        <w:tab/>
        <w:t>./scan_report</w:t>
      </w:r>
      <w:r>
        <w:tab/>
      </w:r>
      <w:r>
        <w:tab/>
      </w:r>
      <w:r>
        <w:tab/>
      </w:r>
      <w:r>
        <w:tab/>
      </w:r>
      <w:r>
        <w:tab/>
      </w:r>
      <w:r>
        <w:tab/>
      </w:r>
      <w:r>
        <w:tab/>
        <w:t>--tools for report scan</w:t>
      </w:r>
    </w:p>
    <w:p w:rsidR="00714825" w:rsidRDefault="00714825" w:rsidP="00BA07F5">
      <w:r>
        <w:tab/>
      </w:r>
      <w:r>
        <w:tab/>
        <w:t>…</w:t>
      </w:r>
      <w:r>
        <w:tab/>
      </w:r>
      <w:r>
        <w:tab/>
      </w:r>
      <w:r>
        <w:tab/>
      </w:r>
      <w:r>
        <w:tab/>
      </w:r>
      <w:r>
        <w:tab/>
      </w:r>
      <w:r>
        <w:tab/>
      </w:r>
      <w:r>
        <w:tab/>
      </w:r>
      <w:r>
        <w:tab/>
      </w:r>
      <w:r>
        <w:tab/>
        <w:t>--some other tools here</w:t>
      </w:r>
    </w:p>
    <w:p w:rsidR="00E70E51" w:rsidRDefault="00E70E51" w:rsidP="00BA07F5">
      <w:r>
        <w:tab/>
        <w:t>./docs</w:t>
      </w:r>
    </w:p>
    <w:p w:rsidR="00E70E51" w:rsidRDefault="00E70E51" w:rsidP="00BA07F5">
      <w:r>
        <w:tab/>
      </w:r>
      <w:r>
        <w:tab/>
        <w:t>./</w:t>
      </w:r>
      <w:r w:rsidRPr="00E70E51">
        <w:t xml:space="preserve"> BQS_script_usage_model.docx</w:t>
      </w:r>
      <w:r>
        <w:tab/>
      </w:r>
      <w:r>
        <w:tab/>
        <w:t>--documents for scripts usage</w:t>
      </w:r>
    </w:p>
    <w:p w:rsidR="00E70E51" w:rsidRDefault="00E70E51" w:rsidP="00BA07F5">
      <w:r>
        <w:tab/>
      </w:r>
      <w:r>
        <w:tab/>
        <w:t>…</w:t>
      </w:r>
    </w:p>
    <w:p w:rsidR="00714825" w:rsidRDefault="00714825" w:rsidP="00BA07F5">
      <w:r>
        <w:tab/>
        <w:t>CHANGES</w:t>
      </w:r>
      <w:r>
        <w:tab/>
      </w:r>
      <w:r>
        <w:tab/>
      </w:r>
      <w:r>
        <w:tab/>
      </w:r>
      <w:r>
        <w:tab/>
      </w:r>
      <w:r>
        <w:tab/>
      </w:r>
      <w:r>
        <w:tab/>
      </w:r>
      <w:r>
        <w:tab/>
      </w:r>
      <w:r>
        <w:tab/>
        <w:t>--revision change log file</w:t>
      </w:r>
    </w:p>
    <w:p w:rsidR="002C1F3C" w:rsidRDefault="002C1F3C" w:rsidP="002C1F3C">
      <w:pPr>
        <w:pStyle w:val="Heading2"/>
      </w:pPr>
      <w:bookmarkStart w:id="612" w:name="_Toc395885229"/>
      <w:r>
        <w:t>2.2 Lattice main script structure</w:t>
      </w:r>
      <w:bookmarkEnd w:id="612"/>
    </w:p>
    <w:p w:rsidR="00E7634E" w:rsidRDefault="00E7634E" w:rsidP="00E7634E">
      <w:pPr>
        <w:pStyle w:val="Heading3"/>
      </w:pPr>
      <w:bookmarkStart w:id="613" w:name="_2.2.1_Main_script"/>
      <w:bookmarkStart w:id="614" w:name="_Toc395885230"/>
      <w:bookmarkEnd w:id="613"/>
      <w:r w:rsidRPr="00E7634E">
        <w:t>2.2.1 Main script total structure</w:t>
      </w:r>
      <w:bookmarkEnd w:id="614"/>
    </w:p>
    <w:p w:rsidR="00E7634E" w:rsidRDefault="00996A8D" w:rsidP="00E7634E">
      <w:r>
        <w:t xml:space="preserve">Lattice main script is test case </w:t>
      </w:r>
      <w:r w:rsidRPr="00996A8D">
        <w:t>oriented</w:t>
      </w:r>
      <w:r>
        <w:t xml:space="preserve">. </w:t>
      </w:r>
      <w:r w:rsidR="00E7634E">
        <w:t>Script will run a design case step by step: get design entry, run implement flow, run simulation flow and finally run check and report flow.</w:t>
      </w:r>
    </w:p>
    <w:p w:rsidR="00E7634E" w:rsidRDefault="00E7634E" w:rsidP="00E7634E">
      <w:r>
        <w:t>Here is a top level flow chart for script work flow.</w:t>
      </w:r>
    </w:p>
    <w:p w:rsidR="00E7634E" w:rsidRDefault="00E7634E" w:rsidP="00E7634E">
      <w:pPr>
        <w:jc w:val="center"/>
      </w:pPr>
      <w:r>
        <w:object w:dxaOrig="1076" w:dyaOrig="29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245.25pt" o:ole="">
            <v:imagedata r:id="rId7" o:title=""/>
          </v:shape>
          <o:OLEObject Type="Embed" ProgID="Visio.Drawing.11" ShapeID="_x0000_i1025" DrawAspect="Content" ObjectID="_1664801919" r:id="rId8"/>
        </w:object>
      </w:r>
    </w:p>
    <w:p w:rsidR="00E7634E" w:rsidRPr="009620A6" w:rsidRDefault="00E7634E" w:rsidP="00E7634E">
      <w:pPr>
        <w:pStyle w:val="figure"/>
      </w:pPr>
      <w:r>
        <w:lastRenderedPageBreak/>
        <w:t>Script work flow</w:t>
      </w:r>
    </w:p>
    <w:p w:rsidR="002C1F3C" w:rsidRDefault="00E7634E" w:rsidP="00E7634E">
      <w:pPr>
        <w:pStyle w:val="Heading3"/>
      </w:pPr>
      <w:bookmarkStart w:id="615" w:name="_Toc395885231"/>
      <w:r>
        <w:t>2.2.2 Design entry structure</w:t>
      </w:r>
      <w:bookmarkEnd w:id="615"/>
    </w:p>
    <w:p w:rsidR="00E7634E" w:rsidRDefault="00825B48" w:rsidP="00E7634E">
      <w:r>
        <w:t>Lattice main s</w:t>
      </w:r>
      <w:r w:rsidR="00E7634E">
        <w:t>cript will scan the test case to find the design entry. With the different information in test case, script will pass down into different implement</w:t>
      </w:r>
      <w:r w:rsidR="00707F02">
        <w:t>ation</w:t>
      </w:r>
      <w:r w:rsidR="00E7634E">
        <w:t xml:space="preserve"> flow. Here are the scan rules for making a decision.</w:t>
      </w:r>
    </w:p>
    <w:p w:rsidR="00E7634E" w:rsidRDefault="00E7634E" w:rsidP="00E7634E">
      <w:pPr>
        <w:pStyle w:val="ListParagraph"/>
        <w:numPr>
          <w:ilvl w:val="0"/>
          <w:numId w:val="2"/>
        </w:numPr>
        <w:rPr>
          <w:ins w:id="616" w:author="Shawn Yan" w:date="2020-10-21T16:02:00Z"/>
        </w:rPr>
      </w:pPr>
      <w:r>
        <w:t xml:space="preserve">Scan case folder </w:t>
      </w:r>
      <w:r w:rsidR="00A5050A">
        <w:t>to search</w:t>
      </w:r>
      <w:r>
        <w:t xml:space="preserve"> a file with name like xx.info</w:t>
      </w:r>
      <w:ins w:id="617" w:author="Shawn Yan" w:date="2020-10-21T16:11:00Z">
        <w:r w:rsidR="007501EC">
          <w:t xml:space="preserve"> ([qa]:cmd_file=xx can be used as item 2);</w:t>
        </w:r>
      </w:ins>
    </w:p>
    <w:p w:rsidR="00EF37BE" w:rsidRDefault="00EF37BE" w:rsidP="00EF37BE">
      <w:pPr>
        <w:pStyle w:val="ListParagraph"/>
        <w:numPr>
          <w:ilvl w:val="0"/>
          <w:numId w:val="2"/>
        </w:numPr>
      </w:pPr>
      <w:ins w:id="618" w:author="Shawn Yan" w:date="2020-10-21T16:02:00Z">
        <w:r>
          <w:t xml:space="preserve">Try to search file named like run + </w:t>
        </w:r>
      </w:ins>
      <w:ins w:id="619" w:author="Shawn Yan" w:date="2020-10-21T16:03:00Z">
        <w:r w:rsidRPr="00EF37BE">
          <w:t>+ (".sh", ".csh", ".bat", ".cmd", ".py", ".pl")</w:t>
        </w:r>
        <w:r>
          <w:t xml:space="preserve">, if found, run cmd_file flow (will execute check flow ONLY </w:t>
        </w:r>
      </w:ins>
      <w:ins w:id="620" w:author="Shawn Yan" w:date="2020-10-21T16:04:00Z">
        <w:r>
          <w:t>–</w:t>
        </w:r>
      </w:ins>
      <w:ins w:id="621" w:author="Shawn Yan" w:date="2020-10-21T16:03:00Z">
        <w:r>
          <w:t>check-conf xx is specified in command line)</w:t>
        </w:r>
        <w:r w:rsidR="007501EC">
          <w:t>;</w:t>
        </w:r>
      </w:ins>
      <w:bookmarkStart w:id="622" w:name="_GoBack"/>
      <w:bookmarkEnd w:id="622"/>
    </w:p>
    <w:p w:rsidR="00E7634E" w:rsidRDefault="00E7634E" w:rsidP="00E7634E">
      <w:pPr>
        <w:pStyle w:val="ListParagraph"/>
        <w:numPr>
          <w:ilvl w:val="0"/>
          <w:numId w:val="2"/>
        </w:numPr>
      </w:pPr>
      <w:r>
        <w:t>Scan xx.info file for LDF file information.</w:t>
      </w:r>
    </w:p>
    <w:p w:rsidR="00A536FB" w:rsidRDefault="00A536FB" w:rsidP="00E7634E">
      <w:pPr>
        <w:pStyle w:val="ListParagraph"/>
        <w:numPr>
          <w:ilvl w:val="0"/>
          <w:numId w:val="2"/>
        </w:numPr>
      </w:pPr>
      <w:r>
        <w:t>Scan xx.info file for key word “cmd_flow”</w:t>
      </w:r>
    </w:p>
    <w:p w:rsidR="00E7634E" w:rsidRDefault="00E7634E" w:rsidP="00E7634E">
      <w:r>
        <w:t>Here is a flow chart for script running in this process:</w:t>
      </w:r>
    </w:p>
    <w:p w:rsidR="00E7634E" w:rsidRDefault="00E7634E" w:rsidP="000A549D">
      <w:pPr>
        <w:pStyle w:val="figure"/>
        <w:numPr>
          <w:ilvl w:val="0"/>
          <w:numId w:val="0"/>
        </w:numPr>
        <w:ind w:left="360"/>
      </w:pPr>
      <w:r>
        <w:object w:dxaOrig="7596" w:dyaOrig="7794">
          <v:shape id="_x0000_i1026" type="#_x0000_t75" style="width:380.25pt;height:390pt" o:ole="">
            <v:imagedata r:id="rId9" o:title=""/>
          </v:shape>
          <o:OLEObject Type="Embed" ProgID="Visio.Drawing.11" ShapeID="_x0000_i1026" DrawAspect="Content" ObjectID="_1664801920" r:id="rId10"/>
        </w:object>
      </w:r>
    </w:p>
    <w:p w:rsidR="00E7634E" w:rsidRDefault="00E7634E" w:rsidP="00E7634E">
      <w:pPr>
        <w:pStyle w:val="figure"/>
      </w:pPr>
      <w:r>
        <w:t>Entry work flow</w:t>
      </w:r>
    </w:p>
    <w:p w:rsidR="00E7634E" w:rsidRPr="0023574F" w:rsidRDefault="00E7634E" w:rsidP="00E7634E">
      <w:r>
        <w:t>*NOTE:</w:t>
      </w:r>
    </w:p>
    <w:p w:rsidR="00E7634E" w:rsidRDefault="00E7634E" w:rsidP="00E7634E">
      <w:pPr>
        <w:pStyle w:val="ListParagraph"/>
        <w:numPr>
          <w:ilvl w:val="0"/>
          <w:numId w:val="3"/>
        </w:numPr>
      </w:pPr>
      <w:r>
        <w:t>TCL work flow:</w:t>
      </w:r>
    </w:p>
    <w:p w:rsidR="00E7634E" w:rsidRDefault="00E7634E" w:rsidP="00E7634E">
      <w:pPr>
        <w:pStyle w:val="ListParagraph"/>
      </w:pPr>
      <w:r>
        <w:t xml:space="preserve">Test case have a project file (which also can be rebuild from RTL/EDF files), script will run like Diamond GUI flow (open project, </w:t>
      </w:r>
      <w:r w:rsidR="00FA49A5">
        <w:t xml:space="preserve">set project, </w:t>
      </w:r>
      <w:r>
        <w:t>run implement, run simulation…).</w:t>
      </w:r>
    </w:p>
    <w:p w:rsidR="00E7634E" w:rsidRDefault="00E7634E" w:rsidP="00E7634E">
      <w:pPr>
        <w:pStyle w:val="ListParagraph"/>
        <w:numPr>
          <w:ilvl w:val="0"/>
          <w:numId w:val="3"/>
        </w:numPr>
      </w:pPr>
      <w:r>
        <w:t>CMD work flow:</w:t>
      </w:r>
    </w:p>
    <w:p w:rsidR="00E7634E" w:rsidRPr="0023574F" w:rsidRDefault="00E7634E" w:rsidP="00E7634E">
      <w:pPr>
        <w:pStyle w:val="ListParagraph"/>
      </w:pPr>
      <w:r>
        <w:lastRenderedPageBreak/>
        <w:t xml:space="preserve">Test case doesn’t have </w:t>
      </w:r>
      <w:r w:rsidR="00292B4D">
        <w:t xml:space="preserve">a </w:t>
      </w:r>
      <w:r>
        <w:t>project file, script will run in command line flow (use input files to run foundry commands defined in “cmd_flow” section, such as: map, par).</w:t>
      </w:r>
    </w:p>
    <w:p w:rsidR="00E7634E" w:rsidRDefault="00333794" w:rsidP="00333794">
      <w:pPr>
        <w:pStyle w:val="Heading3"/>
      </w:pPr>
      <w:bookmarkStart w:id="623" w:name="_Toc395885232"/>
      <w:r>
        <w:t>2.2.3 Implementation structure</w:t>
      </w:r>
      <w:bookmarkEnd w:id="623"/>
    </w:p>
    <w:p w:rsidR="00333794" w:rsidRDefault="00333794" w:rsidP="00333794">
      <w:r>
        <w:t>Implement flow will run the test case according the flow steps defined by info file or external options. Since we have two different design entries, so implement will be a little differen</w:t>
      </w:r>
      <w:r w:rsidR="00292B4D">
        <w:t>ce</w:t>
      </w:r>
      <w:r>
        <w:t xml:space="preserve"> from each other.</w:t>
      </w:r>
    </w:p>
    <w:p w:rsidR="00333794" w:rsidRDefault="00333794" w:rsidP="00333794">
      <w:pPr>
        <w:pStyle w:val="Heading4"/>
      </w:pPr>
      <w:r>
        <w:t>2.2.3.1 Implement flow for TCL flow</w:t>
      </w:r>
    </w:p>
    <w:p w:rsidR="00333794" w:rsidRDefault="00333794" w:rsidP="00333794">
      <w:r>
        <w:t>TCL flow will support the following option:</w:t>
      </w:r>
    </w:p>
    <w:p w:rsidR="00333794" w:rsidRDefault="00333794" w:rsidP="00333794">
      <w:pPr>
        <w:pStyle w:val="ListParagraph"/>
        <w:numPr>
          <w:ilvl w:val="0"/>
          <w:numId w:val="4"/>
        </w:numPr>
      </w:pPr>
      <w:r>
        <w:t>Device-kit: user can change project device info</w:t>
      </w:r>
    </w:p>
    <w:p w:rsidR="00333794" w:rsidRDefault="00333794" w:rsidP="00333794">
      <w:pPr>
        <w:pStyle w:val="ListParagraph"/>
        <w:numPr>
          <w:ilvl w:val="0"/>
          <w:numId w:val="4"/>
        </w:numPr>
      </w:pPr>
      <w:r>
        <w:t>No-scuba: user can disable update scuba command line in project files</w:t>
      </w:r>
    </w:p>
    <w:p w:rsidR="00333794" w:rsidRDefault="00333794" w:rsidP="00333794">
      <w:pPr>
        <w:pStyle w:val="ListParagraph"/>
        <w:numPr>
          <w:ilvl w:val="0"/>
          <w:numId w:val="4"/>
        </w:numPr>
      </w:pPr>
      <w:r>
        <w:t>Strategy update: user can update strategy setting</w:t>
      </w:r>
    </w:p>
    <w:p w:rsidR="00333794" w:rsidRDefault="00333794" w:rsidP="00333794">
      <w:pPr>
        <w:pStyle w:val="ListParagraph"/>
        <w:numPr>
          <w:ilvl w:val="0"/>
          <w:numId w:val="4"/>
        </w:numPr>
      </w:pPr>
      <w:r>
        <w:t xml:space="preserve">Run process: user can specific a run process (run map, run par, run par trce … ) </w:t>
      </w:r>
    </w:p>
    <w:p w:rsidR="00333794" w:rsidRDefault="00333794" w:rsidP="00333794">
      <w:pPr>
        <w:pStyle w:val="ListParagraph"/>
        <w:numPr>
          <w:ilvl w:val="0"/>
          <w:numId w:val="4"/>
        </w:numPr>
      </w:pPr>
      <w:r>
        <w:t>Sweeping: user can run sweeping flow</w:t>
      </w:r>
    </w:p>
    <w:p w:rsidR="00333794" w:rsidRDefault="00333794" w:rsidP="00333794">
      <w:pPr>
        <w:pStyle w:val="ListParagraph"/>
        <w:numPr>
          <w:ilvl w:val="0"/>
          <w:numId w:val="4"/>
        </w:numPr>
      </w:pPr>
      <w:r>
        <w:t>Multi-seed: user can run multi-seed flow</w:t>
      </w:r>
    </w:p>
    <w:p w:rsidR="00292B4D" w:rsidRDefault="000D4861" w:rsidP="00292B4D">
      <w:pPr>
        <w:ind w:left="360"/>
      </w:pPr>
      <w:r>
        <w:t xml:space="preserve">*NOTE: for total support options </w:t>
      </w:r>
      <w:r w:rsidR="00E216A7" w:rsidRPr="00E216A7">
        <w:t xml:space="preserve">see </w:t>
      </w:r>
      <w:hyperlink w:anchor="_8.1_Lattice_main" w:history="1">
        <w:r w:rsidR="00E216A7" w:rsidRPr="00E216A7">
          <w:rPr>
            <w:rStyle w:val="Hyperlink"/>
          </w:rPr>
          <w:t xml:space="preserve">chapter </w:t>
        </w:r>
        <w:r w:rsidRPr="00E216A7">
          <w:rPr>
            <w:rStyle w:val="Hyperlink"/>
          </w:rPr>
          <w:t>8.1</w:t>
        </w:r>
      </w:hyperlink>
    </w:p>
    <w:p w:rsidR="00333794" w:rsidRDefault="00333794" w:rsidP="00333794">
      <w:r>
        <w:t>Here is a flow chart for TCL flow:</w:t>
      </w:r>
    </w:p>
    <w:p w:rsidR="00333794" w:rsidRDefault="00333794" w:rsidP="000A549D">
      <w:pPr>
        <w:pStyle w:val="figure"/>
        <w:numPr>
          <w:ilvl w:val="0"/>
          <w:numId w:val="0"/>
        </w:numPr>
        <w:ind w:left="360"/>
      </w:pPr>
      <w:r>
        <w:object w:dxaOrig="5541" w:dyaOrig="8549">
          <v:shape id="_x0000_i1027" type="#_x0000_t75" style="width:278.25pt;height:427.5pt" o:ole="">
            <v:imagedata r:id="rId11" o:title=""/>
          </v:shape>
          <o:OLEObject Type="Embed" ProgID="Visio.Drawing.11" ShapeID="_x0000_i1027" DrawAspect="Content" ObjectID="_1664801921" r:id="rId12"/>
        </w:object>
      </w:r>
    </w:p>
    <w:p w:rsidR="00333794" w:rsidRDefault="00333794" w:rsidP="00333794">
      <w:pPr>
        <w:pStyle w:val="figure"/>
      </w:pPr>
      <w:r>
        <w:t>TCL work flow</w:t>
      </w:r>
    </w:p>
    <w:p w:rsidR="00333794" w:rsidRPr="0097241C" w:rsidRDefault="00333794" w:rsidP="00333794">
      <w:r>
        <w:t>*NOTE: Implement prepare: will be creating work path, design information collection.</w:t>
      </w:r>
    </w:p>
    <w:p w:rsidR="00333794" w:rsidRDefault="00333794" w:rsidP="00333794">
      <w:pPr>
        <w:pStyle w:val="Heading4"/>
      </w:pPr>
      <w:r>
        <w:t>2.2.3.2 Implement flow for CMD flow</w:t>
      </w:r>
    </w:p>
    <w:p w:rsidR="00333794" w:rsidRDefault="00333794" w:rsidP="00333794">
      <w:r>
        <w:t>CMD flow is for standalone command line support, with this flow support, user can run PAR command line with MAP NCD file and PRF file. CMD flow will support the following options and flow.</w:t>
      </w:r>
    </w:p>
    <w:p w:rsidR="00333794" w:rsidRDefault="00333794" w:rsidP="00333794">
      <w:pPr>
        <w:pStyle w:val="ListParagraph"/>
        <w:numPr>
          <w:ilvl w:val="0"/>
          <w:numId w:val="5"/>
        </w:numPr>
      </w:pPr>
      <w:r>
        <w:t xml:space="preserve">Run process: user can specific a run process (run map, run par, run par trce … ) </w:t>
      </w:r>
    </w:p>
    <w:p w:rsidR="00333794" w:rsidRDefault="00333794" w:rsidP="00333794">
      <w:pPr>
        <w:pStyle w:val="ListParagraph"/>
        <w:numPr>
          <w:ilvl w:val="0"/>
          <w:numId w:val="5"/>
        </w:numPr>
      </w:pPr>
      <w:r>
        <w:t>Run process(engine) with specific command line</w:t>
      </w:r>
    </w:p>
    <w:p w:rsidR="00333794" w:rsidRDefault="00333794" w:rsidP="00333794">
      <w:pPr>
        <w:pStyle w:val="ListParagraph"/>
        <w:numPr>
          <w:ilvl w:val="0"/>
          <w:numId w:val="5"/>
        </w:numPr>
      </w:pPr>
      <w:r>
        <w:t>Sweeping: user can run sweeping flow(not support now)</w:t>
      </w:r>
    </w:p>
    <w:p w:rsidR="00333794" w:rsidRDefault="00333794" w:rsidP="00333794">
      <w:pPr>
        <w:pStyle w:val="ListParagraph"/>
        <w:numPr>
          <w:ilvl w:val="0"/>
          <w:numId w:val="5"/>
        </w:numPr>
      </w:pPr>
      <w:r>
        <w:t>Multi-seed: user can run multi-seed flow(not support now)</w:t>
      </w:r>
    </w:p>
    <w:p w:rsidR="00333794" w:rsidRDefault="00333794" w:rsidP="00333794">
      <w:r>
        <w:t>Here is a flow chart for CMD flow.</w:t>
      </w:r>
    </w:p>
    <w:p w:rsidR="00333794" w:rsidRDefault="00333794" w:rsidP="000A549D">
      <w:pPr>
        <w:pStyle w:val="figure"/>
        <w:numPr>
          <w:ilvl w:val="0"/>
          <w:numId w:val="0"/>
        </w:numPr>
        <w:ind w:left="360"/>
      </w:pPr>
      <w:r>
        <w:object w:dxaOrig="5470" w:dyaOrig="7713">
          <v:shape id="_x0000_i1028" type="#_x0000_t75" style="width:273.75pt;height:386.25pt" o:ole="">
            <v:imagedata r:id="rId13" o:title=""/>
          </v:shape>
          <o:OLEObject Type="Embed" ProgID="Visio.Drawing.11" ShapeID="_x0000_i1028" DrawAspect="Content" ObjectID="_1664801922" r:id="rId14"/>
        </w:object>
      </w:r>
    </w:p>
    <w:p w:rsidR="00333794" w:rsidRPr="0097241C" w:rsidRDefault="00333794" w:rsidP="00333794"/>
    <w:p w:rsidR="00333794" w:rsidRPr="000A549D" w:rsidRDefault="00333794" w:rsidP="000A549D">
      <w:pPr>
        <w:pStyle w:val="figure"/>
      </w:pPr>
      <w:r w:rsidRPr="000A549D">
        <w:t>CMD work flow</w:t>
      </w:r>
    </w:p>
    <w:p w:rsidR="00333794" w:rsidRDefault="00333794" w:rsidP="00333794">
      <w:r>
        <w:t>*Currently we don’t support sweeping flow and multi-seed flow.</w:t>
      </w:r>
    </w:p>
    <w:p w:rsidR="00333794" w:rsidRDefault="00333794" w:rsidP="00333794">
      <w:r>
        <w:t>*Sanity check uses the following rules:</w:t>
      </w:r>
    </w:p>
    <w:p w:rsidR="00333794" w:rsidRDefault="00333794" w:rsidP="00333794">
      <w:r>
        <w:t xml:space="preserve">1) User should list all </w:t>
      </w:r>
      <w:del w:id="624" w:author="Jason Wang" w:date="2014-08-15T16:00:00Z">
        <w:r w:rsidDel="007F618C">
          <w:delText xml:space="preserve">the </w:delText>
        </w:r>
      </w:del>
      <w:r>
        <w:t>input files for the run command(s). For example: When a user want to run MAP command, the device information and NGD file were required in the info file, if there are one more flow specified by user, such as: PAR, one more LPF file should be list in the info file.</w:t>
      </w:r>
    </w:p>
    <w:p w:rsidR="00333794" w:rsidRDefault="00333794" w:rsidP="00333794">
      <w:r>
        <w:t>2) The default command line will be used while there is no specific command line find in info file.</w:t>
      </w:r>
    </w:p>
    <w:p w:rsidR="00333794" w:rsidRDefault="00333794" w:rsidP="00333794">
      <w:r>
        <w:t>3) User should list all run flows step by step, i.e. user input files are map ncd and prf files and user want to run par and par trace, user should list the following lines in “[cmd_flow]”:</w:t>
      </w:r>
    </w:p>
    <w:p w:rsidR="00333794" w:rsidRDefault="00333794" w:rsidP="00333794">
      <w:pPr>
        <w:ind w:firstLine="435"/>
      </w:pPr>
      <w:r>
        <w:t>a) run_par = 1</w:t>
      </w:r>
    </w:p>
    <w:p w:rsidR="00333794" w:rsidRDefault="00333794" w:rsidP="00333794">
      <w:pPr>
        <w:ind w:firstLine="435"/>
      </w:pPr>
      <w:r>
        <w:t>b) run_trce = 1</w:t>
      </w:r>
    </w:p>
    <w:p w:rsidR="00333794" w:rsidRDefault="00333794" w:rsidP="00333794">
      <w:pPr>
        <w:ind w:firstLine="435"/>
      </w:pPr>
      <w:r>
        <w:t xml:space="preserve">*for actually options please refer to </w:t>
      </w:r>
      <w:r w:rsidR="000D4861">
        <w:t>command flow (</w:t>
      </w:r>
      <w:hyperlink w:anchor="_4.5_Command_flow" w:history="1">
        <w:r w:rsidR="00BD5A21" w:rsidRPr="00BD5A21">
          <w:rPr>
            <w:rStyle w:val="Hyperlink"/>
          </w:rPr>
          <w:t>chapter</w:t>
        </w:r>
        <w:r w:rsidR="000D4861" w:rsidRPr="000D4861">
          <w:rPr>
            <w:rStyle w:val="Hyperlink"/>
          </w:rPr>
          <w:t xml:space="preserve"> 4.5</w:t>
        </w:r>
      </w:hyperlink>
      <w:r w:rsidR="000D4861">
        <w:t>)</w:t>
      </w:r>
      <w:r>
        <w:t>.</w:t>
      </w:r>
    </w:p>
    <w:p w:rsidR="00333794" w:rsidRDefault="00333794" w:rsidP="00333794">
      <w:pPr>
        <w:pStyle w:val="Heading3"/>
      </w:pPr>
      <w:bookmarkStart w:id="625" w:name="_Toc395885233"/>
      <w:r>
        <w:t>2.2.4 Simulation structure</w:t>
      </w:r>
      <w:bookmarkEnd w:id="625"/>
    </w:p>
    <w:p w:rsidR="00333794" w:rsidRDefault="00333794" w:rsidP="00333794">
      <w:r>
        <w:t>Simulation flow is for those test cases need to run simulation. We can find the simulation information from the info file.</w:t>
      </w:r>
    </w:p>
    <w:p w:rsidR="00333794" w:rsidRDefault="00333794" w:rsidP="00333794">
      <w:r>
        <w:t>Currently simulation flow support simulation for all of the fol</w:t>
      </w:r>
      <w:r w:rsidR="00B11D50">
        <w:t>lowing styles with both ModelSIM</w:t>
      </w:r>
      <w:r>
        <w:t xml:space="preserve"> &amp; Active-HDL.</w:t>
      </w:r>
    </w:p>
    <w:p w:rsidR="00333794" w:rsidRDefault="00333794" w:rsidP="00333794">
      <w:pPr>
        <w:pStyle w:val="ListParagraph"/>
        <w:numPr>
          <w:ilvl w:val="0"/>
          <w:numId w:val="6"/>
        </w:numPr>
      </w:pPr>
      <w:r>
        <w:lastRenderedPageBreak/>
        <w:t>RTL simulation flow</w:t>
      </w:r>
    </w:p>
    <w:p w:rsidR="00333794" w:rsidRDefault="00333794" w:rsidP="00333794">
      <w:pPr>
        <w:pStyle w:val="ListParagraph"/>
        <w:numPr>
          <w:ilvl w:val="0"/>
          <w:numId w:val="6"/>
        </w:numPr>
      </w:pPr>
      <w:r>
        <w:t>POST map simulation flow</w:t>
      </w:r>
    </w:p>
    <w:p w:rsidR="00333794" w:rsidRDefault="00333794" w:rsidP="00333794">
      <w:pPr>
        <w:pStyle w:val="ListParagraph"/>
        <w:numPr>
          <w:ilvl w:val="0"/>
          <w:numId w:val="6"/>
        </w:numPr>
      </w:pPr>
      <w:r>
        <w:t xml:space="preserve">POST par simulation flow  </w:t>
      </w:r>
    </w:p>
    <w:p w:rsidR="00333794" w:rsidRDefault="00333794" w:rsidP="00333794">
      <w:r>
        <w:t>For every of these three flows, BQS script support:</w:t>
      </w:r>
    </w:p>
    <w:p w:rsidR="00333794" w:rsidRDefault="00333794" w:rsidP="00333794">
      <w:pPr>
        <w:pStyle w:val="ListParagraph"/>
        <w:numPr>
          <w:ilvl w:val="0"/>
          <w:numId w:val="7"/>
        </w:numPr>
      </w:pPr>
      <w:r>
        <w:t>Source file simulation flow</w:t>
      </w:r>
    </w:p>
    <w:p w:rsidR="00333794" w:rsidRDefault="00333794" w:rsidP="00333794">
      <w:pPr>
        <w:pStyle w:val="ListParagraph"/>
        <w:numPr>
          <w:ilvl w:val="0"/>
          <w:numId w:val="7"/>
        </w:numPr>
      </w:pPr>
      <w:r>
        <w:t>Macro(.do) file simulation flow</w:t>
      </w:r>
    </w:p>
    <w:p w:rsidR="00333794" w:rsidRDefault="00333794" w:rsidP="00333794">
      <w:r>
        <w:t>BQS script</w:t>
      </w:r>
      <w:r w:rsidR="00B11D50">
        <w:t>s</w:t>
      </w:r>
      <w:r>
        <w:t xml:space="preserve"> will treat these options as add on option, this means script will run what the script get form arguments:</w:t>
      </w:r>
    </w:p>
    <w:p w:rsidR="00333794" w:rsidRDefault="00333794" w:rsidP="00333794">
      <w:pPr>
        <w:pStyle w:val="ListParagraph"/>
        <w:numPr>
          <w:ilvl w:val="0"/>
          <w:numId w:val="8"/>
        </w:numPr>
      </w:pPr>
      <w:r>
        <w:t>Get run RTL simulation: RTL simulation will be run</w:t>
      </w:r>
    </w:p>
    <w:p w:rsidR="00333794" w:rsidRDefault="00333794" w:rsidP="00333794">
      <w:pPr>
        <w:pStyle w:val="ListParagraph"/>
        <w:numPr>
          <w:ilvl w:val="0"/>
          <w:numId w:val="8"/>
        </w:numPr>
      </w:pPr>
      <w:r>
        <w:t>Get run RTL &amp; MAP simulation: RTL &amp; MAP simulation will be run</w:t>
      </w:r>
    </w:p>
    <w:p w:rsidR="00333794" w:rsidRDefault="00333794" w:rsidP="00333794">
      <w:pPr>
        <w:pStyle w:val="ListParagraph"/>
        <w:numPr>
          <w:ilvl w:val="0"/>
          <w:numId w:val="8"/>
        </w:numPr>
      </w:pPr>
      <w:r>
        <w:t>Get run RTL &amp; PAR simulation: RTL &amp; PAR simulation will be run</w:t>
      </w:r>
    </w:p>
    <w:p w:rsidR="00333794" w:rsidRDefault="00333794" w:rsidP="00333794">
      <w:pPr>
        <w:pStyle w:val="ListParagraph"/>
        <w:numPr>
          <w:ilvl w:val="0"/>
          <w:numId w:val="8"/>
        </w:numPr>
      </w:pPr>
      <w:r>
        <w:t>Get run RTL, MAP &amp; PAR simulation: RTL, MAP &amp; PAR simulation will be run.</w:t>
      </w:r>
    </w:p>
    <w:p w:rsidR="00333794" w:rsidRDefault="00333794" w:rsidP="00333794">
      <w:r>
        <w:t>Here is a flow chart for simulation flow:</w:t>
      </w:r>
    </w:p>
    <w:p w:rsidR="00333794" w:rsidRDefault="00333794" w:rsidP="000A549D">
      <w:pPr>
        <w:pStyle w:val="figure"/>
        <w:numPr>
          <w:ilvl w:val="0"/>
          <w:numId w:val="0"/>
        </w:numPr>
        <w:ind w:left="360"/>
      </w:pPr>
      <w:r>
        <w:object w:dxaOrig="3770" w:dyaOrig="6917">
          <v:shape id="_x0000_i1029" type="#_x0000_t75" style="width:189pt;height:345.75pt" o:ole="">
            <v:imagedata r:id="rId15" o:title=""/>
          </v:shape>
          <o:OLEObject Type="Embed" ProgID="Visio.Drawing.11" ShapeID="_x0000_i1029" DrawAspect="Content" ObjectID="_1664801923" r:id="rId16"/>
        </w:object>
      </w:r>
    </w:p>
    <w:p w:rsidR="00333794" w:rsidRPr="000A549D" w:rsidRDefault="00333794" w:rsidP="000A549D">
      <w:pPr>
        <w:pStyle w:val="figure"/>
      </w:pPr>
      <w:r w:rsidRPr="000A549D">
        <w:t>Simulation flow</w:t>
      </w:r>
    </w:p>
    <w:p w:rsidR="00333794" w:rsidRDefault="00333794" w:rsidP="00333794">
      <w:pPr>
        <w:pStyle w:val="Heading3"/>
      </w:pPr>
      <w:bookmarkStart w:id="626" w:name="_Toc395885234"/>
      <w:r>
        <w:t>2.2.5 Check &amp; report structure</w:t>
      </w:r>
      <w:bookmarkEnd w:id="626"/>
    </w:p>
    <w:p w:rsidR="00333794" w:rsidRDefault="00333794" w:rsidP="00333794">
      <w:r>
        <w:t>Check report flow is used to check the test case implement status and report the implement info. We use “xx.conf” file to specify the check and report information for script use. And here is top level flow chart:</w:t>
      </w:r>
    </w:p>
    <w:p w:rsidR="00333794" w:rsidRDefault="00333794" w:rsidP="000A549D">
      <w:pPr>
        <w:pStyle w:val="figure"/>
        <w:numPr>
          <w:ilvl w:val="0"/>
          <w:numId w:val="0"/>
        </w:numPr>
        <w:ind w:left="720"/>
      </w:pPr>
      <w:r>
        <w:object w:dxaOrig="3770" w:dyaOrig="5501">
          <v:shape id="_x0000_i1030" type="#_x0000_t75" style="width:189pt;height:273.75pt" o:ole="">
            <v:imagedata r:id="rId17" o:title=""/>
          </v:shape>
          <o:OLEObject Type="Embed" ProgID="Visio.Drawing.11" ShapeID="_x0000_i1030" DrawAspect="Content" ObjectID="_1664801924" r:id="rId18"/>
        </w:object>
      </w:r>
    </w:p>
    <w:p w:rsidR="00333794" w:rsidRDefault="00333794" w:rsidP="00333794">
      <w:pPr>
        <w:pStyle w:val="figure"/>
      </w:pPr>
      <w:r>
        <w:t>Check &amp; report flow</w:t>
      </w:r>
    </w:p>
    <w:p w:rsidR="008A70F8" w:rsidRDefault="008A70F8">
      <w:pPr>
        <w:spacing w:after="200" w:line="276" w:lineRule="auto"/>
      </w:pPr>
      <w:r>
        <w:br w:type="page"/>
      </w:r>
    </w:p>
    <w:p w:rsidR="00BA07F5" w:rsidRDefault="00BA07F5" w:rsidP="00BA07F5">
      <w:pPr>
        <w:pStyle w:val="Heading1"/>
      </w:pPr>
      <w:bookmarkStart w:id="627" w:name="_3_Basic_usage"/>
      <w:bookmarkStart w:id="628" w:name="_Toc395885235"/>
      <w:bookmarkEnd w:id="627"/>
      <w:r>
        <w:lastRenderedPageBreak/>
        <w:t>3</w:t>
      </w:r>
      <w:r w:rsidR="00DD0A25">
        <w:t xml:space="preserve"> Basic usage</w:t>
      </w:r>
      <w:bookmarkEnd w:id="628"/>
    </w:p>
    <w:p w:rsidR="00DF0613" w:rsidRDefault="00DF0613" w:rsidP="00DF0613">
      <w:pPr>
        <w:pStyle w:val="Heading2"/>
      </w:pPr>
      <w:bookmarkStart w:id="629" w:name="_3.1_Environment_setting"/>
      <w:bookmarkStart w:id="630" w:name="_Toc395885236"/>
      <w:bookmarkEnd w:id="629"/>
      <w:r>
        <w:t xml:space="preserve">3.1 </w:t>
      </w:r>
      <w:r w:rsidR="007E06F8">
        <w:t>E</w:t>
      </w:r>
      <w:r>
        <w:t xml:space="preserve">nvironment </w:t>
      </w:r>
      <w:r w:rsidR="000832DA">
        <w:t>setting</w:t>
      </w:r>
      <w:bookmarkEnd w:id="630"/>
    </w:p>
    <w:p w:rsidR="004B2A43" w:rsidRPr="004B2A43" w:rsidRDefault="004B2A43" w:rsidP="004B2A43">
      <w:r>
        <w:t xml:space="preserve">To make sure the test suite run correctly </w:t>
      </w:r>
      <w:r w:rsidR="0008342F">
        <w:t>we should check the following information:</w:t>
      </w:r>
    </w:p>
    <w:p w:rsidR="000832DA" w:rsidRDefault="0008342F" w:rsidP="00AD5519">
      <w:pPr>
        <w:pStyle w:val="ListParagraph"/>
        <w:numPr>
          <w:ilvl w:val="0"/>
          <w:numId w:val="9"/>
        </w:numPr>
      </w:pPr>
      <w:r>
        <w:t>Check</w:t>
      </w:r>
      <w:r w:rsidR="000832DA">
        <w:t xml:space="preserve"> the following SW installed on your machine:</w:t>
      </w:r>
    </w:p>
    <w:p w:rsidR="00A74A7A" w:rsidRDefault="00A74A7A" w:rsidP="000A549D">
      <w:pPr>
        <w:pStyle w:val="table"/>
      </w:pPr>
      <w:r>
        <w:t>SW list</w:t>
      </w:r>
    </w:p>
    <w:tbl>
      <w:tblPr>
        <w:tblStyle w:val="TableGrid"/>
        <w:tblW w:w="0" w:type="auto"/>
        <w:tblLook w:val="04A0" w:firstRow="1" w:lastRow="0" w:firstColumn="1" w:lastColumn="0" w:noHBand="0" w:noVBand="1"/>
      </w:tblPr>
      <w:tblGrid>
        <w:gridCol w:w="675"/>
        <w:gridCol w:w="1276"/>
        <w:gridCol w:w="1701"/>
        <w:gridCol w:w="4870"/>
      </w:tblGrid>
      <w:tr w:rsidR="00A74A7A" w:rsidTr="00D8200E">
        <w:tc>
          <w:tcPr>
            <w:tcW w:w="675" w:type="dxa"/>
          </w:tcPr>
          <w:p w:rsidR="00A74A7A" w:rsidRDefault="00A74A7A" w:rsidP="000832DA">
            <w:r>
              <w:t>NO.</w:t>
            </w:r>
          </w:p>
        </w:tc>
        <w:tc>
          <w:tcPr>
            <w:tcW w:w="1276" w:type="dxa"/>
          </w:tcPr>
          <w:p w:rsidR="00A74A7A" w:rsidRDefault="00A74A7A" w:rsidP="000832DA">
            <w:r>
              <w:t>SW Name</w:t>
            </w:r>
          </w:p>
        </w:tc>
        <w:tc>
          <w:tcPr>
            <w:tcW w:w="1701" w:type="dxa"/>
          </w:tcPr>
          <w:p w:rsidR="00A74A7A" w:rsidRDefault="00A74A7A" w:rsidP="000832DA">
            <w:r>
              <w:t>Version</w:t>
            </w:r>
          </w:p>
        </w:tc>
        <w:tc>
          <w:tcPr>
            <w:tcW w:w="4870" w:type="dxa"/>
          </w:tcPr>
          <w:p w:rsidR="00A74A7A" w:rsidRDefault="00A74A7A" w:rsidP="000832DA">
            <w:r>
              <w:t>Comments</w:t>
            </w:r>
          </w:p>
        </w:tc>
      </w:tr>
      <w:tr w:rsidR="00A74A7A" w:rsidTr="00D8200E">
        <w:tc>
          <w:tcPr>
            <w:tcW w:w="675" w:type="dxa"/>
          </w:tcPr>
          <w:p w:rsidR="00A74A7A" w:rsidRDefault="00A74A7A" w:rsidP="000832DA">
            <w:r>
              <w:t>1</w:t>
            </w:r>
          </w:p>
        </w:tc>
        <w:tc>
          <w:tcPr>
            <w:tcW w:w="1276" w:type="dxa"/>
          </w:tcPr>
          <w:p w:rsidR="00A74A7A" w:rsidRDefault="00A74A7A" w:rsidP="000832DA">
            <w:r>
              <w:t>Python</w:t>
            </w:r>
          </w:p>
        </w:tc>
        <w:tc>
          <w:tcPr>
            <w:tcW w:w="1701" w:type="dxa"/>
          </w:tcPr>
          <w:p w:rsidR="00A74A7A" w:rsidRDefault="00D8200E" w:rsidP="007F618C">
            <w:r>
              <w:t>V2.</w:t>
            </w:r>
            <w:del w:id="631" w:author="Jason Wang" w:date="2014-08-15T16:02:00Z">
              <w:r w:rsidDel="007F618C">
                <w:delText>5</w:delText>
              </w:r>
            </w:del>
            <w:ins w:id="632" w:author="Jason Wang" w:date="2014-08-15T16:02:00Z">
              <w:r w:rsidR="007F618C">
                <w:t>7</w:t>
              </w:r>
            </w:ins>
            <w:del w:id="633" w:author="Jason Wang" w:date="2014-08-15T16:02:00Z">
              <w:r w:rsidDel="007F618C">
                <w:delText>.2</w:delText>
              </w:r>
            </w:del>
            <w:r w:rsidR="00A74A7A">
              <w:t xml:space="preserve"> or higher</w:t>
            </w:r>
          </w:p>
        </w:tc>
        <w:tc>
          <w:tcPr>
            <w:tcW w:w="4870" w:type="dxa"/>
          </w:tcPr>
          <w:p w:rsidR="00A74A7A" w:rsidRDefault="00A74A7A" w:rsidP="000832DA"/>
        </w:tc>
      </w:tr>
      <w:tr w:rsidR="00A74A7A" w:rsidTr="00D8200E">
        <w:tc>
          <w:tcPr>
            <w:tcW w:w="675" w:type="dxa"/>
          </w:tcPr>
          <w:p w:rsidR="00A74A7A" w:rsidRDefault="00A74A7A" w:rsidP="000832DA">
            <w:r>
              <w:t>2</w:t>
            </w:r>
          </w:p>
        </w:tc>
        <w:tc>
          <w:tcPr>
            <w:tcW w:w="1276" w:type="dxa"/>
          </w:tcPr>
          <w:p w:rsidR="00A74A7A" w:rsidRDefault="00A74A7A" w:rsidP="000832DA">
            <w:r>
              <w:t>Diamond</w:t>
            </w:r>
          </w:p>
        </w:tc>
        <w:tc>
          <w:tcPr>
            <w:tcW w:w="1701" w:type="dxa"/>
          </w:tcPr>
          <w:p w:rsidR="00A74A7A" w:rsidRDefault="00A74A7A" w:rsidP="000832DA">
            <w:r>
              <w:t>NA</w:t>
            </w:r>
          </w:p>
        </w:tc>
        <w:tc>
          <w:tcPr>
            <w:tcW w:w="4870" w:type="dxa"/>
          </w:tcPr>
          <w:p w:rsidR="00A74A7A" w:rsidRDefault="00A74A7A" w:rsidP="000832DA">
            <w:r>
              <w:t>Install version depends on your test.</w:t>
            </w:r>
          </w:p>
        </w:tc>
      </w:tr>
      <w:tr w:rsidR="00A74A7A" w:rsidTr="00D8200E">
        <w:tc>
          <w:tcPr>
            <w:tcW w:w="675" w:type="dxa"/>
          </w:tcPr>
          <w:p w:rsidR="00A74A7A" w:rsidRDefault="00A74A7A" w:rsidP="000832DA">
            <w:r>
              <w:t>3</w:t>
            </w:r>
          </w:p>
        </w:tc>
        <w:tc>
          <w:tcPr>
            <w:tcW w:w="1276" w:type="dxa"/>
          </w:tcPr>
          <w:p w:rsidR="00A74A7A" w:rsidRDefault="00A74A7A" w:rsidP="000832DA">
            <w:r>
              <w:t>ModelSIM</w:t>
            </w:r>
          </w:p>
        </w:tc>
        <w:tc>
          <w:tcPr>
            <w:tcW w:w="1701" w:type="dxa"/>
          </w:tcPr>
          <w:p w:rsidR="00A74A7A" w:rsidRDefault="00A74A7A" w:rsidP="000832DA">
            <w:r>
              <w:t>6.6d or higher</w:t>
            </w:r>
          </w:p>
        </w:tc>
        <w:tc>
          <w:tcPr>
            <w:tcW w:w="4870" w:type="dxa"/>
          </w:tcPr>
          <w:p w:rsidR="00A74A7A" w:rsidRDefault="00A74A7A" w:rsidP="00A74A7A">
            <w:r>
              <w:t>Ignore if you don’t run simulation with ModelSIM</w:t>
            </w:r>
          </w:p>
        </w:tc>
      </w:tr>
      <w:tr w:rsidR="00A74A7A" w:rsidTr="00D8200E">
        <w:tc>
          <w:tcPr>
            <w:tcW w:w="675" w:type="dxa"/>
          </w:tcPr>
          <w:p w:rsidR="00A74A7A" w:rsidRDefault="00A74A7A" w:rsidP="000832DA">
            <w:r>
              <w:t>4</w:t>
            </w:r>
          </w:p>
        </w:tc>
        <w:tc>
          <w:tcPr>
            <w:tcW w:w="1276" w:type="dxa"/>
          </w:tcPr>
          <w:p w:rsidR="00A74A7A" w:rsidRDefault="00A74A7A" w:rsidP="000832DA">
            <w:r w:rsidRPr="008D363C">
              <w:t>QuestaSIM</w:t>
            </w:r>
          </w:p>
        </w:tc>
        <w:tc>
          <w:tcPr>
            <w:tcW w:w="1701" w:type="dxa"/>
          </w:tcPr>
          <w:p w:rsidR="00A74A7A" w:rsidRDefault="00A74A7A" w:rsidP="000832DA">
            <w:r>
              <w:t>10.2 or higher</w:t>
            </w:r>
          </w:p>
        </w:tc>
        <w:tc>
          <w:tcPr>
            <w:tcW w:w="4870" w:type="dxa"/>
          </w:tcPr>
          <w:p w:rsidR="00A74A7A" w:rsidRDefault="00A74A7A" w:rsidP="000E5D17">
            <w:r>
              <w:t xml:space="preserve">Ignore if you don’t run simulation with </w:t>
            </w:r>
            <w:r w:rsidRPr="008D363C">
              <w:t>QuestaSIM</w:t>
            </w:r>
          </w:p>
        </w:tc>
      </w:tr>
    </w:tbl>
    <w:p w:rsidR="0008342F" w:rsidRDefault="0008342F" w:rsidP="00AD5519">
      <w:pPr>
        <w:pStyle w:val="ListParagraph"/>
        <w:numPr>
          <w:ilvl w:val="0"/>
          <w:numId w:val="9"/>
        </w:numPr>
      </w:pPr>
      <w:r>
        <w:t>Check the following license setting on your machine:</w:t>
      </w:r>
    </w:p>
    <w:p w:rsidR="0008342F" w:rsidRDefault="0008342F" w:rsidP="000A549D">
      <w:pPr>
        <w:pStyle w:val="table"/>
      </w:pPr>
      <w:r>
        <w:t>License setting</w:t>
      </w:r>
    </w:p>
    <w:tbl>
      <w:tblPr>
        <w:tblStyle w:val="TableGrid"/>
        <w:tblW w:w="0" w:type="auto"/>
        <w:tblLook w:val="04A0" w:firstRow="1" w:lastRow="0" w:firstColumn="1" w:lastColumn="0" w:noHBand="0" w:noVBand="1"/>
      </w:tblPr>
      <w:tblGrid>
        <w:gridCol w:w="667"/>
        <w:gridCol w:w="1270"/>
        <w:gridCol w:w="2566"/>
        <w:gridCol w:w="4019"/>
      </w:tblGrid>
      <w:tr w:rsidR="0008342F" w:rsidTr="0008342F">
        <w:tc>
          <w:tcPr>
            <w:tcW w:w="667" w:type="dxa"/>
          </w:tcPr>
          <w:p w:rsidR="0008342F" w:rsidRDefault="0008342F" w:rsidP="000E5D17">
            <w:r>
              <w:t>NO.</w:t>
            </w:r>
          </w:p>
        </w:tc>
        <w:tc>
          <w:tcPr>
            <w:tcW w:w="1270" w:type="dxa"/>
          </w:tcPr>
          <w:p w:rsidR="0008342F" w:rsidRDefault="0008342F" w:rsidP="000E5D17">
            <w:r>
              <w:t>SW Name</w:t>
            </w:r>
          </w:p>
        </w:tc>
        <w:tc>
          <w:tcPr>
            <w:tcW w:w="2566" w:type="dxa"/>
          </w:tcPr>
          <w:p w:rsidR="0008342F" w:rsidRDefault="0008342F" w:rsidP="000E5D17">
            <w:r>
              <w:t>License</w:t>
            </w:r>
          </w:p>
        </w:tc>
        <w:tc>
          <w:tcPr>
            <w:tcW w:w="4019" w:type="dxa"/>
          </w:tcPr>
          <w:p w:rsidR="0008342F" w:rsidRDefault="0008342F" w:rsidP="000E5D17">
            <w:r>
              <w:t>Comments</w:t>
            </w:r>
          </w:p>
        </w:tc>
      </w:tr>
      <w:tr w:rsidR="0008342F" w:rsidTr="0008342F">
        <w:tc>
          <w:tcPr>
            <w:tcW w:w="667" w:type="dxa"/>
          </w:tcPr>
          <w:p w:rsidR="0008342F" w:rsidRDefault="0008342F" w:rsidP="000E5D17">
            <w:r>
              <w:t>1</w:t>
            </w:r>
          </w:p>
        </w:tc>
        <w:tc>
          <w:tcPr>
            <w:tcW w:w="1270" w:type="dxa"/>
          </w:tcPr>
          <w:p w:rsidR="0008342F" w:rsidRDefault="0008342F" w:rsidP="000E5D17">
            <w:r>
              <w:t>Python</w:t>
            </w:r>
          </w:p>
        </w:tc>
        <w:tc>
          <w:tcPr>
            <w:tcW w:w="2566" w:type="dxa"/>
          </w:tcPr>
          <w:p w:rsidR="0008342F" w:rsidRDefault="0008342F" w:rsidP="000E5D17">
            <w:r>
              <w:t>NA</w:t>
            </w:r>
          </w:p>
        </w:tc>
        <w:tc>
          <w:tcPr>
            <w:tcW w:w="4019" w:type="dxa"/>
          </w:tcPr>
          <w:p w:rsidR="0008342F" w:rsidRDefault="0008342F" w:rsidP="000E5D17">
            <w:r>
              <w:t>No license need</w:t>
            </w:r>
          </w:p>
        </w:tc>
      </w:tr>
      <w:tr w:rsidR="0008342F" w:rsidTr="0008342F">
        <w:tc>
          <w:tcPr>
            <w:tcW w:w="667" w:type="dxa"/>
          </w:tcPr>
          <w:p w:rsidR="0008342F" w:rsidRDefault="0008342F" w:rsidP="000E5D17">
            <w:r>
              <w:t>2</w:t>
            </w:r>
          </w:p>
        </w:tc>
        <w:tc>
          <w:tcPr>
            <w:tcW w:w="1270" w:type="dxa"/>
          </w:tcPr>
          <w:p w:rsidR="0008342F" w:rsidRDefault="0008342F" w:rsidP="000E5D17">
            <w:r>
              <w:t>Diamond</w:t>
            </w:r>
          </w:p>
        </w:tc>
        <w:tc>
          <w:tcPr>
            <w:tcW w:w="2566" w:type="dxa"/>
          </w:tcPr>
          <w:p w:rsidR="0008342F" w:rsidRDefault="0008342F" w:rsidP="000E5D17">
            <w:r w:rsidRPr="00A366DD">
              <w:t>1700@linux2</w:t>
            </w:r>
            <w:r>
              <w:tab/>
              <w:t>;</w:t>
            </w:r>
            <w:r w:rsidRPr="00A366DD">
              <w:t xml:space="preserve"> 1700@d27</w:t>
            </w:r>
          </w:p>
        </w:tc>
        <w:tc>
          <w:tcPr>
            <w:tcW w:w="4019" w:type="dxa"/>
          </w:tcPr>
          <w:p w:rsidR="0008342F" w:rsidRDefault="0008342F" w:rsidP="000E5D17"/>
        </w:tc>
      </w:tr>
      <w:tr w:rsidR="0008342F" w:rsidTr="0008342F">
        <w:tc>
          <w:tcPr>
            <w:tcW w:w="667" w:type="dxa"/>
          </w:tcPr>
          <w:p w:rsidR="0008342F" w:rsidRDefault="0008342F" w:rsidP="000E5D17">
            <w:r>
              <w:t>3</w:t>
            </w:r>
          </w:p>
        </w:tc>
        <w:tc>
          <w:tcPr>
            <w:tcW w:w="1270" w:type="dxa"/>
          </w:tcPr>
          <w:p w:rsidR="0008342F" w:rsidRDefault="0008342F" w:rsidP="000E5D17">
            <w:r>
              <w:t>A</w:t>
            </w:r>
            <w:r w:rsidRPr="00A366DD">
              <w:t>ctive-</w:t>
            </w:r>
            <w:r>
              <w:t>HDL</w:t>
            </w:r>
          </w:p>
        </w:tc>
        <w:tc>
          <w:tcPr>
            <w:tcW w:w="2566" w:type="dxa"/>
          </w:tcPr>
          <w:p w:rsidR="0008342F" w:rsidRDefault="0008342F" w:rsidP="000E5D17">
            <w:r w:rsidRPr="00A366DD">
              <w:t>27000@lsh-prince</w:t>
            </w:r>
          </w:p>
        </w:tc>
        <w:tc>
          <w:tcPr>
            <w:tcW w:w="4019" w:type="dxa"/>
          </w:tcPr>
          <w:p w:rsidR="0008342F" w:rsidRDefault="0008342F" w:rsidP="000E5D17">
            <w:r>
              <w:t>Ignore if you don’t run simulation with A</w:t>
            </w:r>
            <w:r w:rsidRPr="00A366DD">
              <w:t>ctive-</w:t>
            </w:r>
            <w:r>
              <w:t>HDL</w:t>
            </w:r>
          </w:p>
        </w:tc>
      </w:tr>
      <w:tr w:rsidR="0008342F" w:rsidTr="0008342F">
        <w:tc>
          <w:tcPr>
            <w:tcW w:w="667" w:type="dxa"/>
          </w:tcPr>
          <w:p w:rsidR="0008342F" w:rsidRDefault="0008342F" w:rsidP="000E5D17">
            <w:r>
              <w:t>4</w:t>
            </w:r>
          </w:p>
        </w:tc>
        <w:tc>
          <w:tcPr>
            <w:tcW w:w="1270" w:type="dxa"/>
          </w:tcPr>
          <w:p w:rsidR="0008342F" w:rsidRDefault="0008342F" w:rsidP="000E5D17">
            <w:r>
              <w:t>ModelSIM</w:t>
            </w:r>
          </w:p>
        </w:tc>
        <w:tc>
          <w:tcPr>
            <w:tcW w:w="2566" w:type="dxa"/>
          </w:tcPr>
          <w:p w:rsidR="0008342F" w:rsidRPr="00A366DD" w:rsidRDefault="0008342F" w:rsidP="000E5D17">
            <w:r w:rsidRPr="00A366DD">
              <w:t>1717@ldc-wanlic01</w:t>
            </w:r>
          </w:p>
        </w:tc>
        <w:tc>
          <w:tcPr>
            <w:tcW w:w="4019" w:type="dxa"/>
          </w:tcPr>
          <w:p w:rsidR="0008342F" w:rsidRDefault="0008342F" w:rsidP="000E5D17">
            <w:r>
              <w:t>Ignore if you don’t run simulation with ModelSIM</w:t>
            </w:r>
          </w:p>
        </w:tc>
      </w:tr>
      <w:tr w:rsidR="0008342F" w:rsidTr="0008342F">
        <w:tc>
          <w:tcPr>
            <w:tcW w:w="667" w:type="dxa"/>
          </w:tcPr>
          <w:p w:rsidR="0008342F" w:rsidRDefault="0008342F" w:rsidP="000E5D17">
            <w:r>
              <w:t>5</w:t>
            </w:r>
          </w:p>
        </w:tc>
        <w:tc>
          <w:tcPr>
            <w:tcW w:w="1270" w:type="dxa"/>
          </w:tcPr>
          <w:p w:rsidR="0008342F" w:rsidRPr="008D363C" w:rsidRDefault="0008342F" w:rsidP="000E5D17">
            <w:r w:rsidRPr="008D363C">
              <w:t>QuestaSIM</w:t>
            </w:r>
          </w:p>
        </w:tc>
        <w:tc>
          <w:tcPr>
            <w:tcW w:w="2566" w:type="dxa"/>
          </w:tcPr>
          <w:p w:rsidR="0008342F" w:rsidRPr="00A366DD" w:rsidRDefault="0008342F" w:rsidP="000E5D17">
            <w:r w:rsidRPr="00A366DD">
              <w:t>1717@ldc-wanlic01</w:t>
            </w:r>
          </w:p>
        </w:tc>
        <w:tc>
          <w:tcPr>
            <w:tcW w:w="4019" w:type="dxa"/>
          </w:tcPr>
          <w:p w:rsidR="0008342F" w:rsidRDefault="0008342F" w:rsidP="000E5D17">
            <w:r>
              <w:t xml:space="preserve">Ignore if you don’t run simulation with </w:t>
            </w:r>
            <w:r w:rsidRPr="008D363C">
              <w:t>QuestaSIM</w:t>
            </w:r>
          </w:p>
        </w:tc>
      </w:tr>
    </w:tbl>
    <w:p w:rsidR="0008342F" w:rsidRDefault="0008342F" w:rsidP="0008342F"/>
    <w:p w:rsidR="0008342F" w:rsidRDefault="007A418F" w:rsidP="005E0C58">
      <w:pPr>
        <w:pStyle w:val="Heading2"/>
      </w:pPr>
      <w:bookmarkStart w:id="634" w:name="_3.2_Script_initialization"/>
      <w:bookmarkStart w:id="635" w:name="_Toc395885237"/>
      <w:bookmarkEnd w:id="634"/>
      <w:r>
        <w:t xml:space="preserve">3.2 </w:t>
      </w:r>
      <w:r w:rsidR="005E0C58">
        <w:t>Script initialization</w:t>
      </w:r>
      <w:bookmarkEnd w:id="635"/>
    </w:p>
    <w:p w:rsidR="00F303D3" w:rsidRDefault="00F303D3" w:rsidP="00F303D3">
      <w:r>
        <w:t>Before launch script we should change or confirm some script setting</w:t>
      </w:r>
      <w:r w:rsidR="00753FFD">
        <w:t xml:space="preserve"> in default.ini file (see </w:t>
      </w:r>
      <w:hyperlink w:anchor="_2.1_Scripts_directory" w:history="1">
        <w:r w:rsidR="00BD5A21" w:rsidRPr="00BD5A21">
          <w:rPr>
            <w:rStyle w:val="Hyperlink"/>
          </w:rPr>
          <w:t>chapter</w:t>
        </w:r>
        <w:r w:rsidR="00753FFD" w:rsidRPr="00753FFD">
          <w:rPr>
            <w:rStyle w:val="Hyperlink"/>
          </w:rPr>
          <w:t xml:space="preserve"> 2.1</w:t>
        </w:r>
      </w:hyperlink>
      <w:r w:rsidR="00753FFD">
        <w:t xml:space="preserve"> for file location)</w:t>
      </w:r>
      <w:r>
        <w:t>:</w:t>
      </w:r>
    </w:p>
    <w:p w:rsidR="00753FFD" w:rsidRDefault="00F26333" w:rsidP="00F303D3">
      <w:r w:rsidRPr="00F26333">
        <w:rPr>
          <w:b/>
        </w:rPr>
        <w:t>Function</w:t>
      </w:r>
      <w:r>
        <w:t>: t</w:t>
      </w:r>
      <w:r w:rsidR="00753FFD">
        <w:t>he</w:t>
      </w:r>
      <w:r>
        <w:t>se</w:t>
      </w:r>
      <w:r w:rsidR="00753FFD">
        <w:t xml:space="preserve"> values in this file will be the default value for script run. </w:t>
      </w:r>
      <w:r w:rsidR="002B1B4D">
        <w:t>So if you finish these default values setting in this file you may ignore relevant options in command line to shorter the command line.</w:t>
      </w:r>
    </w:p>
    <w:p w:rsidR="008A70F8" w:rsidRDefault="00BF7600" w:rsidP="00BF7600">
      <w:r w:rsidRPr="00BF7600">
        <w:rPr>
          <w:b/>
        </w:rPr>
        <w:t>QA section</w:t>
      </w:r>
      <w:r>
        <w:t>:</w:t>
      </w:r>
    </w:p>
    <w:p w:rsidR="00D95A06" w:rsidRDefault="00D95A06" w:rsidP="000A549D">
      <w:pPr>
        <w:pStyle w:val="table"/>
      </w:pPr>
      <w:r>
        <w:t>default.ini qa section value</w:t>
      </w:r>
    </w:p>
    <w:tbl>
      <w:tblPr>
        <w:tblStyle w:val="TableGrid"/>
        <w:tblW w:w="0" w:type="auto"/>
        <w:tblLook w:val="04A0" w:firstRow="1" w:lastRow="0" w:firstColumn="1" w:lastColumn="0" w:noHBand="0" w:noVBand="1"/>
      </w:tblPr>
      <w:tblGrid>
        <w:gridCol w:w="658"/>
        <w:gridCol w:w="1694"/>
        <w:gridCol w:w="2572"/>
        <w:gridCol w:w="3598"/>
      </w:tblGrid>
      <w:tr w:rsidR="00BF7600" w:rsidTr="00BF7600">
        <w:tc>
          <w:tcPr>
            <w:tcW w:w="658" w:type="dxa"/>
          </w:tcPr>
          <w:p w:rsidR="00BF7600" w:rsidRDefault="00BF7600" w:rsidP="00BF7600">
            <w:r>
              <w:t>NO.</w:t>
            </w:r>
          </w:p>
        </w:tc>
        <w:tc>
          <w:tcPr>
            <w:tcW w:w="1694" w:type="dxa"/>
          </w:tcPr>
          <w:p w:rsidR="00BF7600" w:rsidRDefault="00BF7600" w:rsidP="00BF7600">
            <w:r>
              <w:t>Option name</w:t>
            </w:r>
          </w:p>
        </w:tc>
        <w:tc>
          <w:tcPr>
            <w:tcW w:w="2572" w:type="dxa"/>
          </w:tcPr>
          <w:p w:rsidR="00BF7600" w:rsidRDefault="00BF7600" w:rsidP="00BF7600">
            <w:r>
              <w:t>Default value</w:t>
            </w:r>
          </w:p>
        </w:tc>
        <w:tc>
          <w:tcPr>
            <w:tcW w:w="3598" w:type="dxa"/>
          </w:tcPr>
          <w:p w:rsidR="00BF7600" w:rsidRDefault="00BF7600" w:rsidP="00BF7600">
            <w:r>
              <w:t>Comments</w:t>
            </w:r>
          </w:p>
        </w:tc>
      </w:tr>
      <w:tr w:rsidR="00BF7600" w:rsidTr="00BF7600">
        <w:tc>
          <w:tcPr>
            <w:tcW w:w="658" w:type="dxa"/>
          </w:tcPr>
          <w:p w:rsidR="00BF7600" w:rsidRDefault="00BF7600" w:rsidP="00BF7600">
            <w:r>
              <w:t>1</w:t>
            </w:r>
          </w:p>
        </w:tc>
        <w:tc>
          <w:tcPr>
            <w:tcW w:w="1694" w:type="dxa"/>
          </w:tcPr>
          <w:p w:rsidR="00BF7600" w:rsidRDefault="00BF7600" w:rsidP="00BF7600">
            <w:r>
              <w:t>diamond</w:t>
            </w:r>
          </w:p>
        </w:tc>
        <w:tc>
          <w:tcPr>
            <w:tcW w:w="2572" w:type="dxa"/>
          </w:tcPr>
          <w:p w:rsidR="00BF7600" w:rsidRDefault="00BF7600" w:rsidP="00BF7600">
            <w:r w:rsidRPr="00BF7600">
              <w:t>c:/lscc/diamond/3.2_x64</w:t>
            </w:r>
          </w:p>
        </w:tc>
        <w:tc>
          <w:tcPr>
            <w:tcW w:w="3598" w:type="dxa"/>
          </w:tcPr>
          <w:p w:rsidR="00BF7600" w:rsidRDefault="00D251BF" w:rsidP="00BF7600">
            <w:r>
              <w:t>Diamond install path for windows</w:t>
            </w:r>
          </w:p>
        </w:tc>
      </w:tr>
      <w:tr w:rsidR="00BF7600" w:rsidTr="00BF7600">
        <w:tc>
          <w:tcPr>
            <w:tcW w:w="658" w:type="dxa"/>
          </w:tcPr>
          <w:p w:rsidR="00BF7600" w:rsidRDefault="00BF7600" w:rsidP="00BF7600">
            <w:r>
              <w:t>2</w:t>
            </w:r>
          </w:p>
        </w:tc>
        <w:tc>
          <w:tcPr>
            <w:tcW w:w="1694" w:type="dxa"/>
          </w:tcPr>
          <w:p w:rsidR="00BF7600" w:rsidRDefault="00BF7600" w:rsidP="00BF7600">
            <w:r>
              <w:t>diamond_lin</w:t>
            </w:r>
          </w:p>
        </w:tc>
        <w:tc>
          <w:tcPr>
            <w:tcW w:w="2572" w:type="dxa"/>
          </w:tcPr>
          <w:p w:rsidR="00BF7600" w:rsidRDefault="00BF7600" w:rsidP="00BF7600">
            <w:r>
              <w:t>NA</w:t>
            </w:r>
          </w:p>
        </w:tc>
        <w:tc>
          <w:tcPr>
            <w:tcW w:w="3598" w:type="dxa"/>
          </w:tcPr>
          <w:p w:rsidR="00BF7600" w:rsidRDefault="00D251BF" w:rsidP="00BF7600">
            <w:r>
              <w:t>Diamond install path for Linux</w:t>
            </w:r>
          </w:p>
        </w:tc>
      </w:tr>
      <w:tr w:rsidR="00BF7600" w:rsidTr="00BF7600">
        <w:tc>
          <w:tcPr>
            <w:tcW w:w="658" w:type="dxa"/>
          </w:tcPr>
          <w:p w:rsidR="00BF7600" w:rsidRDefault="00BF7600" w:rsidP="00BF7600">
            <w:r>
              <w:t>3</w:t>
            </w:r>
          </w:p>
        </w:tc>
        <w:tc>
          <w:tcPr>
            <w:tcW w:w="1694" w:type="dxa"/>
          </w:tcPr>
          <w:p w:rsidR="00BF7600" w:rsidRDefault="00BF7600" w:rsidP="00BF7600">
            <w:r>
              <w:t>diamond_sol</w:t>
            </w:r>
          </w:p>
        </w:tc>
        <w:tc>
          <w:tcPr>
            <w:tcW w:w="2572" w:type="dxa"/>
          </w:tcPr>
          <w:p w:rsidR="00BF7600" w:rsidRDefault="00BF7600" w:rsidP="00BF7600">
            <w:r>
              <w:t>NA</w:t>
            </w:r>
          </w:p>
        </w:tc>
        <w:tc>
          <w:tcPr>
            <w:tcW w:w="3598" w:type="dxa"/>
          </w:tcPr>
          <w:p w:rsidR="00BF7600" w:rsidRDefault="00D251BF" w:rsidP="00D251BF">
            <w:r>
              <w:t>Diamond install path for Solaris</w:t>
            </w:r>
          </w:p>
        </w:tc>
      </w:tr>
      <w:tr w:rsidR="00BF7600" w:rsidTr="00BF7600">
        <w:tc>
          <w:tcPr>
            <w:tcW w:w="658" w:type="dxa"/>
          </w:tcPr>
          <w:p w:rsidR="00BF7600" w:rsidRDefault="00BF7600" w:rsidP="00BF7600">
            <w:r>
              <w:t>4</w:t>
            </w:r>
          </w:p>
        </w:tc>
        <w:tc>
          <w:tcPr>
            <w:tcW w:w="1694" w:type="dxa"/>
          </w:tcPr>
          <w:p w:rsidR="00BF7600" w:rsidRDefault="00BF7600" w:rsidP="00BF7600">
            <w:r>
              <w:t>diamond_fe</w:t>
            </w:r>
            <w:r w:rsidR="00D251BF">
              <w:t>*</w:t>
            </w:r>
          </w:p>
        </w:tc>
        <w:tc>
          <w:tcPr>
            <w:tcW w:w="2572" w:type="dxa"/>
          </w:tcPr>
          <w:p w:rsidR="00BF7600" w:rsidRDefault="00BF7600" w:rsidP="00BF7600">
            <w:r>
              <w:t>NA</w:t>
            </w:r>
          </w:p>
        </w:tc>
        <w:tc>
          <w:tcPr>
            <w:tcW w:w="3598" w:type="dxa"/>
          </w:tcPr>
          <w:p w:rsidR="00BF7600" w:rsidRDefault="00BF7600" w:rsidP="00BF7600">
            <w:r>
              <w:t>Only for Crossover flow use</w:t>
            </w:r>
          </w:p>
        </w:tc>
      </w:tr>
      <w:tr w:rsidR="00BF7600" w:rsidTr="00BF7600">
        <w:tc>
          <w:tcPr>
            <w:tcW w:w="658" w:type="dxa"/>
          </w:tcPr>
          <w:p w:rsidR="00BF7600" w:rsidRDefault="00BF7600" w:rsidP="00BF7600">
            <w:r>
              <w:t>5</w:t>
            </w:r>
          </w:p>
        </w:tc>
        <w:tc>
          <w:tcPr>
            <w:tcW w:w="1694" w:type="dxa"/>
          </w:tcPr>
          <w:p w:rsidR="00BF7600" w:rsidRDefault="00BF7600" w:rsidP="00BF7600">
            <w:r>
              <w:t>diamond_be</w:t>
            </w:r>
            <w:r w:rsidR="00D251BF">
              <w:t>*</w:t>
            </w:r>
          </w:p>
        </w:tc>
        <w:tc>
          <w:tcPr>
            <w:tcW w:w="2572" w:type="dxa"/>
          </w:tcPr>
          <w:p w:rsidR="00BF7600" w:rsidRDefault="00BF7600" w:rsidP="00BF7600">
            <w:r>
              <w:t>NA</w:t>
            </w:r>
          </w:p>
        </w:tc>
        <w:tc>
          <w:tcPr>
            <w:tcW w:w="3598" w:type="dxa"/>
          </w:tcPr>
          <w:p w:rsidR="00BF7600" w:rsidRDefault="00BF7600" w:rsidP="000E5D17">
            <w:r>
              <w:t>Only for Crossover flow use</w:t>
            </w:r>
          </w:p>
        </w:tc>
      </w:tr>
      <w:tr w:rsidR="00BF7600" w:rsidTr="00BF7600">
        <w:tc>
          <w:tcPr>
            <w:tcW w:w="658" w:type="dxa"/>
          </w:tcPr>
          <w:p w:rsidR="00BF7600" w:rsidRDefault="00BF7600" w:rsidP="00BF7600">
            <w:r>
              <w:t>6</w:t>
            </w:r>
          </w:p>
        </w:tc>
        <w:tc>
          <w:tcPr>
            <w:tcW w:w="1694" w:type="dxa"/>
          </w:tcPr>
          <w:p w:rsidR="00BF7600" w:rsidRDefault="00BF7600" w:rsidP="00BF7600">
            <w:r>
              <w:t>modelsim_path</w:t>
            </w:r>
          </w:p>
        </w:tc>
        <w:tc>
          <w:tcPr>
            <w:tcW w:w="2572" w:type="dxa"/>
          </w:tcPr>
          <w:p w:rsidR="00BF7600" w:rsidRDefault="00BF7600" w:rsidP="00BF7600">
            <w:r w:rsidRPr="00BF7600">
              <w:t>C:\modeltech_6.6d\win32</w:t>
            </w:r>
          </w:p>
        </w:tc>
        <w:tc>
          <w:tcPr>
            <w:tcW w:w="3598" w:type="dxa"/>
          </w:tcPr>
          <w:p w:rsidR="00BF7600" w:rsidRDefault="00D251BF" w:rsidP="00BF7600">
            <w:r>
              <w:t>ModelSIM install path</w:t>
            </w:r>
          </w:p>
        </w:tc>
      </w:tr>
      <w:tr w:rsidR="00BF7600" w:rsidTr="00BF7600">
        <w:tc>
          <w:tcPr>
            <w:tcW w:w="658" w:type="dxa"/>
          </w:tcPr>
          <w:p w:rsidR="00BF7600" w:rsidRDefault="00BF7600" w:rsidP="00BF7600">
            <w:r>
              <w:t>7</w:t>
            </w:r>
          </w:p>
        </w:tc>
        <w:tc>
          <w:tcPr>
            <w:tcW w:w="1694" w:type="dxa"/>
          </w:tcPr>
          <w:p w:rsidR="00BF7600" w:rsidRDefault="00BF7600" w:rsidP="00BF7600">
            <w:r>
              <w:t>questasim_path</w:t>
            </w:r>
          </w:p>
        </w:tc>
        <w:tc>
          <w:tcPr>
            <w:tcW w:w="2572" w:type="dxa"/>
          </w:tcPr>
          <w:p w:rsidR="00BF7600" w:rsidRDefault="00BF7600" w:rsidP="00BF7600">
            <w:r>
              <w:t>NA</w:t>
            </w:r>
          </w:p>
        </w:tc>
        <w:tc>
          <w:tcPr>
            <w:tcW w:w="3598" w:type="dxa"/>
          </w:tcPr>
          <w:p w:rsidR="00BF7600" w:rsidRDefault="00D251BF" w:rsidP="00BF7600">
            <w:r>
              <w:t>QuestaSIM install path</w:t>
            </w:r>
          </w:p>
        </w:tc>
      </w:tr>
    </w:tbl>
    <w:p w:rsidR="00BF7600" w:rsidRDefault="00D251BF" w:rsidP="00BF7600">
      <w:r>
        <w:t>*</w:t>
      </w:r>
      <w:r w:rsidR="00BF7600">
        <w:t>Note: diamond_fe, diamond_be options were commented by semicolon by default</w:t>
      </w:r>
      <w:r>
        <w:t>, please only add these two options when crossover flow need.</w:t>
      </w:r>
    </w:p>
    <w:p w:rsidR="00D95A06" w:rsidRDefault="00D95A06" w:rsidP="00BF7600">
      <w:pPr>
        <w:rPr>
          <w:b/>
        </w:rPr>
      </w:pPr>
      <w:r w:rsidRPr="00D95A06">
        <w:rPr>
          <w:b/>
        </w:rPr>
        <w:t>Environment section:</w:t>
      </w:r>
    </w:p>
    <w:p w:rsidR="00D95A06" w:rsidRDefault="00D95A06" w:rsidP="000A549D">
      <w:pPr>
        <w:pStyle w:val="table"/>
      </w:pPr>
      <w:r>
        <w:t>default.ini environment section value</w:t>
      </w:r>
    </w:p>
    <w:tbl>
      <w:tblPr>
        <w:tblStyle w:val="TableGrid"/>
        <w:tblW w:w="0" w:type="auto"/>
        <w:tblLook w:val="04A0" w:firstRow="1" w:lastRow="0" w:firstColumn="1" w:lastColumn="0" w:noHBand="0" w:noVBand="1"/>
      </w:tblPr>
      <w:tblGrid>
        <w:gridCol w:w="675"/>
        <w:gridCol w:w="2347"/>
        <w:gridCol w:w="2552"/>
        <w:gridCol w:w="3594"/>
      </w:tblGrid>
      <w:tr w:rsidR="00706C62" w:rsidTr="00706C62">
        <w:tc>
          <w:tcPr>
            <w:tcW w:w="675" w:type="dxa"/>
          </w:tcPr>
          <w:p w:rsidR="00706C62" w:rsidRDefault="00706C62" w:rsidP="000E5D17">
            <w:r>
              <w:t>NO.</w:t>
            </w:r>
          </w:p>
        </w:tc>
        <w:tc>
          <w:tcPr>
            <w:tcW w:w="1701" w:type="dxa"/>
          </w:tcPr>
          <w:p w:rsidR="00706C62" w:rsidRDefault="00706C62" w:rsidP="000E5D17">
            <w:r>
              <w:t>Option name</w:t>
            </w:r>
          </w:p>
        </w:tc>
        <w:tc>
          <w:tcPr>
            <w:tcW w:w="2552" w:type="dxa"/>
          </w:tcPr>
          <w:p w:rsidR="00706C62" w:rsidRDefault="00706C62" w:rsidP="000E5D17">
            <w:r>
              <w:t>Default value</w:t>
            </w:r>
          </w:p>
        </w:tc>
        <w:tc>
          <w:tcPr>
            <w:tcW w:w="3594" w:type="dxa"/>
          </w:tcPr>
          <w:p w:rsidR="00706C62" w:rsidRDefault="00706C62" w:rsidP="000E5D17">
            <w:r>
              <w:t>Comments</w:t>
            </w:r>
          </w:p>
        </w:tc>
      </w:tr>
      <w:tr w:rsidR="00706C62" w:rsidTr="00706C62">
        <w:tc>
          <w:tcPr>
            <w:tcW w:w="675" w:type="dxa"/>
          </w:tcPr>
          <w:p w:rsidR="00706C62" w:rsidRDefault="00706C62" w:rsidP="00BF7600">
            <w:r>
              <w:t>1</w:t>
            </w:r>
          </w:p>
        </w:tc>
        <w:tc>
          <w:tcPr>
            <w:tcW w:w="1701" w:type="dxa"/>
          </w:tcPr>
          <w:p w:rsidR="00706C62" w:rsidRDefault="00706C62" w:rsidP="00BF7600">
            <w:r>
              <w:t>LM_LICENSE_FILE</w:t>
            </w:r>
          </w:p>
        </w:tc>
        <w:tc>
          <w:tcPr>
            <w:tcW w:w="2552" w:type="dxa"/>
          </w:tcPr>
          <w:p w:rsidR="00706C62" w:rsidRDefault="00706C62" w:rsidP="00BF7600">
            <w:r w:rsidRPr="00706C62">
              <w:t>27000@lsh-prince</w:t>
            </w:r>
          </w:p>
        </w:tc>
        <w:tc>
          <w:tcPr>
            <w:tcW w:w="3594" w:type="dxa"/>
          </w:tcPr>
          <w:p w:rsidR="00706C62" w:rsidRDefault="00706C62" w:rsidP="00BF7600">
            <w:r>
              <w:t>A</w:t>
            </w:r>
            <w:r w:rsidRPr="00A366DD">
              <w:t>ctive-</w:t>
            </w:r>
            <w:r>
              <w:t>HDL license</w:t>
            </w:r>
          </w:p>
        </w:tc>
      </w:tr>
      <w:tr w:rsidR="00706C62" w:rsidTr="00706C62">
        <w:tc>
          <w:tcPr>
            <w:tcW w:w="675" w:type="dxa"/>
          </w:tcPr>
          <w:p w:rsidR="00706C62" w:rsidRDefault="00706C62" w:rsidP="00BF7600">
            <w:r>
              <w:t>2</w:t>
            </w:r>
          </w:p>
        </w:tc>
        <w:tc>
          <w:tcPr>
            <w:tcW w:w="1701" w:type="dxa"/>
          </w:tcPr>
          <w:p w:rsidR="00706C62" w:rsidRDefault="00706C62" w:rsidP="00BF7600"/>
        </w:tc>
        <w:tc>
          <w:tcPr>
            <w:tcW w:w="2552" w:type="dxa"/>
          </w:tcPr>
          <w:p w:rsidR="00706C62" w:rsidRDefault="00706C62" w:rsidP="00BF7600">
            <w:r w:rsidRPr="00706C62">
              <w:t>1717@ldc-wanlic01</w:t>
            </w:r>
          </w:p>
        </w:tc>
        <w:tc>
          <w:tcPr>
            <w:tcW w:w="3594" w:type="dxa"/>
          </w:tcPr>
          <w:p w:rsidR="00706C62" w:rsidRDefault="00706C62" w:rsidP="00BF7600">
            <w:r>
              <w:t>ModelSIM, QuestaSIM license</w:t>
            </w:r>
          </w:p>
        </w:tc>
      </w:tr>
      <w:tr w:rsidR="00706C62" w:rsidTr="00706C62">
        <w:tc>
          <w:tcPr>
            <w:tcW w:w="675" w:type="dxa"/>
          </w:tcPr>
          <w:p w:rsidR="00706C62" w:rsidRDefault="00706C62" w:rsidP="00BF7600">
            <w:r>
              <w:t>3</w:t>
            </w:r>
          </w:p>
        </w:tc>
        <w:tc>
          <w:tcPr>
            <w:tcW w:w="1701" w:type="dxa"/>
          </w:tcPr>
          <w:p w:rsidR="00706C62" w:rsidRDefault="00706C62" w:rsidP="00BF7600"/>
        </w:tc>
        <w:tc>
          <w:tcPr>
            <w:tcW w:w="2552" w:type="dxa"/>
          </w:tcPr>
          <w:p w:rsidR="00706C62" w:rsidRDefault="00706C62" w:rsidP="00BF7600">
            <w:r w:rsidRPr="00706C62">
              <w:t>1700@d27</w:t>
            </w:r>
          </w:p>
        </w:tc>
        <w:tc>
          <w:tcPr>
            <w:tcW w:w="3594" w:type="dxa"/>
          </w:tcPr>
          <w:p w:rsidR="00706C62" w:rsidRDefault="00706C62" w:rsidP="00BF7600">
            <w:r>
              <w:t>Diamond license</w:t>
            </w:r>
          </w:p>
        </w:tc>
      </w:tr>
      <w:tr w:rsidR="00706C62" w:rsidTr="00706C62">
        <w:tc>
          <w:tcPr>
            <w:tcW w:w="675" w:type="dxa"/>
          </w:tcPr>
          <w:p w:rsidR="00706C62" w:rsidRDefault="00706C62" w:rsidP="00BF7600">
            <w:r>
              <w:lastRenderedPageBreak/>
              <w:t>4</w:t>
            </w:r>
          </w:p>
        </w:tc>
        <w:tc>
          <w:tcPr>
            <w:tcW w:w="1701" w:type="dxa"/>
          </w:tcPr>
          <w:p w:rsidR="00706C62" w:rsidRDefault="00706C62" w:rsidP="00BF7600"/>
        </w:tc>
        <w:tc>
          <w:tcPr>
            <w:tcW w:w="2552" w:type="dxa"/>
          </w:tcPr>
          <w:p w:rsidR="00706C62" w:rsidRDefault="00706C62" w:rsidP="00BF7600">
            <w:r w:rsidRPr="00706C62">
              <w:t>1700@linux2</w:t>
            </w:r>
          </w:p>
        </w:tc>
        <w:tc>
          <w:tcPr>
            <w:tcW w:w="3594" w:type="dxa"/>
          </w:tcPr>
          <w:p w:rsidR="00706C62" w:rsidRDefault="00706C62" w:rsidP="00BF7600">
            <w:r>
              <w:t>Diamond license</w:t>
            </w:r>
          </w:p>
        </w:tc>
      </w:tr>
      <w:tr w:rsidR="00706C62" w:rsidTr="00706C62">
        <w:tc>
          <w:tcPr>
            <w:tcW w:w="675" w:type="dxa"/>
          </w:tcPr>
          <w:p w:rsidR="00706C62" w:rsidRDefault="00706C62" w:rsidP="00BF7600">
            <w:r>
              <w:t>5</w:t>
            </w:r>
          </w:p>
        </w:tc>
        <w:tc>
          <w:tcPr>
            <w:tcW w:w="1701" w:type="dxa"/>
          </w:tcPr>
          <w:p w:rsidR="00706C62" w:rsidRDefault="00706C62" w:rsidP="00BF7600">
            <w:r>
              <w:t>TW_PAP_VERBOSE</w:t>
            </w:r>
          </w:p>
        </w:tc>
        <w:tc>
          <w:tcPr>
            <w:tcW w:w="2552" w:type="dxa"/>
          </w:tcPr>
          <w:p w:rsidR="00706C62" w:rsidRDefault="00706C62" w:rsidP="00BF7600">
            <w:r>
              <w:t>1</w:t>
            </w:r>
          </w:p>
        </w:tc>
        <w:tc>
          <w:tcPr>
            <w:tcW w:w="3594" w:type="dxa"/>
          </w:tcPr>
          <w:p w:rsidR="00706C62" w:rsidRDefault="007F618C" w:rsidP="00BF7600">
            <w:ins w:id="636" w:author="Jason Wang" w:date="2014-08-15T16:04:00Z">
              <w:r>
                <w:t>Add PAP result in trace report</w:t>
              </w:r>
            </w:ins>
          </w:p>
        </w:tc>
      </w:tr>
      <w:tr w:rsidR="00706C62" w:rsidTr="00706C62">
        <w:tc>
          <w:tcPr>
            <w:tcW w:w="675" w:type="dxa"/>
          </w:tcPr>
          <w:p w:rsidR="00706C62" w:rsidRDefault="00706C62" w:rsidP="00BF7600">
            <w:r>
              <w:t>6</w:t>
            </w:r>
          </w:p>
        </w:tc>
        <w:tc>
          <w:tcPr>
            <w:tcW w:w="1701" w:type="dxa"/>
          </w:tcPr>
          <w:p w:rsidR="00706C62" w:rsidRDefault="00706C62" w:rsidP="00BF7600">
            <w:r>
              <w:t xml:space="preserve">LSC_RECORD_CPUMEM </w:t>
            </w:r>
          </w:p>
        </w:tc>
        <w:tc>
          <w:tcPr>
            <w:tcW w:w="2552" w:type="dxa"/>
          </w:tcPr>
          <w:p w:rsidR="00706C62" w:rsidRDefault="00706C62" w:rsidP="00BF7600">
            <w:r>
              <w:t>1</w:t>
            </w:r>
          </w:p>
        </w:tc>
        <w:tc>
          <w:tcPr>
            <w:tcW w:w="3594" w:type="dxa"/>
          </w:tcPr>
          <w:p w:rsidR="00706C62" w:rsidRDefault="007F618C" w:rsidP="00BF7600">
            <w:ins w:id="637" w:author="Jason Wang" w:date="2014-08-15T16:04:00Z">
              <w:r>
                <w:t xml:space="preserve">Record the </w:t>
              </w:r>
            </w:ins>
            <w:ins w:id="638" w:author="Jason Wang" w:date="2014-08-15T16:05:00Z">
              <w:r>
                <w:t>peak memory usage</w:t>
              </w:r>
            </w:ins>
          </w:p>
        </w:tc>
      </w:tr>
    </w:tbl>
    <w:p w:rsidR="008A70F8" w:rsidRDefault="00C6615D" w:rsidP="00C6615D">
      <w:pPr>
        <w:pStyle w:val="Heading2"/>
      </w:pPr>
      <w:bookmarkStart w:id="639" w:name="_3.3_Test_case"/>
      <w:bookmarkStart w:id="640" w:name="_Toc395885238"/>
      <w:bookmarkEnd w:id="639"/>
      <w:r>
        <w:t>3.3 Test case building</w:t>
      </w:r>
      <w:bookmarkEnd w:id="640"/>
    </w:p>
    <w:p w:rsidR="00C6615D" w:rsidRDefault="00C6615D" w:rsidP="00C6615D">
      <w:r>
        <w:t>Since the script was developed based on some basic rules, you have to give the script enough information before getting the right results as you expected. So a specific case format should be followed to make the script works correctly.</w:t>
      </w:r>
    </w:p>
    <w:p w:rsidR="00C6615D" w:rsidRDefault="00C6615D" w:rsidP="00C6615D">
      <w:r>
        <w:t>Currently we support 2 different case styles.</w:t>
      </w:r>
    </w:p>
    <w:p w:rsidR="00C6615D" w:rsidRDefault="00C6615D" w:rsidP="00AD5519">
      <w:pPr>
        <w:pStyle w:val="ListParagraph"/>
        <w:numPr>
          <w:ilvl w:val="0"/>
          <w:numId w:val="10"/>
        </w:numPr>
      </w:pPr>
      <w:r>
        <w:t>BQS case format</w:t>
      </w:r>
    </w:p>
    <w:p w:rsidR="00355631" w:rsidRDefault="00355631" w:rsidP="00355631">
      <w:pPr>
        <w:pStyle w:val="ListParagraph"/>
      </w:pPr>
      <w:r>
        <w:t>BQS case format is the standard case format we defined for BQS scripts. The case structure for this kind of case like the following:</w:t>
      </w:r>
    </w:p>
    <w:p w:rsidR="00355631" w:rsidRDefault="00355631" w:rsidP="00355631">
      <w:pPr>
        <w:pStyle w:val="ListParagraph"/>
      </w:pPr>
      <w:r>
        <w:t>./case1</w:t>
      </w:r>
    </w:p>
    <w:p w:rsidR="00355631" w:rsidRDefault="00355631" w:rsidP="00355631">
      <w:pPr>
        <w:pStyle w:val="ListParagraph"/>
      </w:pPr>
      <w:r>
        <w:tab/>
        <w:t>./models</w:t>
      </w:r>
      <w:r>
        <w:tab/>
      </w:r>
      <w:r>
        <w:tab/>
        <w:t>--folder to place your models files</w:t>
      </w:r>
    </w:p>
    <w:p w:rsidR="00355631" w:rsidRDefault="00355631" w:rsidP="00355631">
      <w:pPr>
        <w:pStyle w:val="ListParagraph"/>
      </w:pPr>
      <w:r>
        <w:tab/>
        <w:t>./</w:t>
      </w:r>
      <w:r w:rsidR="00AA067D">
        <w:t>others</w:t>
      </w:r>
      <w:r w:rsidR="00F83133">
        <w:tab/>
      </w:r>
      <w:r w:rsidR="00F83133">
        <w:tab/>
        <w:t>--folder to place NGO NGD and some other files which will be include in your Diamond project</w:t>
      </w:r>
    </w:p>
    <w:p w:rsidR="00F83133" w:rsidRDefault="00F83133" w:rsidP="00355631">
      <w:pPr>
        <w:pStyle w:val="ListParagraph"/>
      </w:pPr>
      <w:r>
        <w:tab/>
        <w:t>./par</w:t>
      </w:r>
      <w:r>
        <w:tab/>
      </w:r>
      <w:r>
        <w:tab/>
        <w:t>--folder to place project file</w:t>
      </w:r>
    </w:p>
    <w:p w:rsidR="00F83133" w:rsidRDefault="00F83133" w:rsidP="00355631">
      <w:pPr>
        <w:pStyle w:val="ListParagraph"/>
      </w:pPr>
      <w:r>
        <w:tab/>
        <w:t>./sim</w:t>
      </w:r>
      <w:r>
        <w:tab/>
      </w:r>
      <w:r>
        <w:tab/>
        <w:t>--folder to place files for simulation</w:t>
      </w:r>
    </w:p>
    <w:p w:rsidR="00F83133" w:rsidRDefault="00F83133" w:rsidP="00355631">
      <w:pPr>
        <w:pStyle w:val="ListParagraph"/>
      </w:pPr>
      <w:r>
        <w:tab/>
        <w:t>./source</w:t>
      </w:r>
      <w:r>
        <w:tab/>
      </w:r>
      <w:r>
        <w:tab/>
        <w:t>--folder to place source files</w:t>
      </w:r>
    </w:p>
    <w:p w:rsidR="00F83133" w:rsidRDefault="00F83133" w:rsidP="00355631">
      <w:pPr>
        <w:pStyle w:val="ListParagraph"/>
      </w:pPr>
      <w:r>
        <w:tab/>
        <w:t>Bqs.info</w:t>
      </w:r>
      <w:r>
        <w:tab/>
      </w:r>
      <w:r>
        <w:tab/>
        <w:t>--information for script run</w:t>
      </w:r>
    </w:p>
    <w:p w:rsidR="00F83133" w:rsidRDefault="00F83133" w:rsidP="00355631">
      <w:pPr>
        <w:pStyle w:val="ListParagraph"/>
      </w:pPr>
      <w:r>
        <w:tab/>
        <w:t>Bqs.conf</w:t>
      </w:r>
      <w:r>
        <w:tab/>
      </w:r>
      <w:r>
        <w:tab/>
        <w:t>--information for script check and report use</w:t>
      </w:r>
    </w:p>
    <w:p w:rsidR="00355631" w:rsidRDefault="00F83133" w:rsidP="00355631">
      <w:pPr>
        <w:pStyle w:val="ListParagraph"/>
      </w:pPr>
      <w:r>
        <w:t>For detail case building refer</w:t>
      </w:r>
      <w:r w:rsidR="00122810">
        <w:t>s</w:t>
      </w:r>
      <w:r>
        <w:t xml:space="preserve"> to:</w:t>
      </w:r>
      <w:r w:rsidRPr="00F83133">
        <w:t xml:space="preserve"> </w:t>
      </w:r>
      <w:r w:rsidRPr="00C76C8C">
        <w:t>BQS_spec_case_build.docx</w:t>
      </w:r>
      <w:r w:rsidR="00C76C8C">
        <w:t xml:space="preserve"> in </w:t>
      </w:r>
      <w:hyperlink w:anchor="_6_Reference" w:history="1">
        <w:r w:rsidR="00E216A7" w:rsidRPr="00E216A7">
          <w:rPr>
            <w:rStyle w:val="Hyperlink"/>
          </w:rPr>
          <w:t>chapter</w:t>
        </w:r>
        <w:r w:rsidR="00C76C8C" w:rsidRPr="00C76C8C">
          <w:rPr>
            <w:rStyle w:val="Hyperlink"/>
          </w:rPr>
          <w:t xml:space="preserve"> 6</w:t>
        </w:r>
      </w:hyperlink>
    </w:p>
    <w:p w:rsidR="00C6615D" w:rsidRDefault="00C6615D" w:rsidP="00AD5519">
      <w:pPr>
        <w:pStyle w:val="ListParagraph"/>
        <w:numPr>
          <w:ilvl w:val="0"/>
          <w:numId w:val="10"/>
        </w:numPr>
      </w:pPr>
      <w:r>
        <w:t>QAS case format</w:t>
      </w:r>
    </w:p>
    <w:p w:rsidR="00F83133" w:rsidRDefault="00F83133" w:rsidP="00F83133">
      <w:pPr>
        <w:pStyle w:val="ListParagraph"/>
      </w:pPr>
      <w:r>
        <w:t>QAS case was defined for front end QAS system use. Initially our BQS script</w:t>
      </w:r>
      <w:r w:rsidR="00122810">
        <w:t>s</w:t>
      </w:r>
      <w:r>
        <w:t xml:space="preserve"> do not support this kind of case,</w:t>
      </w:r>
      <w:r w:rsidR="00122810">
        <w:t xml:space="preserve"> as the requirement of test case reuse BQS scripts also support this kind of case in the later version now. The case style like the following:</w:t>
      </w:r>
    </w:p>
    <w:p w:rsidR="00122810" w:rsidRDefault="00122810" w:rsidP="00F83133">
      <w:pPr>
        <w:pStyle w:val="ListParagraph"/>
      </w:pPr>
      <w:r>
        <w:t>./case2</w:t>
      </w:r>
    </w:p>
    <w:p w:rsidR="00122810" w:rsidRDefault="00122810" w:rsidP="00F83133">
      <w:pPr>
        <w:pStyle w:val="ListParagraph"/>
      </w:pPr>
      <w:r>
        <w:tab/>
        <w:t>_qas.info</w:t>
      </w:r>
      <w:r>
        <w:tab/>
      </w:r>
      <w:r>
        <w:tab/>
        <w:t>--QAS key case information record file</w:t>
      </w:r>
    </w:p>
    <w:p w:rsidR="00122810" w:rsidRDefault="00122810" w:rsidP="00F83133">
      <w:pPr>
        <w:pStyle w:val="ListParagraph"/>
      </w:pPr>
      <w:r>
        <w:tab/>
        <w:t>Gold.txt</w:t>
      </w:r>
      <w:r>
        <w:tab/>
      </w:r>
      <w:r>
        <w:tab/>
        <w:t>--golden file</w:t>
      </w:r>
    </w:p>
    <w:p w:rsidR="00122810" w:rsidRDefault="00122810" w:rsidP="00F83133">
      <w:pPr>
        <w:pStyle w:val="ListParagraph"/>
      </w:pPr>
      <w:r>
        <w:tab/>
        <w:t>Case2.v</w:t>
      </w:r>
      <w:r>
        <w:tab/>
      </w:r>
      <w:r>
        <w:tab/>
        <w:t>--some source file</w:t>
      </w:r>
    </w:p>
    <w:p w:rsidR="00122810" w:rsidRDefault="00122810" w:rsidP="00F83133">
      <w:pPr>
        <w:pStyle w:val="ListParagraph"/>
      </w:pPr>
      <w:r>
        <w:tab/>
        <w:t>Case2_tb.v</w:t>
      </w:r>
      <w:r>
        <w:tab/>
        <w:t>--some test bench file</w:t>
      </w:r>
    </w:p>
    <w:p w:rsidR="00122810" w:rsidRDefault="00122810" w:rsidP="00F83133">
      <w:pPr>
        <w:pStyle w:val="ListParagraph"/>
      </w:pPr>
      <w:r>
        <w:tab/>
        <w:t>…</w:t>
      </w:r>
      <w:r>
        <w:tab/>
      </w:r>
      <w:r>
        <w:tab/>
      </w:r>
      <w:r>
        <w:tab/>
        <w:t>--some other file</w:t>
      </w:r>
    </w:p>
    <w:p w:rsidR="00122810" w:rsidRDefault="00122810" w:rsidP="00B11D50">
      <w:pPr>
        <w:pStyle w:val="ListParagraph"/>
      </w:pPr>
      <w:r>
        <w:t>For detail case building refers to:</w:t>
      </w:r>
      <w:r w:rsidR="00B11D50">
        <w:t xml:space="preserve"> Front end QAS case usage model.</w:t>
      </w:r>
    </w:p>
    <w:p w:rsidR="003C045B" w:rsidRDefault="003C045B" w:rsidP="003C045B">
      <w:pPr>
        <w:pStyle w:val="Heading2"/>
      </w:pPr>
      <w:bookmarkStart w:id="641" w:name="_Toc395885239"/>
      <w:r>
        <w:t>3.4 Test suite building</w:t>
      </w:r>
      <w:bookmarkEnd w:id="641"/>
    </w:p>
    <w:p w:rsidR="00122810" w:rsidRDefault="004831F4" w:rsidP="003C045B">
      <w:r>
        <w:t xml:space="preserve">On user </w:t>
      </w:r>
      <w:r w:rsidRPr="004831F4">
        <w:t>perspective</w:t>
      </w:r>
      <w:r>
        <w:t>, they would like to put all test cases together to construct a test suite and test all his or her items suite by suite. BQS scripts also support suite test with the suite support application tool.</w:t>
      </w:r>
    </w:p>
    <w:p w:rsidR="00C76C8C" w:rsidRDefault="004831F4" w:rsidP="003C045B">
      <w:r>
        <w:t>For test suite building refers to:</w:t>
      </w:r>
      <w:r w:rsidRPr="004831F4">
        <w:t xml:space="preserve"> </w:t>
      </w:r>
      <w:r w:rsidR="00C76C8C" w:rsidRPr="00C76C8C">
        <w:t xml:space="preserve">BQS_spec_suite_build.docx </w:t>
      </w:r>
      <w:r w:rsidR="00C76C8C">
        <w:t xml:space="preserve">in </w:t>
      </w:r>
      <w:hyperlink w:anchor="_6_Reference" w:history="1">
        <w:r w:rsidR="00BD5A21" w:rsidRPr="00BD5A21">
          <w:rPr>
            <w:rStyle w:val="Hyperlink"/>
          </w:rPr>
          <w:t>chapter</w:t>
        </w:r>
        <w:r w:rsidR="00C76C8C" w:rsidRPr="00C76C8C">
          <w:rPr>
            <w:rStyle w:val="Hyperlink"/>
          </w:rPr>
          <w:t xml:space="preserve"> 6</w:t>
        </w:r>
      </w:hyperlink>
    </w:p>
    <w:p w:rsidR="004831F4" w:rsidRDefault="004831F4" w:rsidP="003C045B">
      <w:r>
        <w:t>For suite support application tool usage refers to:</w:t>
      </w:r>
      <w:r w:rsidR="006D57FA">
        <w:t xml:space="preserve"> </w:t>
      </w:r>
      <w:hyperlink w:anchor="_5.1_suite_support" w:history="1">
        <w:r w:rsidR="00BD5A21" w:rsidRPr="00BD5A21">
          <w:rPr>
            <w:rStyle w:val="Hyperlink"/>
          </w:rPr>
          <w:t>chapter</w:t>
        </w:r>
        <w:r w:rsidR="00E22C53" w:rsidRPr="00E22C53">
          <w:rPr>
            <w:rStyle w:val="Hyperlink"/>
          </w:rPr>
          <w:t xml:space="preserve"> 5.1</w:t>
        </w:r>
      </w:hyperlink>
    </w:p>
    <w:p w:rsidR="00733540" w:rsidRDefault="00733540" w:rsidP="00733540">
      <w:pPr>
        <w:pStyle w:val="Heading2"/>
      </w:pPr>
      <w:bookmarkStart w:id="642" w:name="_Toc395885240"/>
      <w:r>
        <w:t xml:space="preserve">3.5 Typical </w:t>
      </w:r>
      <w:r w:rsidR="00510476">
        <w:t>Lattice main</w:t>
      </w:r>
      <w:r>
        <w:t xml:space="preserve"> options</w:t>
      </w:r>
      <w:bookmarkEnd w:id="642"/>
    </w:p>
    <w:p w:rsidR="00733540" w:rsidRDefault="00733540" w:rsidP="00733540">
      <w:r>
        <w:t xml:space="preserve">In this section we will list some typical application options for Lattice main script including the default and available values, detail </w:t>
      </w:r>
      <w:r w:rsidR="00C64E6A">
        <w:t xml:space="preserve">explanation for these options. For total options please refers to: </w:t>
      </w:r>
      <w:hyperlink w:anchor="_8.1_Lattice_main" w:history="1">
        <w:r w:rsidR="003D4851" w:rsidRPr="003D4851">
          <w:rPr>
            <w:rStyle w:val="Hyperlink"/>
          </w:rPr>
          <w:t>chapter 8.1</w:t>
        </w:r>
      </w:hyperlink>
    </w:p>
    <w:p w:rsidR="008649C7" w:rsidRDefault="008649C7" w:rsidP="00733540">
      <w:r>
        <w:t>Every option will have one of the following option types:</w:t>
      </w:r>
    </w:p>
    <w:p w:rsidR="008649C7" w:rsidRDefault="008649C7" w:rsidP="00AD5519">
      <w:pPr>
        <w:pStyle w:val="ListParagraph"/>
        <w:numPr>
          <w:ilvl w:val="0"/>
          <w:numId w:val="11"/>
        </w:numPr>
      </w:pPr>
      <w:r>
        <w:t>Store true: if option present, the behavior for this option will be active.</w:t>
      </w:r>
    </w:p>
    <w:p w:rsidR="008649C7" w:rsidRDefault="008649C7" w:rsidP="00AD5519">
      <w:pPr>
        <w:pStyle w:val="ListParagraph"/>
        <w:numPr>
          <w:ilvl w:val="0"/>
          <w:numId w:val="11"/>
        </w:numPr>
      </w:pPr>
      <w:r>
        <w:t>Store False:</w:t>
      </w:r>
      <w:r w:rsidRPr="008649C7">
        <w:t xml:space="preserve"> </w:t>
      </w:r>
      <w:r>
        <w:t>if option present, the behavior for this option will not be active.</w:t>
      </w:r>
    </w:p>
    <w:p w:rsidR="008649C7" w:rsidRDefault="00DC2EA4" w:rsidP="00AD5519">
      <w:pPr>
        <w:pStyle w:val="ListParagraph"/>
        <w:numPr>
          <w:ilvl w:val="0"/>
          <w:numId w:val="11"/>
        </w:numPr>
      </w:pPr>
      <w:r>
        <w:t>Store string: Set the value for the option.</w:t>
      </w:r>
    </w:p>
    <w:p w:rsidR="00CF49D0" w:rsidRDefault="00CF49D0" w:rsidP="00AD5519">
      <w:pPr>
        <w:pStyle w:val="ListParagraph"/>
        <w:numPr>
          <w:ilvl w:val="0"/>
          <w:numId w:val="11"/>
        </w:numPr>
      </w:pPr>
      <w:r>
        <w:t>Store choice: the value for this option must in some available list.</w:t>
      </w:r>
    </w:p>
    <w:p w:rsidR="00C64E6A" w:rsidRDefault="00C64E6A" w:rsidP="00C64E6A">
      <w:pPr>
        <w:pStyle w:val="Heading3"/>
      </w:pPr>
      <w:bookmarkStart w:id="643" w:name="_Toc395885241"/>
      <w:r>
        <w:lastRenderedPageBreak/>
        <w:t>3.5.1 Public options</w:t>
      </w:r>
      <w:bookmarkEnd w:id="643"/>
    </w:p>
    <w:p w:rsidR="00506268" w:rsidRPr="00506268" w:rsidRDefault="00506268" w:rsidP="00506268">
      <w:r>
        <w:t>Public options are basic options for script run, including showing help and debug information, where to find test suite, where to run test suite and where to place test report.</w:t>
      </w:r>
    </w:p>
    <w:p w:rsidR="00C64E6A" w:rsidRDefault="00C64E6A" w:rsidP="00C64E6A">
      <w:pPr>
        <w:pStyle w:val="Heading4"/>
      </w:pPr>
      <w:r>
        <w:t xml:space="preserve">3.5.1.1 –help </w:t>
      </w:r>
      <w:r w:rsidR="00E11F4A">
        <w:t>(</w:t>
      </w:r>
      <w:r>
        <w:t>print help info</w:t>
      </w:r>
      <w:r w:rsidR="00E11F4A">
        <w:t>)</w:t>
      </w:r>
    </w:p>
    <w:tbl>
      <w:tblPr>
        <w:tblStyle w:val="TableGrid"/>
        <w:tblW w:w="0" w:type="auto"/>
        <w:tblLook w:val="04A0" w:firstRow="1" w:lastRow="0" w:firstColumn="1" w:lastColumn="0" w:noHBand="0" w:noVBand="1"/>
      </w:tblPr>
      <w:tblGrid>
        <w:gridCol w:w="2235"/>
        <w:gridCol w:w="6287"/>
      </w:tblGrid>
      <w:tr w:rsidR="000E5D17" w:rsidTr="000E5D17">
        <w:tc>
          <w:tcPr>
            <w:tcW w:w="2235" w:type="dxa"/>
          </w:tcPr>
          <w:p w:rsidR="000E5D17" w:rsidRDefault="000E5D17" w:rsidP="00C64E6A">
            <w:r>
              <w:t>Option name</w:t>
            </w:r>
          </w:p>
        </w:tc>
        <w:tc>
          <w:tcPr>
            <w:tcW w:w="6287" w:type="dxa"/>
          </w:tcPr>
          <w:p w:rsidR="000E5D17" w:rsidRDefault="000E5D17" w:rsidP="00C64E6A">
            <w:r>
              <w:t>--help</w:t>
            </w:r>
          </w:p>
        </w:tc>
      </w:tr>
      <w:tr w:rsidR="000E5D17" w:rsidTr="000E5D17">
        <w:tc>
          <w:tcPr>
            <w:tcW w:w="2235" w:type="dxa"/>
          </w:tcPr>
          <w:p w:rsidR="000E5D17" w:rsidRDefault="000E5D17" w:rsidP="00C64E6A">
            <w:r>
              <w:t>Option type</w:t>
            </w:r>
          </w:p>
        </w:tc>
        <w:tc>
          <w:tcPr>
            <w:tcW w:w="6287" w:type="dxa"/>
          </w:tcPr>
          <w:p w:rsidR="000E5D17" w:rsidRDefault="000E5D17" w:rsidP="00C64E6A">
            <w:r>
              <w:t>Store true</w:t>
            </w:r>
          </w:p>
        </w:tc>
      </w:tr>
      <w:tr w:rsidR="000E5D17" w:rsidTr="000E5D17">
        <w:tc>
          <w:tcPr>
            <w:tcW w:w="2235" w:type="dxa"/>
          </w:tcPr>
          <w:p w:rsidR="000E5D17" w:rsidRDefault="000E5D17" w:rsidP="00C64E6A">
            <w:r>
              <w:t>Option default value</w:t>
            </w:r>
          </w:p>
        </w:tc>
        <w:tc>
          <w:tcPr>
            <w:tcW w:w="6287" w:type="dxa"/>
          </w:tcPr>
          <w:p w:rsidR="000E5D17" w:rsidRDefault="000E5D17" w:rsidP="00C64E6A">
            <w:r>
              <w:t>NA</w:t>
            </w:r>
          </w:p>
        </w:tc>
      </w:tr>
      <w:tr w:rsidR="000E5D17" w:rsidTr="000E5D17">
        <w:tc>
          <w:tcPr>
            <w:tcW w:w="2235" w:type="dxa"/>
          </w:tcPr>
          <w:p w:rsidR="000E5D17" w:rsidRDefault="000E5D17" w:rsidP="00C64E6A">
            <w:r>
              <w:t>Option available value</w:t>
            </w:r>
          </w:p>
        </w:tc>
        <w:tc>
          <w:tcPr>
            <w:tcW w:w="6287" w:type="dxa"/>
          </w:tcPr>
          <w:p w:rsidR="000E5D17" w:rsidRDefault="000E5D17" w:rsidP="00C64E6A">
            <w:r>
              <w:t>NA</w:t>
            </w:r>
          </w:p>
        </w:tc>
      </w:tr>
    </w:tbl>
    <w:p w:rsidR="00C64E6A" w:rsidRPr="00C64E6A" w:rsidRDefault="000E5D17" w:rsidP="00C64E6A">
      <w:r>
        <w:t>This option is used to print the help information for Lattice main script.</w:t>
      </w:r>
    </w:p>
    <w:p w:rsidR="000E5D17" w:rsidRDefault="000E5D17" w:rsidP="000E5D17">
      <w:pPr>
        <w:pStyle w:val="Heading4"/>
      </w:pPr>
      <w:r>
        <w:t xml:space="preserve">3.5.1.2 –debug </w:t>
      </w:r>
      <w:r w:rsidR="00E11F4A">
        <w:t>(</w:t>
      </w:r>
      <w:r>
        <w:t>print debug info</w:t>
      </w:r>
      <w:r w:rsidR="00E11F4A">
        <w:t>)</w:t>
      </w:r>
    </w:p>
    <w:tbl>
      <w:tblPr>
        <w:tblStyle w:val="TableGrid"/>
        <w:tblW w:w="0" w:type="auto"/>
        <w:tblLook w:val="04A0" w:firstRow="1" w:lastRow="0" w:firstColumn="1" w:lastColumn="0" w:noHBand="0" w:noVBand="1"/>
      </w:tblPr>
      <w:tblGrid>
        <w:gridCol w:w="2235"/>
        <w:gridCol w:w="6287"/>
      </w:tblGrid>
      <w:tr w:rsidR="000E5D17" w:rsidTr="000E5D17">
        <w:tc>
          <w:tcPr>
            <w:tcW w:w="2235" w:type="dxa"/>
          </w:tcPr>
          <w:p w:rsidR="000E5D17" w:rsidRDefault="000E5D17" w:rsidP="000E5D17">
            <w:r>
              <w:t>Option name</w:t>
            </w:r>
          </w:p>
        </w:tc>
        <w:tc>
          <w:tcPr>
            <w:tcW w:w="6287" w:type="dxa"/>
          </w:tcPr>
          <w:p w:rsidR="000E5D17" w:rsidRDefault="000E5D17" w:rsidP="000E5D17">
            <w:r>
              <w:t>--debug</w:t>
            </w:r>
          </w:p>
        </w:tc>
      </w:tr>
      <w:tr w:rsidR="000E5D17" w:rsidTr="000E5D17">
        <w:tc>
          <w:tcPr>
            <w:tcW w:w="2235" w:type="dxa"/>
          </w:tcPr>
          <w:p w:rsidR="000E5D17" w:rsidRDefault="000E5D17" w:rsidP="000E5D17">
            <w:r>
              <w:t>Option type</w:t>
            </w:r>
          </w:p>
        </w:tc>
        <w:tc>
          <w:tcPr>
            <w:tcW w:w="6287" w:type="dxa"/>
          </w:tcPr>
          <w:p w:rsidR="000E5D17" w:rsidRDefault="000E5D17" w:rsidP="000E5D17">
            <w:r>
              <w:t>Store true</w:t>
            </w:r>
          </w:p>
        </w:tc>
      </w:tr>
      <w:tr w:rsidR="000E5D17" w:rsidTr="000E5D17">
        <w:tc>
          <w:tcPr>
            <w:tcW w:w="2235" w:type="dxa"/>
          </w:tcPr>
          <w:p w:rsidR="000E5D17" w:rsidRDefault="000E5D17" w:rsidP="000E5D17">
            <w:r>
              <w:t>Option default value</w:t>
            </w:r>
          </w:p>
        </w:tc>
        <w:tc>
          <w:tcPr>
            <w:tcW w:w="6287" w:type="dxa"/>
          </w:tcPr>
          <w:p w:rsidR="000E5D17" w:rsidRDefault="000E5D17" w:rsidP="000E5D17">
            <w:r>
              <w:t>NA</w:t>
            </w:r>
          </w:p>
        </w:tc>
      </w:tr>
      <w:tr w:rsidR="000E5D17" w:rsidTr="000E5D17">
        <w:tc>
          <w:tcPr>
            <w:tcW w:w="2235" w:type="dxa"/>
          </w:tcPr>
          <w:p w:rsidR="000E5D17" w:rsidRDefault="000E5D17" w:rsidP="000E5D17">
            <w:r>
              <w:t>Option available value</w:t>
            </w:r>
          </w:p>
        </w:tc>
        <w:tc>
          <w:tcPr>
            <w:tcW w:w="6287" w:type="dxa"/>
          </w:tcPr>
          <w:p w:rsidR="000E5D17" w:rsidRDefault="000E5D17" w:rsidP="000E5D17">
            <w:r>
              <w:t>NA</w:t>
            </w:r>
          </w:p>
        </w:tc>
      </w:tr>
    </w:tbl>
    <w:p w:rsidR="000E5D17" w:rsidRDefault="000E5D17" w:rsidP="000E5D17">
      <w:r>
        <w:t xml:space="preserve">This option is used to print the </w:t>
      </w:r>
      <w:r w:rsidR="00E11F4A">
        <w:t>debug</w:t>
      </w:r>
      <w:r>
        <w:t xml:space="preserve"> information</w:t>
      </w:r>
      <w:r w:rsidR="00E11F4A">
        <w:t xml:space="preserve"> while script running.</w:t>
      </w:r>
    </w:p>
    <w:p w:rsidR="00E11F4A" w:rsidRDefault="00E11F4A" w:rsidP="00E11F4A">
      <w:pPr>
        <w:pStyle w:val="Heading4"/>
      </w:pPr>
      <w:r>
        <w:t>3.5.1.3 –dry-run (only generate project)</w:t>
      </w:r>
    </w:p>
    <w:tbl>
      <w:tblPr>
        <w:tblStyle w:val="TableGrid"/>
        <w:tblW w:w="0" w:type="auto"/>
        <w:tblLook w:val="04A0" w:firstRow="1" w:lastRow="0" w:firstColumn="1" w:lastColumn="0" w:noHBand="0" w:noVBand="1"/>
      </w:tblPr>
      <w:tblGrid>
        <w:gridCol w:w="2235"/>
        <w:gridCol w:w="6287"/>
      </w:tblGrid>
      <w:tr w:rsidR="00E11F4A" w:rsidTr="00F30CA2">
        <w:tc>
          <w:tcPr>
            <w:tcW w:w="2235" w:type="dxa"/>
          </w:tcPr>
          <w:p w:rsidR="00E11F4A" w:rsidRDefault="00E11F4A" w:rsidP="00F30CA2">
            <w:r>
              <w:t>Option name</w:t>
            </w:r>
          </w:p>
        </w:tc>
        <w:tc>
          <w:tcPr>
            <w:tcW w:w="6287" w:type="dxa"/>
          </w:tcPr>
          <w:p w:rsidR="00E11F4A" w:rsidRDefault="00E11F4A" w:rsidP="00F30CA2">
            <w:r>
              <w:t>--dry-run</w:t>
            </w:r>
          </w:p>
        </w:tc>
      </w:tr>
      <w:tr w:rsidR="00E11F4A" w:rsidTr="00F30CA2">
        <w:tc>
          <w:tcPr>
            <w:tcW w:w="2235" w:type="dxa"/>
          </w:tcPr>
          <w:p w:rsidR="00E11F4A" w:rsidRDefault="00E11F4A" w:rsidP="00F30CA2">
            <w:r>
              <w:t>Option type</w:t>
            </w:r>
          </w:p>
        </w:tc>
        <w:tc>
          <w:tcPr>
            <w:tcW w:w="6287" w:type="dxa"/>
          </w:tcPr>
          <w:p w:rsidR="00E11F4A" w:rsidRDefault="00E11F4A" w:rsidP="00F30CA2">
            <w:r>
              <w:t>Store true</w:t>
            </w:r>
          </w:p>
        </w:tc>
      </w:tr>
      <w:tr w:rsidR="00E11F4A" w:rsidTr="00F30CA2">
        <w:tc>
          <w:tcPr>
            <w:tcW w:w="2235" w:type="dxa"/>
          </w:tcPr>
          <w:p w:rsidR="00E11F4A" w:rsidRDefault="00E11F4A" w:rsidP="00F30CA2">
            <w:r>
              <w:t>Option default value</w:t>
            </w:r>
          </w:p>
        </w:tc>
        <w:tc>
          <w:tcPr>
            <w:tcW w:w="6287" w:type="dxa"/>
          </w:tcPr>
          <w:p w:rsidR="00E11F4A" w:rsidRDefault="00E11F4A" w:rsidP="00F30CA2">
            <w:r>
              <w:t>NA</w:t>
            </w:r>
          </w:p>
        </w:tc>
      </w:tr>
      <w:tr w:rsidR="00E11F4A" w:rsidTr="00F30CA2">
        <w:tc>
          <w:tcPr>
            <w:tcW w:w="2235" w:type="dxa"/>
          </w:tcPr>
          <w:p w:rsidR="00E11F4A" w:rsidRDefault="00E11F4A" w:rsidP="00F30CA2">
            <w:r>
              <w:t>Option available value</w:t>
            </w:r>
          </w:p>
        </w:tc>
        <w:tc>
          <w:tcPr>
            <w:tcW w:w="6287" w:type="dxa"/>
          </w:tcPr>
          <w:p w:rsidR="00E11F4A" w:rsidRDefault="00E11F4A" w:rsidP="00F30CA2">
            <w:r>
              <w:t>NA</w:t>
            </w:r>
          </w:p>
        </w:tc>
      </w:tr>
    </w:tbl>
    <w:p w:rsidR="00E11F4A" w:rsidRDefault="00E11F4A" w:rsidP="00E11F4A">
      <w:r>
        <w:t>This option is used to generate LDF project in the job path and skip the following flows.</w:t>
      </w:r>
    </w:p>
    <w:p w:rsidR="00E11F4A" w:rsidRDefault="00E11F4A" w:rsidP="00E11F4A">
      <w:pPr>
        <w:pStyle w:val="Heading4"/>
      </w:pPr>
      <w:r>
        <w:t>3.5.1.4 –</w:t>
      </w:r>
      <w:r w:rsidR="00650C9D">
        <w:t>file</w:t>
      </w:r>
      <w:r>
        <w:t xml:space="preserve"> (</w:t>
      </w:r>
      <w:r w:rsidR="00650C9D">
        <w:t>user script configure file</w:t>
      </w:r>
      <w:r>
        <w:t>)</w:t>
      </w:r>
    </w:p>
    <w:tbl>
      <w:tblPr>
        <w:tblStyle w:val="TableGrid"/>
        <w:tblW w:w="0" w:type="auto"/>
        <w:tblLook w:val="04A0" w:firstRow="1" w:lastRow="0" w:firstColumn="1" w:lastColumn="0" w:noHBand="0" w:noVBand="1"/>
      </w:tblPr>
      <w:tblGrid>
        <w:gridCol w:w="2235"/>
        <w:gridCol w:w="6287"/>
      </w:tblGrid>
      <w:tr w:rsidR="00E11F4A" w:rsidTr="00F30CA2">
        <w:tc>
          <w:tcPr>
            <w:tcW w:w="2235" w:type="dxa"/>
          </w:tcPr>
          <w:p w:rsidR="00E11F4A" w:rsidRDefault="00E11F4A" w:rsidP="00F30CA2">
            <w:r>
              <w:t>Option name</w:t>
            </w:r>
          </w:p>
        </w:tc>
        <w:tc>
          <w:tcPr>
            <w:tcW w:w="6287" w:type="dxa"/>
          </w:tcPr>
          <w:p w:rsidR="00E11F4A" w:rsidRDefault="00E11F4A" w:rsidP="00F30CA2">
            <w:r>
              <w:t>--</w:t>
            </w:r>
            <w:r w:rsidR="00650C9D">
              <w:t>file, -F</w:t>
            </w:r>
          </w:p>
        </w:tc>
      </w:tr>
      <w:tr w:rsidR="00E11F4A" w:rsidTr="00F30CA2">
        <w:tc>
          <w:tcPr>
            <w:tcW w:w="2235" w:type="dxa"/>
          </w:tcPr>
          <w:p w:rsidR="00E11F4A" w:rsidRDefault="00E11F4A" w:rsidP="00F30CA2">
            <w:r>
              <w:t>Option type</w:t>
            </w:r>
          </w:p>
        </w:tc>
        <w:tc>
          <w:tcPr>
            <w:tcW w:w="6287" w:type="dxa"/>
          </w:tcPr>
          <w:p w:rsidR="00E11F4A" w:rsidRDefault="00E11F4A" w:rsidP="00F30CA2">
            <w:r>
              <w:t>Store true</w:t>
            </w:r>
          </w:p>
        </w:tc>
      </w:tr>
      <w:tr w:rsidR="00E11F4A" w:rsidTr="00F30CA2">
        <w:tc>
          <w:tcPr>
            <w:tcW w:w="2235" w:type="dxa"/>
          </w:tcPr>
          <w:p w:rsidR="00E11F4A" w:rsidRDefault="00E11F4A" w:rsidP="00F30CA2">
            <w:r>
              <w:t>Option default value</w:t>
            </w:r>
          </w:p>
        </w:tc>
        <w:tc>
          <w:tcPr>
            <w:tcW w:w="6287" w:type="dxa"/>
          </w:tcPr>
          <w:p w:rsidR="00E11F4A" w:rsidRDefault="00E11F4A" w:rsidP="00F30CA2">
            <w:r>
              <w:t>NA</w:t>
            </w:r>
          </w:p>
        </w:tc>
      </w:tr>
      <w:tr w:rsidR="00E11F4A" w:rsidTr="00F30CA2">
        <w:tc>
          <w:tcPr>
            <w:tcW w:w="2235" w:type="dxa"/>
          </w:tcPr>
          <w:p w:rsidR="00E11F4A" w:rsidRDefault="00E11F4A" w:rsidP="00F30CA2">
            <w:r>
              <w:t>Option available value</w:t>
            </w:r>
          </w:p>
        </w:tc>
        <w:tc>
          <w:tcPr>
            <w:tcW w:w="6287" w:type="dxa"/>
          </w:tcPr>
          <w:p w:rsidR="00E11F4A" w:rsidRDefault="00E11F4A" w:rsidP="00F30CA2">
            <w:r>
              <w:t>NA</w:t>
            </w:r>
          </w:p>
        </w:tc>
      </w:tr>
    </w:tbl>
    <w:p w:rsidR="00E11F4A" w:rsidRDefault="00650C9D" w:rsidP="00E11F4A">
      <w:r>
        <w:t>Specify user configuration file, the file format is same as default.ini (</w:t>
      </w:r>
      <w:hyperlink w:anchor="_3.2_Script_initialization" w:history="1">
        <w:r w:rsidR="007E2012" w:rsidRPr="007E2012">
          <w:rPr>
            <w:rStyle w:val="Hyperlink"/>
          </w:rPr>
          <w:t>chapter</w:t>
        </w:r>
        <w:r w:rsidRPr="00650C9D">
          <w:rPr>
            <w:rStyle w:val="Hyperlink"/>
          </w:rPr>
          <w:t xml:space="preserve"> 3.2</w:t>
        </w:r>
      </w:hyperlink>
      <w:r>
        <w:t>) file.</w:t>
      </w:r>
    </w:p>
    <w:p w:rsidR="00650C9D" w:rsidRDefault="00650C9D" w:rsidP="00650C9D">
      <w:pPr>
        <w:pStyle w:val="Heading4"/>
      </w:pPr>
      <w:r>
        <w:t>3.5.1.5 –conf (user configure directory)</w:t>
      </w:r>
    </w:p>
    <w:tbl>
      <w:tblPr>
        <w:tblStyle w:val="TableGrid"/>
        <w:tblW w:w="0" w:type="auto"/>
        <w:tblLook w:val="04A0" w:firstRow="1" w:lastRow="0" w:firstColumn="1" w:lastColumn="0" w:noHBand="0" w:noVBand="1"/>
      </w:tblPr>
      <w:tblGrid>
        <w:gridCol w:w="2235"/>
        <w:gridCol w:w="6287"/>
      </w:tblGrid>
      <w:tr w:rsidR="00650C9D" w:rsidTr="00F30CA2">
        <w:tc>
          <w:tcPr>
            <w:tcW w:w="2235" w:type="dxa"/>
          </w:tcPr>
          <w:p w:rsidR="00650C9D" w:rsidRDefault="00650C9D" w:rsidP="00F30CA2">
            <w:r>
              <w:t>Option name</w:t>
            </w:r>
          </w:p>
        </w:tc>
        <w:tc>
          <w:tcPr>
            <w:tcW w:w="6287" w:type="dxa"/>
          </w:tcPr>
          <w:p w:rsidR="00650C9D" w:rsidRDefault="00650C9D" w:rsidP="00F30CA2">
            <w:r>
              <w:t>--conf</w:t>
            </w:r>
          </w:p>
        </w:tc>
      </w:tr>
      <w:tr w:rsidR="00650C9D" w:rsidTr="00F30CA2">
        <w:tc>
          <w:tcPr>
            <w:tcW w:w="2235" w:type="dxa"/>
          </w:tcPr>
          <w:p w:rsidR="00650C9D" w:rsidRDefault="00650C9D" w:rsidP="00F30CA2">
            <w:r>
              <w:t>Option type</w:t>
            </w:r>
          </w:p>
        </w:tc>
        <w:tc>
          <w:tcPr>
            <w:tcW w:w="6287" w:type="dxa"/>
          </w:tcPr>
          <w:p w:rsidR="00650C9D" w:rsidRDefault="00650C9D" w:rsidP="00F30CA2">
            <w:r>
              <w:t>Store true</w:t>
            </w:r>
          </w:p>
        </w:tc>
      </w:tr>
      <w:tr w:rsidR="00650C9D" w:rsidTr="00F30CA2">
        <w:tc>
          <w:tcPr>
            <w:tcW w:w="2235" w:type="dxa"/>
          </w:tcPr>
          <w:p w:rsidR="00650C9D" w:rsidRDefault="00650C9D" w:rsidP="00F30CA2">
            <w:r>
              <w:t>Option default value</w:t>
            </w:r>
          </w:p>
        </w:tc>
        <w:tc>
          <w:tcPr>
            <w:tcW w:w="6287" w:type="dxa"/>
          </w:tcPr>
          <w:p w:rsidR="00650C9D" w:rsidRDefault="00650C9D" w:rsidP="00F30CA2">
            <w:r>
              <w:t>NA</w:t>
            </w:r>
          </w:p>
        </w:tc>
      </w:tr>
      <w:tr w:rsidR="00650C9D" w:rsidTr="00F30CA2">
        <w:tc>
          <w:tcPr>
            <w:tcW w:w="2235" w:type="dxa"/>
          </w:tcPr>
          <w:p w:rsidR="00650C9D" w:rsidRDefault="00650C9D" w:rsidP="00F30CA2">
            <w:r>
              <w:t>Option available value</w:t>
            </w:r>
          </w:p>
        </w:tc>
        <w:tc>
          <w:tcPr>
            <w:tcW w:w="6287" w:type="dxa"/>
          </w:tcPr>
          <w:p w:rsidR="00650C9D" w:rsidRDefault="00650C9D" w:rsidP="00F30CA2">
            <w:r>
              <w:t>NA</w:t>
            </w:r>
          </w:p>
        </w:tc>
      </w:tr>
    </w:tbl>
    <w:p w:rsidR="00650C9D" w:rsidRDefault="00650C9D" w:rsidP="00650C9D">
      <w:r>
        <w:t>Specify user configuration directory to replace script default conf directory.</w:t>
      </w:r>
    </w:p>
    <w:p w:rsidR="00650C9D" w:rsidRDefault="00650C9D" w:rsidP="00650C9D">
      <w:pPr>
        <w:pStyle w:val="Heading4"/>
      </w:pPr>
      <w:r>
        <w:t>3.5.1.6 –top-dir (top source path name)</w:t>
      </w:r>
    </w:p>
    <w:tbl>
      <w:tblPr>
        <w:tblStyle w:val="TableGrid"/>
        <w:tblW w:w="0" w:type="auto"/>
        <w:tblLook w:val="04A0" w:firstRow="1" w:lastRow="0" w:firstColumn="1" w:lastColumn="0" w:noHBand="0" w:noVBand="1"/>
      </w:tblPr>
      <w:tblGrid>
        <w:gridCol w:w="2235"/>
        <w:gridCol w:w="6287"/>
      </w:tblGrid>
      <w:tr w:rsidR="00650C9D" w:rsidTr="00F30CA2">
        <w:tc>
          <w:tcPr>
            <w:tcW w:w="2235" w:type="dxa"/>
          </w:tcPr>
          <w:p w:rsidR="00650C9D" w:rsidRDefault="00650C9D" w:rsidP="00F30CA2">
            <w:r>
              <w:t>Option name</w:t>
            </w:r>
          </w:p>
        </w:tc>
        <w:tc>
          <w:tcPr>
            <w:tcW w:w="6287" w:type="dxa"/>
          </w:tcPr>
          <w:p w:rsidR="00650C9D" w:rsidRDefault="00650C9D" w:rsidP="00F30CA2">
            <w:r>
              <w:t>--top-dir</w:t>
            </w:r>
          </w:p>
        </w:tc>
      </w:tr>
      <w:tr w:rsidR="00650C9D" w:rsidTr="00F30CA2">
        <w:tc>
          <w:tcPr>
            <w:tcW w:w="2235" w:type="dxa"/>
          </w:tcPr>
          <w:p w:rsidR="00650C9D" w:rsidRDefault="00650C9D" w:rsidP="00F30CA2">
            <w:r>
              <w:t>Option type</w:t>
            </w:r>
          </w:p>
        </w:tc>
        <w:tc>
          <w:tcPr>
            <w:tcW w:w="6287" w:type="dxa"/>
          </w:tcPr>
          <w:p w:rsidR="00650C9D" w:rsidRDefault="001F0A39" w:rsidP="00F30CA2">
            <w:r>
              <w:t xml:space="preserve">Store </w:t>
            </w:r>
            <w:r w:rsidR="00650C9D">
              <w:t>string</w:t>
            </w:r>
          </w:p>
        </w:tc>
      </w:tr>
      <w:tr w:rsidR="00650C9D" w:rsidTr="00F30CA2">
        <w:tc>
          <w:tcPr>
            <w:tcW w:w="2235" w:type="dxa"/>
          </w:tcPr>
          <w:p w:rsidR="00650C9D" w:rsidRDefault="00650C9D" w:rsidP="00F30CA2">
            <w:r>
              <w:t>Option default value</w:t>
            </w:r>
          </w:p>
        </w:tc>
        <w:tc>
          <w:tcPr>
            <w:tcW w:w="6287" w:type="dxa"/>
          </w:tcPr>
          <w:p w:rsidR="00650C9D" w:rsidRDefault="00510476" w:rsidP="00F30CA2">
            <w:r>
              <w:t>Script current work directory</w:t>
            </w:r>
          </w:p>
        </w:tc>
      </w:tr>
      <w:tr w:rsidR="00650C9D" w:rsidTr="00F30CA2">
        <w:tc>
          <w:tcPr>
            <w:tcW w:w="2235" w:type="dxa"/>
          </w:tcPr>
          <w:p w:rsidR="00650C9D" w:rsidRDefault="00650C9D" w:rsidP="00F30CA2">
            <w:r>
              <w:t>Option available value</w:t>
            </w:r>
          </w:p>
        </w:tc>
        <w:tc>
          <w:tcPr>
            <w:tcW w:w="6287" w:type="dxa"/>
          </w:tcPr>
          <w:p w:rsidR="00650C9D" w:rsidRDefault="00650C9D" w:rsidP="00F30CA2">
            <w:r>
              <w:t>NA</w:t>
            </w:r>
          </w:p>
        </w:tc>
      </w:tr>
    </w:tbl>
    <w:p w:rsidR="00650C9D" w:rsidRDefault="00650C9D" w:rsidP="00650C9D">
      <w:r>
        <w:t>Specify top source path name.</w:t>
      </w:r>
    </w:p>
    <w:p w:rsidR="00510476" w:rsidRDefault="00510476" w:rsidP="00510476">
      <w:pPr>
        <w:pStyle w:val="Heading4"/>
      </w:pPr>
      <w:r>
        <w:t>3.5.1.</w:t>
      </w:r>
      <w:r w:rsidR="00EA722C">
        <w:t>7</w:t>
      </w:r>
      <w:r>
        <w:t xml:space="preserve"> –job-dir (top job path name)</w:t>
      </w:r>
    </w:p>
    <w:tbl>
      <w:tblPr>
        <w:tblStyle w:val="TableGrid"/>
        <w:tblW w:w="0" w:type="auto"/>
        <w:tblLook w:val="04A0" w:firstRow="1" w:lastRow="0" w:firstColumn="1" w:lastColumn="0" w:noHBand="0" w:noVBand="1"/>
      </w:tblPr>
      <w:tblGrid>
        <w:gridCol w:w="2235"/>
        <w:gridCol w:w="6287"/>
      </w:tblGrid>
      <w:tr w:rsidR="00510476" w:rsidTr="00F30CA2">
        <w:tc>
          <w:tcPr>
            <w:tcW w:w="2235" w:type="dxa"/>
          </w:tcPr>
          <w:p w:rsidR="00510476" w:rsidRDefault="00510476" w:rsidP="00F30CA2">
            <w:r>
              <w:t>Option name</w:t>
            </w:r>
          </w:p>
        </w:tc>
        <w:tc>
          <w:tcPr>
            <w:tcW w:w="6287" w:type="dxa"/>
          </w:tcPr>
          <w:p w:rsidR="00510476" w:rsidRDefault="00510476" w:rsidP="00F30CA2">
            <w:r>
              <w:t>--job-dir</w:t>
            </w:r>
          </w:p>
        </w:tc>
      </w:tr>
      <w:tr w:rsidR="00510476" w:rsidTr="00F30CA2">
        <w:tc>
          <w:tcPr>
            <w:tcW w:w="2235" w:type="dxa"/>
          </w:tcPr>
          <w:p w:rsidR="00510476" w:rsidRDefault="00510476" w:rsidP="00F30CA2">
            <w:r>
              <w:t>Option type</w:t>
            </w:r>
          </w:p>
        </w:tc>
        <w:tc>
          <w:tcPr>
            <w:tcW w:w="6287" w:type="dxa"/>
          </w:tcPr>
          <w:p w:rsidR="00510476" w:rsidRDefault="001F0A39" w:rsidP="00F30CA2">
            <w:r>
              <w:t>Store string</w:t>
            </w:r>
          </w:p>
        </w:tc>
      </w:tr>
      <w:tr w:rsidR="00510476" w:rsidTr="00F30CA2">
        <w:tc>
          <w:tcPr>
            <w:tcW w:w="2235" w:type="dxa"/>
          </w:tcPr>
          <w:p w:rsidR="00510476" w:rsidRDefault="00510476" w:rsidP="00F30CA2">
            <w:r>
              <w:lastRenderedPageBreak/>
              <w:t>Option default value</w:t>
            </w:r>
          </w:p>
        </w:tc>
        <w:tc>
          <w:tcPr>
            <w:tcW w:w="6287" w:type="dxa"/>
          </w:tcPr>
          <w:p w:rsidR="00510476" w:rsidRDefault="00510476" w:rsidP="00F30CA2">
            <w:r>
              <w:t>The values for –top-dir</w:t>
            </w:r>
          </w:p>
        </w:tc>
      </w:tr>
      <w:tr w:rsidR="00510476" w:rsidTr="00F30CA2">
        <w:tc>
          <w:tcPr>
            <w:tcW w:w="2235" w:type="dxa"/>
          </w:tcPr>
          <w:p w:rsidR="00510476" w:rsidRDefault="00510476" w:rsidP="00F30CA2">
            <w:r>
              <w:t>Option available value</w:t>
            </w:r>
          </w:p>
        </w:tc>
        <w:tc>
          <w:tcPr>
            <w:tcW w:w="6287" w:type="dxa"/>
          </w:tcPr>
          <w:p w:rsidR="00510476" w:rsidRDefault="00510476" w:rsidP="00F30CA2">
            <w:r>
              <w:t>Any valid directory on local machine</w:t>
            </w:r>
          </w:p>
        </w:tc>
      </w:tr>
    </w:tbl>
    <w:p w:rsidR="00510476" w:rsidRDefault="00510476" w:rsidP="00510476">
      <w:r>
        <w:t>Specify top job path name.</w:t>
      </w:r>
    </w:p>
    <w:p w:rsidR="00EA722C" w:rsidRDefault="00EA722C" w:rsidP="00EA722C">
      <w:pPr>
        <w:pStyle w:val="Heading4"/>
      </w:pPr>
      <w:r>
        <w:t>3.5.1.8 –design (test design name)</w:t>
      </w:r>
    </w:p>
    <w:tbl>
      <w:tblPr>
        <w:tblStyle w:val="TableGrid"/>
        <w:tblW w:w="0" w:type="auto"/>
        <w:tblLook w:val="04A0" w:firstRow="1" w:lastRow="0" w:firstColumn="1" w:lastColumn="0" w:noHBand="0" w:noVBand="1"/>
      </w:tblPr>
      <w:tblGrid>
        <w:gridCol w:w="2235"/>
        <w:gridCol w:w="6287"/>
      </w:tblGrid>
      <w:tr w:rsidR="00EA722C" w:rsidTr="00F30CA2">
        <w:tc>
          <w:tcPr>
            <w:tcW w:w="2235" w:type="dxa"/>
          </w:tcPr>
          <w:p w:rsidR="00EA722C" w:rsidRDefault="00EA722C" w:rsidP="00F30CA2">
            <w:r>
              <w:t>Option name</w:t>
            </w:r>
          </w:p>
        </w:tc>
        <w:tc>
          <w:tcPr>
            <w:tcW w:w="6287" w:type="dxa"/>
          </w:tcPr>
          <w:p w:rsidR="00EA722C" w:rsidRDefault="00EA722C" w:rsidP="00F30CA2">
            <w:r>
              <w:t>--design</w:t>
            </w:r>
          </w:p>
        </w:tc>
      </w:tr>
      <w:tr w:rsidR="00EA722C" w:rsidTr="00F30CA2">
        <w:tc>
          <w:tcPr>
            <w:tcW w:w="2235" w:type="dxa"/>
          </w:tcPr>
          <w:p w:rsidR="00EA722C" w:rsidRDefault="00EA722C" w:rsidP="00F30CA2">
            <w:r>
              <w:t>Option type</w:t>
            </w:r>
          </w:p>
        </w:tc>
        <w:tc>
          <w:tcPr>
            <w:tcW w:w="6287" w:type="dxa"/>
          </w:tcPr>
          <w:p w:rsidR="00EA722C" w:rsidRDefault="00EA722C" w:rsidP="00F30CA2">
            <w:r>
              <w:t>Store string</w:t>
            </w:r>
          </w:p>
        </w:tc>
      </w:tr>
      <w:tr w:rsidR="00EA722C" w:rsidTr="00F30CA2">
        <w:tc>
          <w:tcPr>
            <w:tcW w:w="2235" w:type="dxa"/>
          </w:tcPr>
          <w:p w:rsidR="00EA722C" w:rsidRDefault="00EA722C" w:rsidP="00F30CA2">
            <w:r>
              <w:t>Option default value</w:t>
            </w:r>
          </w:p>
        </w:tc>
        <w:tc>
          <w:tcPr>
            <w:tcW w:w="6287" w:type="dxa"/>
          </w:tcPr>
          <w:p w:rsidR="00EA722C" w:rsidRDefault="00EA722C" w:rsidP="00F30CA2">
            <w:r>
              <w:t>NA</w:t>
            </w:r>
          </w:p>
        </w:tc>
      </w:tr>
      <w:tr w:rsidR="00EA722C" w:rsidTr="00F30CA2">
        <w:tc>
          <w:tcPr>
            <w:tcW w:w="2235" w:type="dxa"/>
          </w:tcPr>
          <w:p w:rsidR="00EA722C" w:rsidRDefault="00EA722C" w:rsidP="00F30CA2">
            <w:r>
              <w:t>Option available value</w:t>
            </w:r>
          </w:p>
        </w:tc>
        <w:tc>
          <w:tcPr>
            <w:tcW w:w="6287" w:type="dxa"/>
          </w:tcPr>
          <w:p w:rsidR="00EA722C" w:rsidRDefault="00EA722C" w:rsidP="00F30CA2">
            <w:r>
              <w:t>Any string</w:t>
            </w:r>
          </w:p>
        </w:tc>
      </w:tr>
    </w:tbl>
    <w:p w:rsidR="00EA722C" w:rsidRDefault="00EA722C" w:rsidP="00EA722C">
      <w:r>
        <w:t>Specify test design name.</w:t>
      </w:r>
    </w:p>
    <w:p w:rsidR="00510476" w:rsidRDefault="00510476" w:rsidP="00510476">
      <w:pPr>
        <w:pStyle w:val="Heading4"/>
      </w:pPr>
      <w:r>
        <w:t>3.5.1.</w:t>
      </w:r>
      <w:r w:rsidR="00EA722C">
        <w:t>9</w:t>
      </w:r>
      <w:r>
        <w:t xml:space="preserve"> –tag (job tag name)</w:t>
      </w:r>
    </w:p>
    <w:tbl>
      <w:tblPr>
        <w:tblStyle w:val="TableGrid"/>
        <w:tblW w:w="0" w:type="auto"/>
        <w:tblLook w:val="04A0" w:firstRow="1" w:lastRow="0" w:firstColumn="1" w:lastColumn="0" w:noHBand="0" w:noVBand="1"/>
      </w:tblPr>
      <w:tblGrid>
        <w:gridCol w:w="2235"/>
        <w:gridCol w:w="6287"/>
      </w:tblGrid>
      <w:tr w:rsidR="00510476" w:rsidTr="00F30CA2">
        <w:tc>
          <w:tcPr>
            <w:tcW w:w="2235" w:type="dxa"/>
          </w:tcPr>
          <w:p w:rsidR="00510476" w:rsidRDefault="00510476" w:rsidP="00F30CA2">
            <w:r>
              <w:t>Option name</w:t>
            </w:r>
          </w:p>
        </w:tc>
        <w:tc>
          <w:tcPr>
            <w:tcW w:w="6287" w:type="dxa"/>
          </w:tcPr>
          <w:p w:rsidR="00510476" w:rsidRDefault="00510476" w:rsidP="00F30CA2">
            <w:r>
              <w:t>--tag</w:t>
            </w:r>
          </w:p>
        </w:tc>
      </w:tr>
      <w:tr w:rsidR="00510476" w:rsidTr="00F30CA2">
        <w:tc>
          <w:tcPr>
            <w:tcW w:w="2235" w:type="dxa"/>
          </w:tcPr>
          <w:p w:rsidR="00510476" w:rsidRDefault="00510476" w:rsidP="00F30CA2">
            <w:r>
              <w:t>Option type</w:t>
            </w:r>
          </w:p>
        </w:tc>
        <w:tc>
          <w:tcPr>
            <w:tcW w:w="6287" w:type="dxa"/>
          </w:tcPr>
          <w:p w:rsidR="00510476" w:rsidRDefault="001F0A39" w:rsidP="00F30CA2">
            <w:r>
              <w:t>Store string</w:t>
            </w:r>
          </w:p>
        </w:tc>
      </w:tr>
      <w:tr w:rsidR="00510476" w:rsidTr="00F30CA2">
        <w:tc>
          <w:tcPr>
            <w:tcW w:w="2235" w:type="dxa"/>
          </w:tcPr>
          <w:p w:rsidR="00510476" w:rsidRDefault="00510476" w:rsidP="00F30CA2">
            <w:r>
              <w:t>Option default value</w:t>
            </w:r>
          </w:p>
        </w:tc>
        <w:tc>
          <w:tcPr>
            <w:tcW w:w="6287" w:type="dxa"/>
          </w:tcPr>
          <w:p w:rsidR="00510476" w:rsidRDefault="00510476" w:rsidP="00F30CA2">
            <w:r>
              <w:t>_scratch</w:t>
            </w:r>
          </w:p>
        </w:tc>
      </w:tr>
      <w:tr w:rsidR="00510476" w:rsidTr="00F30CA2">
        <w:tc>
          <w:tcPr>
            <w:tcW w:w="2235" w:type="dxa"/>
          </w:tcPr>
          <w:p w:rsidR="00510476" w:rsidRDefault="00510476" w:rsidP="00F30CA2">
            <w:r>
              <w:t>Option available value</w:t>
            </w:r>
          </w:p>
        </w:tc>
        <w:tc>
          <w:tcPr>
            <w:tcW w:w="6287" w:type="dxa"/>
          </w:tcPr>
          <w:p w:rsidR="00510476" w:rsidRDefault="00510476" w:rsidP="00F30CA2">
            <w:r>
              <w:t>Any string</w:t>
            </w:r>
          </w:p>
        </w:tc>
      </w:tr>
    </w:tbl>
    <w:p w:rsidR="00510476" w:rsidRDefault="00510476" w:rsidP="00510476">
      <w:r>
        <w:t>Specify top job path name.</w:t>
      </w:r>
    </w:p>
    <w:p w:rsidR="00E731EF" w:rsidRDefault="00E731EF" w:rsidP="00E731EF">
      <w:pPr>
        <w:pStyle w:val="Heading4"/>
      </w:pPr>
      <w:r>
        <w:t>3.5.1.</w:t>
      </w:r>
      <w:r w:rsidR="003C6A73">
        <w:t>10</w:t>
      </w:r>
      <w:r>
        <w:t xml:space="preserve"> –check-rpt (report file specify)</w:t>
      </w:r>
    </w:p>
    <w:tbl>
      <w:tblPr>
        <w:tblStyle w:val="TableGrid"/>
        <w:tblW w:w="0" w:type="auto"/>
        <w:tblLook w:val="04A0" w:firstRow="1" w:lastRow="0" w:firstColumn="1" w:lastColumn="0" w:noHBand="0" w:noVBand="1"/>
      </w:tblPr>
      <w:tblGrid>
        <w:gridCol w:w="2235"/>
        <w:gridCol w:w="6287"/>
      </w:tblGrid>
      <w:tr w:rsidR="00E731EF" w:rsidTr="00F30CA2">
        <w:tc>
          <w:tcPr>
            <w:tcW w:w="2235" w:type="dxa"/>
          </w:tcPr>
          <w:p w:rsidR="00E731EF" w:rsidRDefault="00E731EF" w:rsidP="00F30CA2">
            <w:r>
              <w:t>Option name</w:t>
            </w:r>
          </w:p>
        </w:tc>
        <w:tc>
          <w:tcPr>
            <w:tcW w:w="6287" w:type="dxa"/>
          </w:tcPr>
          <w:p w:rsidR="00E731EF" w:rsidRDefault="00E731EF" w:rsidP="00F30CA2">
            <w:r>
              <w:t>--check-rpt</w:t>
            </w:r>
          </w:p>
        </w:tc>
      </w:tr>
      <w:tr w:rsidR="00E731EF" w:rsidTr="00F30CA2">
        <w:tc>
          <w:tcPr>
            <w:tcW w:w="2235" w:type="dxa"/>
          </w:tcPr>
          <w:p w:rsidR="00E731EF" w:rsidRDefault="00E731EF" w:rsidP="00F30CA2">
            <w:r>
              <w:t>Option type</w:t>
            </w:r>
          </w:p>
        </w:tc>
        <w:tc>
          <w:tcPr>
            <w:tcW w:w="6287" w:type="dxa"/>
          </w:tcPr>
          <w:p w:rsidR="00E731EF" w:rsidRDefault="001F0A39" w:rsidP="00F30CA2">
            <w:r>
              <w:t>Store string</w:t>
            </w:r>
          </w:p>
        </w:tc>
      </w:tr>
      <w:tr w:rsidR="00E731EF" w:rsidTr="00F30CA2">
        <w:tc>
          <w:tcPr>
            <w:tcW w:w="2235" w:type="dxa"/>
          </w:tcPr>
          <w:p w:rsidR="00E731EF" w:rsidRDefault="00E731EF" w:rsidP="00F30CA2">
            <w:r>
              <w:t>Option default value</w:t>
            </w:r>
          </w:p>
        </w:tc>
        <w:tc>
          <w:tcPr>
            <w:tcW w:w="6287" w:type="dxa"/>
          </w:tcPr>
          <w:p w:rsidR="00E731EF" w:rsidRDefault="00E731EF" w:rsidP="00F30CA2">
            <w:r>
              <w:t>Check_by_flow.csv</w:t>
            </w:r>
          </w:p>
        </w:tc>
      </w:tr>
      <w:tr w:rsidR="00E731EF" w:rsidTr="00F30CA2">
        <w:tc>
          <w:tcPr>
            <w:tcW w:w="2235" w:type="dxa"/>
          </w:tcPr>
          <w:p w:rsidR="00E731EF" w:rsidRDefault="00E731EF" w:rsidP="00F30CA2">
            <w:r>
              <w:t>Option available value</w:t>
            </w:r>
          </w:p>
        </w:tc>
        <w:tc>
          <w:tcPr>
            <w:tcW w:w="6287" w:type="dxa"/>
          </w:tcPr>
          <w:p w:rsidR="00E731EF" w:rsidRDefault="00E731EF" w:rsidP="00F30CA2">
            <w:r>
              <w:t>Any string</w:t>
            </w:r>
          </w:p>
        </w:tc>
      </w:tr>
    </w:tbl>
    <w:p w:rsidR="00E731EF" w:rsidRDefault="00E731EF" w:rsidP="00E731EF">
      <w:r>
        <w:t>Specify report file.</w:t>
      </w:r>
    </w:p>
    <w:p w:rsidR="00506268" w:rsidRDefault="00506268" w:rsidP="00506268">
      <w:pPr>
        <w:pStyle w:val="Heading3"/>
      </w:pPr>
      <w:bookmarkStart w:id="644" w:name="_Toc395885242"/>
      <w:r>
        <w:t>3.5.2 Diamond options</w:t>
      </w:r>
      <w:bookmarkEnd w:id="644"/>
    </w:p>
    <w:p w:rsidR="00E11F4A" w:rsidRDefault="00506268" w:rsidP="000E5D17">
      <w:r>
        <w:t xml:space="preserve">Diamond options were used to specify the diamond install path and version (32bit or 64bit), actually we have specify these </w:t>
      </w:r>
      <w:r w:rsidR="001F0A39">
        <w:t>information in default.ini (</w:t>
      </w:r>
      <w:hyperlink w:anchor="_3.2_Script_initialization" w:history="1">
        <w:r w:rsidR="007E2012" w:rsidRPr="007E2012">
          <w:rPr>
            <w:rStyle w:val="Hyperlink"/>
          </w:rPr>
          <w:t>chapter</w:t>
        </w:r>
        <w:r w:rsidR="001F0A39" w:rsidRPr="001F0A39">
          <w:rPr>
            <w:rStyle w:val="Hyperlink"/>
          </w:rPr>
          <w:t xml:space="preserve"> 3.2</w:t>
        </w:r>
      </w:hyperlink>
      <w:r w:rsidR="001F0A39">
        <w:t>) already. The options here have a higher priority, so if we specify some values here, it will overwrite the values in default.ini file.</w:t>
      </w:r>
    </w:p>
    <w:p w:rsidR="001F0A39" w:rsidRDefault="001F0A39" w:rsidP="001F0A39">
      <w:pPr>
        <w:pStyle w:val="Heading4"/>
      </w:pPr>
      <w:r>
        <w:t>3.5.2.1 –x86 (Diamond version)</w:t>
      </w:r>
    </w:p>
    <w:tbl>
      <w:tblPr>
        <w:tblStyle w:val="TableGrid"/>
        <w:tblW w:w="0" w:type="auto"/>
        <w:tblLook w:val="04A0" w:firstRow="1" w:lastRow="0" w:firstColumn="1" w:lastColumn="0" w:noHBand="0" w:noVBand="1"/>
      </w:tblPr>
      <w:tblGrid>
        <w:gridCol w:w="2235"/>
        <w:gridCol w:w="6287"/>
      </w:tblGrid>
      <w:tr w:rsidR="001F0A39" w:rsidTr="00F30CA2">
        <w:tc>
          <w:tcPr>
            <w:tcW w:w="2235" w:type="dxa"/>
          </w:tcPr>
          <w:p w:rsidR="001F0A39" w:rsidRDefault="001F0A39" w:rsidP="00F30CA2">
            <w:r>
              <w:t>Option name</w:t>
            </w:r>
          </w:p>
        </w:tc>
        <w:tc>
          <w:tcPr>
            <w:tcW w:w="6287" w:type="dxa"/>
          </w:tcPr>
          <w:p w:rsidR="001F0A39" w:rsidRDefault="001F0A39" w:rsidP="00F30CA2">
            <w:r>
              <w:t>-X, --x86</w:t>
            </w:r>
          </w:p>
        </w:tc>
      </w:tr>
      <w:tr w:rsidR="001F0A39" w:rsidTr="00F30CA2">
        <w:tc>
          <w:tcPr>
            <w:tcW w:w="2235" w:type="dxa"/>
          </w:tcPr>
          <w:p w:rsidR="001F0A39" w:rsidRDefault="001F0A39" w:rsidP="00F30CA2">
            <w:r>
              <w:t>Option type</w:t>
            </w:r>
          </w:p>
        </w:tc>
        <w:tc>
          <w:tcPr>
            <w:tcW w:w="6287" w:type="dxa"/>
          </w:tcPr>
          <w:p w:rsidR="001F0A39" w:rsidRDefault="001F0A39" w:rsidP="00F30CA2">
            <w:r>
              <w:t>Store true</w:t>
            </w:r>
          </w:p>
        </w:tc>
      </w:tr>
      <w:tr w:rsidR="001F0A39" w:rsidTr="00F30CA2">
        <w:tc>
          <w:tcPr>
            <w:tcW w:w="2235" w:type="dxa"/>
          </w:tcPr>
          <w:p w:rsidR="001F0A39" w:rsidRDefault="001F0A39" w:rsidP="00F30CA2">
            <w:r>
              <w:t>Option default value</w:t>
            </w:r>
          </w:p>
        </w:tc>
        <w:tc>
          <w:tcPr>
            <w:tcW w:w="6287" w:type="dxa"/>
          </w:tcPr>
          <w:p w:rsidR="001F0A39" w:rsidRDefault="001F0A39" w:rsidP="00F30CA2">
            <w:r>
              <w:t>If this option not present, the diamond will be considered as 64bit</w:t>
            </w:r>
          </w:p>
        </w:tc>
      </w:tr>
      <w:tr w:rsidR="001F0A39" w:rsidTr="00F30CA2">
        <w:tc>
          <w:tcPr>
            <w:tcW w:w="2235" w:type="dxa"/>
          </w:tcPr>
          <w:p w:rsidR="001F0A39" w:rsidRDefault="001F0A39" w:rsidP="00F30CA2">
            <w:r>
              <w:t>Option available value</w:t>
            </w:r>
          </w:p>
        </w:tc>
        <w:tc>
          <w:tcPr>
            <w:tcW w:w="6287" w:type="dxa"/>
          </w:tcPr>
          <w:p w:rsidR="001F0A39" w:rsidRDefault="001F0A39" w:rsidP="00F30CA2">
            <w:r>
              <w:t>NA</w:t>
            </w:r>
          </w:p>
        </w:tc>
      </w:tr>
    </w:tbl>
    <w:p w:rsidR="001F0A39" w:rsidRDefault="001F0A39" w:rsidP="001F0A39">
      <w:r>
        <w:t>Specify Diamond version, if this option present, the diamond will be considered as 32ibt.</w:t>
      </w:r>
    </w:p>
    <w:p w:rsidR="001F0A39" w:rsidRDefault="001F0A39" w:rsidP="001F0A39">
      <w:pPr>
        <w:pStyle w:val="Heading4"/>
      </w:pPr>
      <w:r>
        <w:t>3.5.2.2 –diamond (Diamond install path for Windows)</w:t>
      </w:r>
    </w:p>
    <w:tbl>
      <w:tblPr>
        <w:tblStyle w:val="TableGrid"/>
        <w:tblW w:w="0" w:type="auto"/>
        <w:tblLook w:val="04A0" w:firstRow="1" w:lastRow="0" w:firstColumn="1" w:lastColumn="0" w:noHBand="0" w:noVBand="1"/>
      </w:tblPr>
      <w:tblGrid>
        <w:gridCol w:w="2235"/>
        <w:gridCol w:w="6287"/>
      </w:tblGrid>
      <w:tr w:rsidR="001F0A39" w:rsidTr="00F30CA2">
        <w:tc>
          <w:tcPr>
            <w:tcW w:w="2235" w:type="dxa"/>
          </w:tcPr>
          <w:p w:rsidR="001F0A39" w:rsidRDefault="001F0A39" w:rsidP="00F30CA2">
            <w:r>
              <w:t>Option name</w:t>
            </w:r>
          </w:p>
        </w:tc>
        <w:tc>
          <w:tcPr>
            <w:tcW w:w="6287" w:type="dxa"/>
          </w:tcPr>
          <w:p w:rsidR="001F0A39" w:rsidRDefault="001F0A39" w:rsidP="00F30CA2">
            <w:r>
              <w:t>--diamond</w:t>
            </w:r>
          </w:p>
        </w:tc>
      </w:tr>
      <w:tr w:rsidR="001F0A39" w:rsidTr="00F30CA2">
        <w:tc>
          <w:tcPr>
            <w:tcW w:w="2235" w:type="dxa"/>
          </w:tcPr>
          <w:p w:rsidR="001F0A39" w:rsidRDefault="001F0A39" w:rsidP="00F30CA2">
            <w:r>
              <w:t>Option type</w:t>
            </w:r>
          </w:p>
        </w:tc>
        <w:tc>
          <w:tcPr>
            <w:tcW w:w="6287" w:type="dxa"/>
          </w:tcPr>
          <w:p w:rsidR="001F0A39" w:rsidRDefault="001F0A39" w:rsidP="00F30CA2">
            <w:r>
              <w:t>Store string</w:t>
            </w:r>
          </w:p>
        </w:tc>
      </w:tr>
      <w:tr w:rsidR="001F0A39" w:rsidTr="00F30CA2">
        <w:tc>
          <w:tcPr>
            <w:tcW w:w="2235" w:type="dxa"/>
          </w:tcPr>
          <w:p w:rsidR="001F0A39" w:rsidRDefault="001F0A39" w:rsidP="00F30CA2">
            <w:r>
              <w:t>Option default value</w:t>
            </w:r>
          </w:p>
        </w:tc>
        <w:tc>
          <w:tcPr>
            <w:tcW w:w="6287" w:type="dxa"/>
          </w:tcPr>
          <w:p w:rsidR="001F0A39" w:rsidRDefault="001F0A39" w:rsidP="001F0A39">
            <w:r>
              <w:t>Values in default.ini file</w:t>
            </w:r>
          </w:p>
        </w:tc>
      </w:tr>
      <w:tr w:rsidR="001F0A39" w:rsidTr="00F30CA2">
        <w:tc>
          <w:tcPr>
            <w:tcW w:w="2235" w:type="dxa"/>
          </w:tcPr>
          <w:p w:rsidR="001F0A39" w:rsidRDefault="001F0A39" w:rsidP="00F30CA2">
            <w:r>
              <w:t>Option available value</w:t>
            </w:r>
          </w:p>
        </w:tc>
        <w:tc>
          <w:tcPr>
            <w:tcW w:w="6287" w:type="dxa"/>
          </w:tcPr>
          <w:p w:rsidR="001F0A39" w:rsidRDefault="001F0A39" w:rsidP="00F30CA2">
            <w:r>
              <w:t>Any valid Diamond install path for Windows platform</w:t>
            </w:r>
          </w:p>
        </w:tc>
      </w:tr>
    </w:tbl>
    <w:p w:rsidR="001F0A39" w:rsidRDefault="001F0A39" w:rsidP="001F0A39">
      <w:r>
        <w:t xml:space="preserve">Specify Diamond install path on </w:t>
      </w:r>
      <w:r>
        <w:tab/>
        <w:t>Windows platform.</w:t>
      </w:r>
    </w:p>
    <w:p w:rsidR="001F0A39" w:rsidRDefault="001F0A39" w:rsidP="001F0A39">
      <w:pPr>
        <w:pStyle w:val="Heading4"/>
      </w:pPr>
      <w:r>
        <w:t>3.5.2.3 –diamond_lin (Diamond install path for Linux)</w:t>
      </w:r>
    </w:p>
    <w:tbl>
      <w:tblPr>
        <w:tblStyle w:val="TableGrid"/>
        <w:tblW w:w="0" w:type="auto"/>
        <w:tblLook w:val="04A0" w:firstRow="1" w:lastRow="0" w:firstColumn="1" w:lastColumn="0" w:noHBand="0" w:noVBand="1"/>
      </w:tblPr>
      <w:tblGrid>
        <w:gridCol w:w="2235"/>
        <w:gridCol w:w="6287"/>
      </w:tblGrid>
      <w:tr w:rsidR="001F0A39" w:rsidTr="00F30CA2">
        <w:tc>
          <w:tcPr>
            <w:tcW w:w="2235" w:type="dxa"/>
          </w:tcPr>
          <w:p w:rsidR="001F0A39" w:rsidRDefault="001F0A39" w:rsidP="00F30CA2">
            <w:r>
              <w:t>Option name</w:t>
            </w:r>
          </w:p>
        </w:tc>
        <w:tc>
          <w:tcPr>
            <w:tcW w:w="6287" w:type="dxa"/>
          </w:tcPr>
          <w:p w:rsidR="001F0A39" w:rsidRDefault="001F0A39" w:rsidP="00F30CA2">
            <w:r>
              <w:t>--diamond-lin</w:t>
            </w:r>
          </w:p>
        </w:tc>
      </w:tr>
      <w:tr w:rsidR="001F0A39" w:rsidTr="00F30CA2">
        <w:tc>
          <w:tcPr>
            <w:tcW w:w="2235" w:type="dxa"/>
          </w:tcPr>
          <w:p w:rsidR="001F0A39" w:rsidRDefault="001F0A39" w:rsidP="00F30CA2">
            <w:r>
              <w:t>Option type</w:t>
            </w:r>
          </w:p>
        </w:tc>
        <w:tc>
          <w:tcPr>
            <w:tcW w:w="6287" w:type="dxa"/>
          </w:tcPr>
          <w:p w:rsidR="001F0A39" w:rsidRDefault="001F0A39" w:rsidP="00F30CA2">
            <w:r>
              <w:t>Store string</w:t>
            </w:r>
          </w:p>
        </w:tc>
      </w:tr>
      <w:tr w:rsidR="001F0A39" w:rsidTr="00F30CA2">
        <w:tc>
          <w:tcPr>
            <w:tcW w:w="2235" w:type="dxa"/>
          </w:tcPr>
          <w:p w:rsidR="001F0A39" w:rsidRDefault="001F0A39" w:rsidP="00F30CA2">
            <w:r>
              <w:t>Option default value</w:t>
            </w:r>
          </w:p>
        </w:tc>
        <w:tc>
          <w:tcPr>
            <w:tcW w:w="6287" w:type="dxa"/>
          </w:tcPr>
          <w:p w:rsidR="001F0A39" w:rsidRDefault="001F0A39" w:rsidP="00F30CA2">
            <w:r>
              <w:t>Values in default.ini file</w:t>
            </w:r>
          </w:p>
        </w:tc>
      </w:tr>
      <w:tr w:rsidR="001F0A39" w:rsidTr="00F30CA2">
        <w:tc>
          <w:tcPr>
            <w:tcW w:w="2235" w:type="dxa"/>
          </w:tcPr>
          <w:p w:rsidR="001F0A39" w:rsidRDefault="001F0A39" w:rsidP="00F30CA2">
            <w:r>
              <w:lastRenderedPageBreak/>
              <w:t>Option available value</w:t>
            </w:r>
          </w:p>
        </w:tc>
        <w:tc>
          <w:tcPr>
            <w:tcW w:w="6287" w:type="dxa"/>
          </w:tcPr>
          <w:p w:rsidR="001F0A39" w:rsidRDefault="001F0A39" w:rsidP="00F30CA2">
            <w:r>
              <w:t>Any valid Diamond install path for Linux platform</w:t>
            </w:r>
          </w:p>
        </w:tc>
      </w:tr>
    </w:tbl>
    <w:p w:rsidR="001F0A39" w:rsidRDefault="001F0A39" w:rsidP="001F0A39">
      <w:r>
        <w:t>Specify Diamond install path on Linux platform.</w:t>
      </w:r>
    </w:p>
    <w:p w:rsidR="00137BAE" w:rsidRDefault="00137BAE" w:rsidP="00137BAE">
      <w:pPr>
        <w:pStyle w:val="Heading3"/>
      </w:pPr>
      <w:bookmarkStart w:id="645" w:name="_Toc395885243"/>
      <w:r>
        <w:t>3.5.3 Project options</w:t>
      </w:r>
      <w:bookmarkEnd w:id="645"/>
    </w:p>
    <w:p w:rsidR="001F0A39" w:rsidRDefault="00B23BC4" w:rsidP="000E5D17">
      <w:r>
        <w:t>Project options are for project setting before project run.</w:t>
      </w:r>
    </w:p>
    <w:p w:rsidR="00B23BC4" w:rsidRDefault="00B23BC4" w:rsidP="00B23BC4">
      <w:pPr>
        <w:pStyle w:val="Heading4"/>
      </w:pPr>
      <w:r>
        <w:t>3.5.3.1 –run-scuba (update model files)</w:t>
      </w:r>
    </w:p>
    <w:tbl>
      <w:tblPr>
        <w:tblStyle w:val="TableGrid"/>
        <w:tblW w:w="0" w:type="auto"/>
        <w:tblLook w:val="04A0" w:firstRow="1" w:lastRow="0" w:firstColumn="1" w:lastColumn="0" w:noHBand="0" w:noVBand="1"/>
      </w:tblPr>
      <w:tblGrid>
        <w:gridCol w:w="2235"/>
        <w:gridCol w:w="6287"/>
      </w:tblGrid>
      <w:tr w:rsidR="00B23BC4" w:rsidTr="00F30CA2">
        <w:tc>
          <w:tcPr>
            <w:tcW w:w="2235" w:type="dxa"/>
          </w:tcPr>
          <w:p w:rsidR="00B23BC4" w:rsidRDefault="00B23BC4" w:rsidP="00F30CA2">
            <w:r>
              <w:t>Option name</w:t>
            </w:r>
          </w:p>
        </w:tc>
        <w:tc>
          <w:tcPr>
            <w:tcW w:w="6287" w:type="dxa"/>
          </w:tcPr>
          <w:p w:rsidR="00B23BC4" w:rsidRDefault="00B23BC4" w:rsidP="00B23BC4">
            <w:r>
              <w:t>--run-scuba</w:t>
            </w:r>
          </w:p>
        </w:tc>
      </w:tr>
      <w:tr w:rsidR="00B23BC4" w:rsidTr="00F30CA2">
        <w:tc>
          <w:tcPr>
            <w:tcW w:w="2235" w:type="dxa"/>
          </w:tcPr>
          <w:p w:rsidR="00B23BC4" w:rsidRDefault="00B23BC4" w:rsidP="00F30CA2">
            <w:r>
              <w:t>Option type</w:t>
            </w:r>
          </w:p>
        </w:tc>
        <w:tc>
          <w:tcPr>
            <w:tcW w:w="6287" w:type="dxa"/>
          </w:tcPr>
          <w:p w:rsidR="00B23BC4" w:rsidRDefault="00B23BC4" w:rsidP="00F30CA2">
            <w:r>
              <w:t>Store true</w:t>
            </w:r>
          </w:p>
        </w:tc>
      </w:tr>
      <w:tr w:rsidR="00B23BC4" w:rsidTr="00F30CA2">
        <w:tc>
          <w:tcPr>
            <w:tcW w:w="2235" w:type="dxa"/>
          </w:tcPr>
          <w:p w:rsidR="00B23BC4" w:rsidRDefault="00B23BC4" w:rsidP="00F30CA2">
            <w:r>
              <w:t>Option default value</w:t>
            </w:r>
          </w:p>
        </w:tc>
        <w:tc>
          <w:tcPr>
            <w:tcW w:w="6287" w:type="dxa"/>
          </w:tcPr>
          <w:p w:rsidR="00B23BC4" w:rsidRDefault="005A3CC2" w:rsidP="00F30CA2">
            <w:r>
              <w:t>NA</w:t>
            </w:r>
          </w:p>
        </w:tc>
      </w:tr>
      <w:tr w:rsidR="00B23BC4" w:rsidTr="00F30CA2">
        <w:tc>
          <w:tcPr>
            <w:tcW w:w="2235" w:type="dxa"/>
          </w:tcPr>
          <w:p w:rsidR="00B23BC4" w:rsidRDefault="00B23BC4" w:rsidP="00F30CA2">
            <w:r>
              <w:t>Option available value</w:t>
            </w:r>
          </w:p>
        </w:tc>
        <w:tc>
          <w:tcPr>
            <w:tcW w:w="6287" w:type="dxa"/>
          </w:tcPr>
          <w:p w:rsidR="00B23BC4" w:rsidRDefault="005A3CC2" w:rsidP="00F30CA2">
            <w:r>
              <w:t>NA</w:t>
            </w:r>
          </w:p>
        </w:tc>
      </w:tr>
    </w:tbl>
    <w:p w:rsidR="00B23BC4" w:rsidRDefault="00CD5ADE" w:rsidP="00B23BC4">
      <w:r>
        <w:t>If this option present, script will try to update the files in model folder if scuba command line can be find.</w:t>
      </w:r>
    </w:p>
    <w:p w:rsidR="0021661C" w:rsidRDefault="0021661C" w:rsidP="0021661C">
      <w:pPr>
        <w:pStyle w:val="Heading4"/>
      </w:pPr>
      <w:r>
        <w:t>3.5.3.</w:t>
      </w:r>
      <w:r w:rsidR="00FC7045">
        <w:t>2</w:t>
      </w:r>
      <w:r>
        <w:t xml:space="preserve"> –devkit (update device)</w:t>
      </w:r>
    </w:p>
    <w:tbl>
      <w:tblPr>
        <w:tblStyle w:val="TableGrid"/>
        <w:tblW w:w="0" w:type="auto"/>
        <w:tblLook w:val="04A0" w:firstRow="1" w:lastRow="0" w:firstColumn="1" w:lastColumn="0" w:noHBand="0" w:noVBand="1"/>
      </w:tblPr>
      <w:tblGrid>
        <w:gridCol w:w="2235"/>
        <w:gridCol w:w="6287"/>
      </w:tblGrid>
      <w:tr w:rsidR="0021661C" w:rsidTr="00F30CA2">
        <w:tc>
          <w:tcPr>
            <w:tcW w:w="2235" w:type="dxa"/>
          </w:tcPr>
          <w:p w:rsidR="0021661C" w:rsidRDefault="0021661C" w:rsidP="00F30CA2">
            <w:r>
              <w:t>Option name</w:t>
            </w:r>
          </w:p>
        </w:tc>
        <w:tc>
          <w:tcPr>
            <w:tcW w:w="6287" w:type="dxa"/>
          </w:tcPr>
          <w:p w:rsidR="0021661C" w:rsidRDefault="0021661C" w:rsidP="00F30CA2">
            <w:r>
              <w:t>--device</w:t>
            </w:r>
          </w:p>
        </w:tc>
      </w:tr>
      <w:tr w:rsidR="0021661C" w:rsidTr="00F30CA2">
        <w:tc>
          <w:tcPr>
            <w:tcW w:w="2235" w:type="dxa"/>
          </w:tcPr>
          <w:p w:rsidR="0021661C" w:rsidRDefault="0021661C" w:rsidP="00F30CA2">
            <w:r>
              <w:t>Option type</w:t>
            </w:r>
          </w:p>
        </w:tc>
        <w:tc>
          <w:tcPr>
            <w:tcW w:w="6287" w:type="dxa"/>
          </w:tcPr>
          <w:p w:rsidR="0021661C" w:rsidRDefault="0021661C" w:rsidP="00F30CA2">
            <w:r>
              <w:t xml:space="preserve">Store </w:t>
            </w:r>
            <w:r w:rsidR="00036566">
              <w:t>string</w:t>
            </w:r>
          </w:p>
        </w:tc>
      </w:tr>
      <w:tr w:rsidR="0021661C" w:rsidTr="00F30CA2">
        <w:tc>
          <w:tcPr>
            <w:tcW w:w="2235" w:type="dxa"/>
          </w:tcPr>
          <w:p w:rsidR="0021661C" w:rsidRDefault="0021661C" w:rsidP="00F30CA2">
            <w:r>
              <w:t>Option default value</w:t>
            </w:r>
          </w:p>
        </w:tc>
        <w:tc>
          <w:tcPr>
            <w:tcW w:w="6287" w:type="dxa"/>
          </w:tcPr>
          <w:p w:rsidR="0021661C" w:rsidRDefault="00036566" w:rsidP="00F30CA2">
            <w:r>
              <w:t>NO</w:t>
            </w:r>
          </w:p>
        </w:tc>
      </w:tr>
      <w:tr w:rsidR="0021661C" w:rsidTr="00F30CA2">
        <w:tc>
          <w:tcPr>
            <w:tcW w:w="2235" w:type="dxa"/>
          </w:tcPr>
          <w:p w:rsidR="0021661C" w:rsidRDefault="0021661C" w:rsidP="00F30CA2">
            <w:r>
              <w:t>Option available value</w:t>
            </w:r>
          </w:p>
        </w:tc>
        <w:tc>
          <w:tcPr>
            <w:tcW w:w="6287" w:type="dxa"/>
          </w:tcPr>
          <w:p w:rsidR="0021661C" w:rsidRDefault="00036566" w:rsidP="00F30CA2">
            <w:r>
              <w:t>Any available device supported by Diamond</w:t>
            </w:r>
          </w:p>
        </w:tc>
      </w:tr>
    </w:tbl>
    <w:p w:rsidR="0021661C" w:rsidRDefault="00036566" w:rsidP="0021661C">
      <w:r>
        <w:t>Update the project device before run implementation if this option present.</w:t>
      </w:r>
    </w:p>
    <w:p w:rsidR="00FC7045" w:rsidRDefault="00FC7045" w:rsidP="00FC7045">
      <w:pPr>
        <w:pStyle w:val="Heading4"/>
      </w:pPr>
      <w:r>
        <w:t>3.5.3.3 --synthesis (synthesis tools choice)</w:t>
      </w:r>
    </w:p>
    <w:tbl>
      <w:tblPr>
        <w:tblStyle w:val="TableGrid"/>
        <w:tblW w:w="0" w:type="auto"/>
        <w:tblLook w:val="04A0" w:firstRow="1" w:lastRow="0" w:firstColumn="1" w:lastColumn="0" w:noHBand="0" w:noVBand="1"/>
      </w:tblPr>
      <w:tblGrid>
        <w:gridCol w:w="2235"/>
        <w:gridCol w:w="6287"/>
      </w:tblGrid>
      <w:tr w:rsidR="00FC7045" w:rsidTr="00F30CA2">
        <w:tc>
          <w:tcPr>
            <w:tcW w:w="2235" w:type="dxa"/>
          </w:tcPr>
          <w:p w:rsidR="00FC7045" w:rsidRDefault="00FC7045" w:rsidP="00F30CA2">
            <w:r>
              <w:t>Option name</w:t>
            </w:r>
          </w:p>
        </w:tc>
        <w:tc>
          <w:tcPr>
            <w:tcW w:w="6287" w:type="dxa"/>
          </w:tcPr>
          <w:p w:rsidR="00FC7045" w:rsidRDefault="00FC7045" w:rsidP="00F30CA2">
            <w:r>
              <w:t>--synthesis</w:t>
            </w:r>
          </w:p>
        </w:tc>
      </w:tr>
      <w:tr w:rsidR="00FC7045" w:rsidTr="00F30CA2">
        <w:tc>
          <w:tcPr>
            <w:tcW w:w="2235" w:type="dxa"/>
          </w:tcPr>
          <w:p w:rsidR="00FC7045" w:rsidRDefault="00FC7045" w:rsidP="00F30CA2">
            <w:r>
              <w:t>Option type</w:t>
            </w:r>
          </w:p>
        </w:tc>
        <w:tc>
          <w:tcPr>
            <w:tcW w:w="6287" w:type="dxa"/>
          </w:tcPr>
          <w:p w:rsidR="00FC7045" w:rsidRDefault="00FC7045" w:rsidP="00F30CA2">
            <w:r>
              <w:t>Store choice</w:t>
            </w:r>
          </w:p>
        </w:tc>
      </w:tr>
      <w:tr w:rsidR="00FC7045" w:rsidTr="00F30CA2">
        <w:tc>
          <w:tcPr>
            <w:tcW w:w="2235" w:type="dxa"/>
          </w:tcPr>
          <w:p w:rsidR="00FC7045" w:rsidRDefault="00FC7045" w:rsidP="00F30CA2">
            <w:r>
              <w:t>Option default value</w:t>
            </w:r>
          </w:p>
        </w:tc>
        <w:tc>
          <w:tcPr>
            <w:tcW w:w="6287" w:type="dxa"/>
          </w:tcPr>
          <w:p w:rsidR="00FC7045" w:rsidRDefault="00FC7045" w:rsidP="00FC7045">
            <w:r>
              <w:t>synplify</w:t>
            </w:r>
          </w:p>
        </w:tc>
      </w:tr>
      <w:tr w:rsidR="00FC7045" w:rsidTr="00F30CA2">
        <w:tc>
          <w:tcPr>
            <w:tcW w:w="2235" w:type="dxa"/>
          </w:tcPr>
          <w:p w:rsidR="00FC7045" w:rsidRDefault="00FC7045" w:rsidP="00F30CA2">
            <w:r>
              <w:t>Option available value</w:t>
            </w:r>
          </w:p>
        </w:tc>
        <w:tc>
          <w:tcPr>
            <w:tcW w:w="6287" w:type="dxa"/>
          </w:tcPr>
          <w:p w:rsidR="00FC7045" w:rsidRDefault="00FC7045" w:rsidP="00F30CA2">
            <w:r>
              <w:t xml:space="preserve">synplify, lse, </w:t>
            </w:r>
            <w:r w:rsidRPr="00FC7045">
              <w:t>precision</w:t>
            </w:r>
          </w:p>
        </w:tc>
      </w:tr>
    </w:tbl>
    <w:p w:rsidR="00FC7045" w:rsidRDefault="00FC7045" w:rsidP="00FC7045">
      <w:r>
        <w:t>Update the project device before run implementation if this option present.</w:t>
      </w:r>
    </w:p>
    <w:p w:rsidR="00A107A2" w:rsidRDefault="00A107A2" w:rsidP="00A107A2">
      <w:pPr>
        <w:pStyle w:val="Heading4"/>
      </w:pPr>
      <w:r>
        <w:t>3.5.3.4 –use-sdc (use SDC file for synthesis)</w:t>
      </w:r>
    </w:p>
    <w:tbl>
      <w:tblPr>
        <w:tblStyle w:val="TableGrid"/>
        <w:tblW w:w="0" w:type="auto"/>
        <w:tblLook w:val="04A0" w:firstRow="1" w:lastRow="0" w:firstColumn="1" w:lastColumn="0" w:noHBand="0" w:noVBand="1"/>
      </w:tblPr>
      <w:tblGrid>
        <w:gridCol w:w="2235"/>
        <w:gridCol w:w="6287"/>
      </w:tblGrid>
      <w:tr w:rsidR="00A107A2" w:rsidTr="00F30CA2">
        <w:tc>
          <w:tcPr>
            <w:tcW w:w="2235" w:type="dxa"/>
          </w:tcPr>
          <w:p w:rsidR="00A107A2" w:rsidRDefault="00A107A2" w:rsidP="00F30CA2">
            <w:r>
              <w:t>Option name</w:t>
            </w:r>
          </w:p>
        </w:tc>
        <w:tc>
          <w:tcPr>
            <w:tcW w:w="6287" w:type="dxa"/>
          </w:tcPr>
          <w:p w:rsidR="00A107A2" w:rsidRDefault="00A107A2" w:rsidP="00F30CA2">
            <w:r>
              <w:t>--use-sdc</w:t>
            </w:r>
          </w:p>
        </w:tc>
      </w:tr>
      <w:tr w:rsidR="00A107A2" w:rsidTr="00F30CA2">
        <w:tc>
          <w:tcPr>
            <w:tcW w:w="2235" w:type="dxa"/>
          </w:tcPr>
          <w:p w:rsidR="00A107A2" w:rsidRDefault="00A107A2" w:rsidP="00F30CA2">
            <w:r>
              <w:t>Option type</w:t>
            </w:r>
          </w:p>
        </w:tc>
        <w:tc>
          <w:tcPr>
            <w:tcW w:w="6287" w:type="dxa"/>
          </w:tcPr>
          <w:p w:rsidR="00A107A2" w:rsidRDefault="00A107A2" w:rsidP="00F30CA2">
            <w:r>
              <w:t>Store true</w:t>
            </w:r>
          </w:p>
        </w:tc>
      </w:tr>
      <w:tr w:rsidR="00A107A2" w:rsidTr="00F30CA2">
        <w:tc>
          <w:tcPr>
            <w:tcW w:w="2235" w:type="dxa"/>
          </w:tcPr>
          <w:p w:rsidR="00A107A2" w:rsidRDefault="00A107A2" w:rsidP="00F30CA2">
            <w:r>
              <w:t>Option default value</w:t>
            </w:r>
          </w:p>
        </w:tc>
        <w:tc>
          <w:tcPr>
            <w:tcW w:w="6287" w:type="dxa"/>
          </w:tcPr>
          <w:p w:rsidR="00A107A2" w:rsidRDefault="00A107A2" w:rsidP="00F30CA2">
            <w:r>
              <w:t>NA</w:t>
            </w:r>
          </w:p>
        </w:tc>
      </w:tr>
      <w:tr w:rsidR="00A107A2" w:rsidTr="00F30CA2">
        <w:tc>
          <w:tcPr>
            <w:tcW w:w="2235" w:type="dxa"/>
          </w:tcPr>
          <w:p w:rsidR="00A107A2" w:rsidRDefault="00A107A2" w:rsidP="00F30CA2">
            <w:r>
              <w:t>Option available value</w:t>
            </w:r>
          </w:p>
        </w:tc>
        <w:tc>
          <w:tcPr>
            <w:tcW w:w="6287" w:type="dxa"/>
          </w:tcPr>
          <w:p w:rsidR="00A107A2" w:rsidRDefault="00A107A2" w:rsidP="00F30CA2">
            <w:r>
              <w:t>NA</w:t>
            </w:r>
          </w:p>
        </w:tc>
      </w:tr>
    </w:tbl>
    <w:p w:rsidR="00A107A2" w:rsidRDefault="00A107A2" w:rsidP="00A107A2">
      <w:r>
        <w:t>Use SDC file for synthesis flow if this option present.</w:t>
      </w:r>
    </w:p>
    <w:p w:rsidR="00A107A2" w:rsidRDefault="00A107A2" w:rsidP="00A107A2">
      <w:pPr>
        <w:pStyle w:val="Heading4"/>
      </w:pPr>
      <w:r>
        <w:t>3.5.3.5 –</w:t>
      </w:r>
      <w:r w:rsidR="007D355D">
        <w:t>strategy</w:t>
      </w:r>
      <w:r>
        <w:t xml:space="preserve"> (</w:t>
      </w:r>
      <w:r w:rsidR="007D355D">
        <w:t>Diamond strategy choice</w:t>
      </w:r>
      <w:r>
        <w:t>)</w:t>
      </w:r>
    </w:p>
    <w:tbl>
      <w:tblPr>
        <w:tblStyle w:val="TableGrid"/>
        <w:tblW w:w="0" w:type="auto"/>
        <w:tblLook w:val="04A0" w:firstRow="1" w:lastRow="0" w:firstColumn="1" w:lastColumn="0" w:noHBand="0" w:noVBand="1"/>
      </w:tblPr>
      <w:tblGrid>
        <w:gridCol w:w="2235"/>
        <w:gridCol w:w="6287"/>
      </w:tblGrid>
      <w:tr w:rsidR="00A107A2" w:rsidTr="00F30CA2">
        <w:tc>
          <w:tcPr>
            <w:tcW w:w="2235" w:type="dxa"/>
          </w:tcPr>
          <w:p w:rsidR="00A107A2" w:rsidRDefault="00A107A2" w:rsidP="00F30CA2">
            <w:r>
              <w:t>Option name</w:t>
            </w:r>
          </w:p>
        </w:tc>
        <w:tc>
          <w:tcPr>
            <w:tcW w:w="6287" w:type="dxa"/>
          </w:tcPr>
          <w:p w:rsidR="00A107A2" w:rsidRDefault="00A107A2" w:rsidP="00F30CA2">
            <w:r>
              <w:t>--</w:t>
            </w:r>
            <w:r w:rsidR="007D355D">
              <w:t>strategy</w:t>
            </w:r>
          </w:p>
        </w:tc>
      </w:tr>
      <w:tr w:rsidR="00A107A2" w:rsidTr="00F30CA2">
        <w:tc>
          <w:tcPr>
            <w:tcW w:w="2235" w:type="dxa"/>
          </w:tcPr>
          <w:p w:rsidR="00A107A2" w:rsidRDefault="00A107A2" w:rsidP="00F30CA2">
            <w:r>
              <w:t>Option type</w:t>
            </w:r>
          </w:p>
        </w:tc>
        <w:tc>
          <w:tcPr>
            <w:tcW w:w="6287" w:type="dxa"/>
          </w:tcPr>
          <w:p w:rsidR="00A107A2" w:rsidRDefault="00A107A2" w:rsidP="00F30CA2">
            <w:r>
              <w:t xml:space="preserve">Store </w:t>
            </w:r>
            <w:r w:rsidR="007D355D">
              <w:t>choice</w:t>
            </w:r>
          </w:p>
        </w:tc>
      </w:tr>
      <w:tr w:rsidR="00A107A2" w:rsidTr="00F30CA2">
        <w:tc>
          <w:tcPr>
            <w:tcW w:w="2235" w:type="dxa"/>
          </w:tcPr>
          <w:p w:rsidR="00A107A2" w:rsidRDefault="00A107A2" w:rsidP="00F30CA2">
            <w:r>
              <w:t>Option default value</w:t>
            </w:r>
          </w:p>
        </w:tc>
        <w:tc>
          <w:tcPr>
            <w:tcW w:w="6287" w:type="dxa"/>
          </w:tcPr>
          <w:p w:rsidR="00A107A2" w:rsidRDefault="007D355D" w:rsidP="00F30CA2">
            <w:r>
              <w:t>Strategy1</w:t>
            </w:r>
          </w:p>
        </w:tc>
      </w:tr>
      <w:tr w:rsidR="00A107A2" w:rsidTr="00F30CA2">
        <w:tc>
          <w:tcPr>
            <w:tcW w:w="2235" w:type="dxa"/>
          </w:tcPr>
          <w:p w:rsidR="00A107A2" w:rsidRDefault="00A107A2" w:rsidP="00F30CA2">
            <w:r>
              <w:t>Option available value</w:t>
            </w:r>
          </w:p>
        </w:tc>
        <w:tc>
          <w:tcPr>
            <w:tcW w:w="6287" w:type="dxa"/>
          </w:tcPr>
          <w:p w:rsidR="00A107A2" w:rsidRDefault="007D355D" w:rsidP="00F30CA2">
            <w:r>
              <w:t>area, timing, quick</w:t>
            </w:r>
          </w:p>
        </w:tc>
      </w:tr>
    </w:tbl>
    <w:p w:rsidR="00A107A2" w:rsidRDefault="007D355D" w:rsidP="00A107A2">
      <w:r>
        <w:t>Diamond strategy choice, if the option not present the default diamond strategy will be “Strategy1”, if this option present the value must in “area”, “timing”, “quick”.</w:t>
      </w:r>
    </w:p>
    <w:p w:rsidR="00453535" w:rsidRDefault="00453535" w:rsidP="00453535">
      <w:pPr>
        <w:pStyle w:val="Heading4"/>
      </w:pPr>
      <w:r>
        <w:t>3.5.3.6 –goal (synthesis optimization goal)</w:t>
      </w:r>
    </w:p>
    <w:tbl>
      <w:tblPr>
        <w:tblStyle w:val="TableGrid"/>
        <w:tblW w:w="0" w:type="auto"/>
        <w:tblLook w:val="04A0" w:firstRow="1" w:lastRow="0" w:firstColumn="1" w:lastColumn="0" w:noHBand="0" w:noVBand="1"/>
      </w:tblPr>
      <w:tblGrid>
        <w:gridCol w:w="2235"/>
        <w:gridCol w:w="6287"/>
      </w:tblGrid>
      <w:tr w:rsidR="00453535" w:rsidTr="00F30CA2">
        <w:tc>
          <w:tcPr>
            <w:tcW w:w="2235" w:type="dxa"/>
          </w:tcPr>
          <w:p w:rsidR="00453535" w:rsidRDefault="00453535" w:rsidP="00F30CA2">
            <w:r>
              <w:t>Option name</w:t>
            </w:r>
          </w:p>
        </w:tc>
        <w:tc>
          <w:tcPr>
            <w:tcW w:w="6287" w:type="dxa"/>
          </w:tcPr>
          <w:p w:rsidR="00453535" w:rsidRDefault="00453535" w:rsidP="00F30CA2">
            <w:r>
              <w:t>--goal</w:t>
            </w:r>
          </w:p>
        </w:tc>
      </w:tr>
      <w:tr w:rsidR="00453535" w:rsidTr="00F30CA2">
        <w:tc>
          <w:tcPr>
            <w:tcW w:w="2235" w:type="dxa"/>
          </w:tcPr>
          <w:p w:rsidR="00453535" w:rsidRDefault="00453535" w:rsidP="00F30CA2">
            <w:r>
              <w:t>Option type</w:t>
            </w:r>
          </w:p>
        </w:tc>
        <w:tc>
          <w:tcPr>
            <w:tcW w:w="6287" w:type="dxa"/>
          </w:tcPr>
          <w:p w:rsidR="00453535" w:rsidRDefault="00453535" w:rsidP="00F30CA2">
            <w:r>
              <w:t>Store choice</w:t>
            </w:r>
          </w:p>
        </w:tc>
      </w:tr>
      <w:tr w:rsidR="00453535" w:rsidTr="00F30CA2">
        <w:tc>
          <w:tcPr>
            <w:tcW w:w="2235" w:type="dxa"/>
          </w:tcPr>
          <w:p w:rsidR="00453535" w:rsidRDefault="00453535" w:rsidP="00F30CA2">
            <w:r>
              <w:t>Option default value</w:t>
            </w:r>
          </w:p>
        </w:tc>
        <w:tc>
          <w:tcPr>
            <w:tcW w:w="6287" w:type="dxa"/>
          </w:tcPr>
          <w:p w:rsidR="00453535" w:rsidRDefault="00453535" w:rsidP="00F30CA2">
            <w:r>
              <w:t>NA</w:t>
            </w:r>
          </w:p>
        </w:tc>
      </w:tr>
      <w:tr w:rsidR="00453535" w:rsidTr="00F30CA2">
        <w:tc>
          <w:tcPr>
            <w:tcW w:w="2235" w:type="dxa"/>
          </w:tcPr>
          <w:p w:rsidR="00453535" w:rsidRDefault="00453535" w:rsidP="00F30CA2">
            <w:r>
              <w:t>Option available value</w:t>
            </w:r>
          </w:p>
        </w:tc>
        <w:tc>
          <w:tcPr>
            <w:tcW w:w="6287" w:type="dxa"/>
          </w:tcPr>
          <w:p w:rsidR="00453535" w:rsidRDefault="00453535" w:rsidP="00F30CA2">
            <w:r>
              <w:t xml:space="preserve">area, timing, </w:t>
            </w:r>
            <w:r w:rsidRPr="00453535">
              <w:t>balanced</w:t>
            </w:r>
          </w:p>
        </w:tc>
      </w:tr>
    </w:tbl>
    <w:p w:rsidR="00453535" w:rsidRDefault="00453535" w:rsidP="00453535">
      <w:pPr>
        <w:rPr>
          <w:ins w:id="646" w:author="Shawn Yan" w:date="2019-06-14T15:13:00Z"/>
        </w:rPr>
      </w:pPr>
      <w:r>
        <w:t>Synthesis strategy choice, if this option present the value must in “area”, “timing”, “</w:t>
      </w:r>
      <w:r w:rsidRPr="00453535">
        <w:t>balanced</w:t>
      </w:r>
      <w:r>
        <w:t>”.</w:t>
      </w:r>
    </w:p>
    <w:p w:rsidR="003B292B" w:rsidRDefault="003B292B" w:rsidP="003B292B">
      <w:pPr>
        <w:pStyle w:val="Heading4"/>
        <w:rPr>
          <w:ins w:id="647" w:author="Shawn Yan" w:date="2019-06-14T15:13:00Z"/>
        </w:rPr>
      </w:pPr>
      <w:ins w:id="648" w:author="Shawn Yan" w:date="2019-06-14T15:13:00Z">
        <w:r>
          <w:lastRenderedPageBreak/>
          <w:t>3.5.3.7–--run-ignore-tcl (DO NOT run tcl files which are specified in info file)</w:t>
        </w:r>
      </w:ins>
    </w:p>
    <w:tbl>
      <w:tblPr>
        <w:tblStyle w:val="TableGrid"/>
        <w:tblW w:w="0" w:type="auto"/>
        <w:tblLook w:val="04A0" w:firstRow="1" w:lastRow="0" w:firstColumn="1" w:lastColumn="0" w:noHBand="0" w:noVBand="1"/>
      </w:tblPr>
      <w:tblGrid>
        <w:gridCol w:w="2235"/>
        <w:gridCol w:w="6287"/>
      </w:tblGrid>
      <w:tr w:rsidR="003B292B" w:rsidTr="00434F12">
        <w:trPr>
          <w:ins w:id="649" w:author="Shawn Yan" w:date="2019-06-14T15:13:00Z"/>
        </w:trPr>
        <w:tc>
          <w:tcPr>
            <w:tcW w:w="2235" w:type="dxa"/>
          </w:tcPr>
          <w:p w:rsidR="003B292B" w:rsidRDefault="003B292B" w:rsidP="00434F12">
            <w:pPr>
              <w:rPr>
                <w:ins w:id="650" w:author="Shawn Yan" w:date="2019-06-14T15:13:00Z"/>
              </w:rPr>
            </w:pPr>
            <w:ins w:id="651" w:author="Shawn Yan" w:date="2019-06-14T15:13:00Z">
              <w:r>
                <w:t>Option name</w:t>
              </w:r>
            </w:ins>
          </w:p>
        </w:tc>
        <w:tc>
          <w:tcPr>
            <w:tcW w:w="6287" w:type="dxa"/>
          </w:tcPr>
          <w:p w:rsidR="003B292B" w:rsidRDefault="003B292B" w:rsidP="00434F12">
            <w:pPr>
              <w:rPr>
                <w:ins w:id="652" w:author="Shawn Yan" w:date="2019-06-14T15:13:00Z"/>
              </w:rPr>
            </w:pPr>
            <w:ins w:id="653" w:author="Shawn Yan" w:date="2019-06-14T15:14:00Z">
              <w:r>
                <w:t>--run-ignore-tcl</w:t>
              </w:r>
            </w:ins>
          </w:p>
        </w:tc>
      </w:tr>
      <w:tr w:rsidR="003B292B" w:rsidTr="00434F12">
        <w:trPr>
          <w:ins w:id="654" w:author="Shawn Yan" w:date="2019-06-14T15:13:00Z"/>
        </w:trPr>
        <w:tc>
          <w:tcPr>
            <w:tcW w:w="2235" w:type="dxa"/>
          </w:tcPr>
          <w:p w:rsidR="003B292B" w:rsidRDefault="003B292B" w:rsidP="00434F12">
            <w:pPr>
              <w:rPr>
                <w:ins w:id="655" w:author="Shawn Yan" w:date="2019-06-14T15:13:00Z"/>
              </w:rPr>
            </w:pPr>
            <w:ins w:id="656" w:author="Shawn Yan" w:date="2019-06-14T15:13:00Z">
              <w:r>
                <w:t>Option type</w:t>
              </w:r>
            </w:ins>
          </w:p>
        </w:tc>
        <w:tc>
          <w:tcPr>
            <w:tcW w:w="6287" w:type="dxa"/>
          </w:tcPr>
          <w:p w:rsidR="003B292B" w:rsidRDefault="003B292B" w:rsidP="00434F12">
            <w:pPr>
              <w:rPr>
                <w:ins w:id="657" w:author="Shawn Yan" w:date="2019-06-14T15:13:00Z"/>
              </w:rPr>
            </w:pPr>
            <w:ins w:id="658" w:author="Shawn Yan" w:date="2019-06-14T15:14:00Z">
              <w:r>
                <w:t>Boolean</w:t>
              </w:r>
            </w:ins>
          </w:p>
        </w:tc>
      </w:tr>
      <w:tr w:rsidR="003B292B" w:rsidTr="00434F12">
        <w:trPr>
          <w:ins w:id="659" w:author="Shawn Yan" w:date="2019-06-14T15:13:00Z"/>
        </w:trPr>
        <w:tc>
          <w:tcPr>
            <w:tcW w:w="2235" w:type="dxa"/>
          </w:tcPr>
          <w:p w:rsidR="003B292B" w:rsidRDefault="003B292B" w:rsidP="00434F12">
            <w:pPr>
              <w:rPr>
                <w:ins w:id="660" w:author="Shawn Yan" w:date="2019-06-14T15:13:00Z"/>
              </w:rPr>
            </w:pPr>
            <w:ins w:id="661" w:author="Shawn Yan" w:date="2019-06-14T15:13:00Z">
              <w:r>
                <w:t>Option default value</w:t>
              </w:r>
            </w:ins>
          </w:p>
        </w:tc>
        <w:tc>
          <w:tcPr>
            <w:tcW w:w="6287" w:type="dxa"/>
          </w:tcPr>
          <w:p w:rsidR="003B292B" w:rsidRDefault="003B292B">
            <w:pPr>
              <w:rPr>
                <w:ins w:id="662" w:author="Shawn Yan" w:date="2019-06-14T15:13:00Z"/>
              </w:rPr>
            </w:pPr>
            <w:ins w:id="663" w:author="Shawn Yan" w:date="2019-06-14T15:14:00Z">
              <w:r>
                <w:t>None</w:t>
              </w:r>
            </w:ins>
          </w:p>
        </w:tc>
      </w:tr>
    </w:tbl>
    <w:p w:rsidR="003B292B" w:rsidRDefault="003B292B" w:rsidP="003B292B">
      <w:pPr>
        <w:rPr>
          <w:ins w:id="664" w:author="Shawn Yan" w:date="2019-06-14T15:16:00Z"/>
        </w:rPr>
      </w:pPr>
      <w:ins w:id="665" w:author="Shawn Yan" w:date="2019-06-14T15:15:00Z">
        <w:r>
          <w:t>Tcl files are defined in info file, their section name is qa, keys are inner_tcl_file and outer_tcl_file</w:t>
        </w:r>
      </w:ins>
      <w:ins w:id="666" w:author="Shawn Yan" w:date="2019-06-14T15:16:00Z">
        <w:r>
          <w:t>.</w:t>
        </w:r>
      </w:ins>
    </w:p>
    <w:p w:rsidR="003B292B" w:rsidRDefault="003B292B" w:rsidP="003B292B">
      <w:pPr>
        <w:rPr>
          <w:ins w:id="667" w:author="Shawn Yan" w:date="2019-06-14T15:16:00Z"/>
        </w:rPr>
      </w:pPr>
      <w:ins w:id="668" w:author="Shawn Yan" w:date="2019-06-14T15:16:00Z">
        <w:r>
          <w:t>If run_ignore_tcl is False:</w:t>
        </w:r>
      </w:ins>
    </w:p>
    <w:p w:rsidR="003B292B" w:rsidRDefault="003B292B">
      <w:pPr>
        <w:pStyle w:val="ListParagraph"/>
        <w:numPr>
          <w:ilvl w:val="0"/>
          <w:numId w:val="59"/>
        </w:numPr>
        <w:rPr>
          <w:ins w:id="669" w:author="Shawn Yan" w:date="2019-06-14T15:18:00Z"/>
        </w:rPr>
        <w:pPrChange w:id="670" w:author="Shawn Yan" w:date="2019-06-14T15:16:00Z">
          <w:pPr/>
        </w:pPrChange>
      </w:pPr>
      <w:ins w:id="671" w:author="Shawn Yan" w:date="2019-06-14T15:19:00Z">
        <w:r>
          <w:t>About i</w:t>
        </w:r>
      </w:ins>
      <w:ins w:id="672" w:author="Shawn Yan" w:date="2019-06-14T15:16:00Z">
        <w:r>
          <w:rPr>
            <w:rFonts w:hint="eastAsia"/>
          </w:rPr>
          <w:t>nner_</w:t>
        </w:r>
      </w:ins>
      <w:ins w:id="673" w:author="Shawn Yan" w:date="2019-06-14T15:17:00Z">
        <w:r>
          <w:t>tcl_file, the scripts will merge the tcl flow lines into a standard open</w:t>
        </w:r>
      </w:ins>
      <w:ins w:id="674" w:author="Shawn Yan" w:date="2019-06-14T15:18:00Z">
        <w:r>
          <w:t>/save/close project tcl file and execute it.</w:t>
        </w:r>
      </w:ins>
    </w:p>
    <w:p w:rsidR="003B292B" w:rsidRDefault="003B292B">
      <w:pPr>
        <w:pStyle w:val="ListParagraph"/>
        <w:numPr>
          <w:ilvl w:val="0"/>
          <w:numId w:val="59"/>
        </w:numPr>
        <w:rPr>
          <w:ins w:id="675" w:author="Shawn Yan" w:date="2019-06-14T15:19:00Z"/>
        </w:rPr>
        <w:pPrChange w:id="676" w:author="Shawn Yan" w:date="2019-06-14T15:16:00Z">
          <w:pPr/>
        </w:pPrChange>
      </w:pPr>
      <w:ins w:id="677" w:author="Shawn Yan" w:date="2019-06-14T15:18:00Z">
        <w:r>
          <w:t xml:space="preserve">About outer_tcl_file, the </w:t>
        </w:r>
      </w:ins>
      <w:ins w:id="678" w:author="Shawn Yan" w:date="2019-06-14T15:19:00Z">
        <w:r w:rsidR="004152AF">
          <w:t>scripts will run it directly with pnmainc command.</w:t>
        </w:r>
      </w:ins>
    </w:p>
    <w:p w:rsidR="004152AF" w:rsidRDefault="004152AF">
      <w:pPr>
        <w:pStyle w:val="ListParagraph"/>
        <w:numPr>
          <w:ilvl w:val="0"/>
          <w:numId w:val="59"/>
        </w:numPr>
        <w:rPr>
          <w:ins w:id="679" w:author="Shawn Yan" w:date="2019-06-14T15:19:00Z"/>
        </w:rPr>
        <w:pPrChange w:id="680" w:author="Shawn Yan" w:date="2019-06-14T15:16:00Z">
          <w:pPr/>
        </w:pPrChange>
      </w:pPr>
      <w:ins w:id="681" w:author="Shawn Yan" w:date="2019-06-14T15:19:00Z">
        <w:r>
          <w:t>Currently the inner_tcl_file and outer_tcl_file only support Radiant flow.</w:t>
        </w:r>
      </w:ins>
    </w:p>
    <w:p w:rsidR="004152AF" w:rsidRDefault="004152AF">
      <w:pPr>
        <w:rPr>
          <w:ins w:id="682" w:author="Shawn Yan" w:date="2019-06-14T15:20:00Z"/>
        </w:rPr>
      </w:pPr>
      <w:ins w:id="683" w:author="Shawn Yan" w:date="2019-06-14T15:20:00Z">
        <w:r>
          <w:t>T</w:t>
        </w:r>
        <w:r>
          <w:rPr>
            <w:rFonts w:hint="eastAsia"/>
          </w:rPr>
          <w:t xml:space="preserve">cl </w:t>
        </w:r>
        <w:r>
          <w:t>file key-word arguments:</w:t>
        </w:r>
      </w:ins>
    </w:p>
    <w:p w:rsidR="004152AF" w:rsidRDefault="004152AF">
      <w:pPr>
        <w:pStyle w:val="ListParagraph"/>
        <w:numPr>
          <w:ilvl w:val="0"/>
          <w:numId w:val="60"/>
        </w:numPr>
        <w:rPr>
          <w:ins w:id="684" w:author="Shawn Yan" w:date="2019-06-14T15:20:00Z"/>
        </w:rPr>
        <w:pPrChange w:id="685" w:author="Shawn Yan" w:date="2019-06-14T15:20:00Z">
          <w:pPr/>
        </w:pPrChange>
      </w:pPr>
      <w:ins w:id="686" w:author="Shawn Yan" w:date="2019-06-14T15:20:00Z">
        <w:r>
          <w:t>d</w:t>
        </w:r>
        <w:r>
          <w:rPr>
            <w:rFonts w:hint="eastAsia"/>
          </w:rPr>
          <w:t>esign_</w:t>
        </w:r>
        <w:r>
          <w:t>path</w:t>
        </w:r>
      </w:ins>
    </w:p>
    <w:p w:rsidR="004152AF" w:rsidRDefault="004152AF">
      <w:pPr>
        <w:pStyle w:val="ListParagraph"/>
        <w:numPr>
          <w:ilvl w:val="0"/>
          <w:numId w:val="60"/>
        </w:numPr>
        <w:rPr>
          <w:ins w:id="687" w:author="Shawn Yan" w:date="2019-06-14T15:20:00Z"/>
        </w:rPr>
        <w:pPrChange w:id="688" w:author="Shawn Yan" w:date="2019-06-14T15:20:00Z">
          <w:pPr/>
        </w:pPrChange>
      </w:pPr>
      <w:ins w:id="689" w:author="Shawn Yan" w:date="2019-06-14T15:20:00Z">
        <w:r>
          <w:t>radiant_path</w:t>
        </w:r>
      </w:ins>
    </w:p>
    <w:p w:rsidR="004152AF" w:rsidRDefault="004152AF">
      <w:pPr>
        <w:pStyle w:val="ListParagraph"/>
        <w:numPr>
          <w:ilvl w:val="0"/>
          <w:numId w:val="60"/>
        </w:numPr>
        <w:rPr>
          <w:ins w:id="690" w:author="Shawn Yan" w:date="2019-06-14T15:20:00Z"/>
        </w:rPr>
        <w:pPrChange w:id="691" w:author="Shawn Yan" w:date="2019-06-14T15:20:00Z">
          <w:pPr/>
        </w:pPrChange>
      </w:pPr>
      <w:ins w:id="692" w:author="Shawn Yan" w:date="2019-06-14T15:20:00Z">
        <w:r>
          <w:t>devkit</w:t>
        </w:r>
      </w:ins>
    </w:p>
    <w:p w:rsidR="004152AF" w:rsidRDefault="004152AF">
      <w:pPr>
        <w:pStyle w:val="ListParagraph"/>
        <w:numPr>
          <w:ilvl w:val="0"/>
          <w:numId w:val="60"/>
        </w:numPr>
        <w:rPr>
          <w:ins w:id="693" w:author="Shawn Yan" w:date="2019-06-14T15:20:00Z"/>
        </w:rPr>
        <w:pPrChange w:id="694" w:author="Shawn Yan" w:date="2019-06-14T15:20:00Z">
          <w:pPr/>
        </w:pPrChange>
      </w:pPr>
      <w:ins w:id="695" w:author="Shawn Yan" w:date="2019-06-14T15:20:00Z">
        <w:r>
          <w:t>family</w:t>
        </w:r>
      </w:ins>
    </w:p>
    <w:p w:rsidR="004152AF" w:rsidRDefault="00434F12">
      <w:pPr>
        <w:rPr>
          <w:ins w:id="696" w:author="Shawn Yan" w:date="2019-06-14T15:21:00Z"/>
        </w:rPr>
      </w:pPr>
      <w:ins w:id="697" w:author="Shawn Yan" w:date="2019-06-14T15:21:00Z">
        <w:r>
          <w:rPr>
            <w:rFonts w:hint="eastAsia"/>
          </w:rPr>
          <w:t>Example:</w:t>
        </w:r>
      </w:ins>
    </w:p>
    <w:p w:rsidR="00434F12" w:rsidRDefault="00434F12" w:rsidP="00434F12">
      <w:pPr>
        <w:rPr>
          <w:ins w:id="698" w:author="Shawn Yan" w:date="2019-06-14T15:21:00Z"/>
        </w:rPr>
      </w:pPr>
      <w:ins w:id="699" w:author="Shawn Yan" w:date="2019-06-14T15:21:00Z">
        <w:r>
          <w:t>Info file:</w:t>
        </w:r>
      </w:ins>
    </w:p>
    <w:p w:rsidR="00434F12" w:rsidRPr="00251C16" w:rsidRDefault="00251C16" w:rsidP="00434F12">
      <w:pPr>
        <w:rPr>
          <w:ins w:id="700" w:author="Shawn Yan" w:date="2019-06-14T15:21:00Z"/>
          <w:i/>
          <w:rPrChange w:id="701" w:author="Shawn Yan" w:date="2019-06-14T15:24:00Z">
            <w:rPr>
              <w:ins w:id="702" w:author="Shawn Yan" w:date="2019-06-14T15:21:00Z"/>
            </w:rPr>
          </w:rPrChange>
        </w:rPr>
      </w:pPr>
      <w:ins w:id="703" w:author="Shawn Yan" w:date="2019-06-14T15:22:00Z">
        <w:r w:rsidRPr="00251C16">
          <w:rPr>
            <w:i/>
            <w:rPrChange w:id="704" w:author="Shawn Yan" w:date="2019-06-14T15:24:00Z">
              <w:rPr/>
            </w:rPrChange>
          </w:rPr>
          <w:t>[</w:t>
        </w:r>
      </w:ins>
      <w:ins w:id="705" w:author="Shawn Yan" w:date="2019-06-14T15:21:00Z">
        <w:r w:rsidR="00434F12" w:rsidRPr="00251C16">
          <w:rPr>
            <w:i/>
            <w:rPrChange w:id="706" w:author="Shawn Yan" w:date="2019-06-14T15:24:00Z">
              <w:rPr/>
            </w:rPrChange>
          </w:rPr>
          <w:t>qa]</w:t>
        </w:r>
      </w:ins>
    </w:p>
    <w:p w:rsidR="00434F12" w:rsidRPr="00251C16" w:rsidRDefault="00434F12" w:rsidP="00434F12">
      <w:pPr>
        <w:rPr>
          <w:ins w:id="707" w:author="Shawn Yan" w:date="2019-06-14T15:21:00Z"/>
          <w:i/>
          <w:rPrChange w:id="708" w:author="Shawn Yan" w:date="2019-06-14T15:24:00Z">
            <w:rPr>
              <w:ins w:id="709" w:author="Shawn Yan" w:date="2019-06-14T15:21:00Z"/>
            </w:rPr>
          </w:rPrChange>
        </w:rPr>
      </w:pPr>
      <w:ins w:id="710" w:author="Shawn Yan" w:date="2019-06-14T15:21:00Z">
        <w:r w:rsidRPr="00251C16">
          <w:rPr>
            <w:i/>
            <w:rPrChange w:id="711" w:author="Shawn Yan" w:date="2019-06-14T15:24:00Z">
              <w:rPr/>
            </w:rPrChange>
          </w:rPr>
          <w:t>rdf_file = ./testdesign/par/test.rdf</w:t>
        </w:r>
      </w:ins>
    </w:p>
    <w:p w:rsidR="00434F12" w:rsidRPr="00251C16" w:rsidRDefault="00434F12">
      <w:pPr>
        <w:rPr>
          <w:ins w:id="712" w:author="Shawn Yan" w:date="2019-06-14T15:22:00Z"/>
          <w:i/>
          <w:rPrChange w:id="713" w:author="Shawn Yan" w:date="2019-06-14T15:24:00Z">
            <w:rPr>
              <w:ins w:id="714" w:author="Shawn Yan" w:date="2019-06-14T15:22:00Z"/>
            </w:rPr>
          </w:rPrChange>
        </w:rPr>
      </w:pPr>
      <w:ins w:id="715" w:author="Shawn Yan" w:date="2019-06-14T15:21:00Z">
        <w:r w:rsidRPr="00251C16">
          <w:rPr>
            <w:i/>
            <w:rPrChange w:id="716" w:author="Shawn Yan" w:date="2019-06-14T15:24:00Z">
              <w:rPr/>
            </w:rPrChange>
          </w:rPr>
          <w:t>inner_tcl_file = ./testdesign/models/sbx1.tcl</w:t>
        </w:r>
      </w:ins>
    </w:p>
    <w:p w:rsidR="00251C16" w:rsidRPr="00251C16" w:rsidRDefault="00251C16">
      <w:pPr>
        <w:rPr>
          <w:ins w:id="717" w:author="Shawn Yan" w:date="2019-06-14T15:22:00Z"/>
          <w:i/>
          <w:rPrChange w:id="718" w:author="Shawn Yan" w:date="2019-06-14T15:24:00Z">
            <w:rPr>
              <w:ins w:id="719" w:author="Shawn Yan" w:date="2019-06-14T15:22:00Z"/>
            </w:rPr>
          </w:rPrChange>
        </w:rPr>
      </w:pPr>
      <w:ins w:id="720" w:author="Shawn Yan" w:date="2019-06-14T15:22:00Z">
        <w:r w:rsidRPr="00251C16">
          <w:rPr>
            <w:i/>
            <w:rPrChange w:id="721" w:author="Shawn Yan" w:date="2019-06-14T15:24:00Z">
              <w:rPr/>
            </w:rPrChange>
          </w:rPr>
          <w:t>outer_tcl_file = ./testdesign/models/sbx2.tcl</w:t>
        </w:r>
      </w:ins>
    </w:p>
    <w:p w:rsidR="00251C16" w:rsidRDefault="00251C16">
      <w:pPr>
        <w:rPr>
          <w:ins w:id="722" w:author="Shawn Yan" w:date="2019-06-14T15:22:00Z"/>
        </w:rPr>
      </w:pPr>
    </w:p>
    <w:p w:rsidR="00251C16" w:rsidRDefault="00251C16">
      <w:pPr>
        <w:rPr>
          <w:ins w:id="723" w:author="Shawn Yan" w:date="2019-06-14T15:22:00Z"/>
        </w:rPr>
      </w:pPr>
      <w:ins w:id="724" w:author="Shawn Yan" w:date="2019-06-14T15:22:00Z">
        <w:r>
          <w:t>tcl file:</w:t>
        </w:r>
      </w:ins>
    </w:p>
    <w:p w:rsidR="00251C16" w:rsidRPr="00251C16" w:rsidRDefault="00251C16" w:rsidP="00251C16">
      <w:pPr>
        <w:rPr>
          <w:ins w:id="725" w:author="Shawn Yan" w:date="2019-06-14T15:24:00Z"/>
          <w:i/>
          <w:rPrChange w:id="726" w:author="Shawn Yan" w:date="2019-06-14T15:24:00Z">
            <w:rPr>
              <w:ins w:id="727" w:author="Shawn Yan" w:date="2019-06-14T15:24:00Z"/>
            </w:rPr>
          </w:rPrChange>
        </w:rPr>
      </w:pPr>
      <w:ins w:id="728" w:author="Shawn Yan" w:date="2019-06-14T15:24:00Z">
        <w:r w:rsidRPr="00251C16">
          <w:rPr>
            <w:i/>
            <w:rPrChange w:id="729" w:author="Shawn Yan" w:date="2019-06-14T15:24:00Z">
              <w:rPr/>
            </w:rPrChange>
          </w:rPr>
          <w:t>sbp_design new -name a -path {%(design_path)s/testdesign/models/sbp_case/sbp_case.sbx} -device {%(devkit)s} -language Verilog</w:t>
        </w:r>
      </w:ins>
    </w:p>
    <w:p w:rsidR="00251C16" w:rsidRPr="00251C16" w:rsidRDefault="00251C16" w:rsidP="00251C16">
      <w:pPr>
        <w:rPr>
          <w:ins w:id="730" w:author="Shawn Yan" w:date="2019-06-14T15:24:00Z"/>
          <w:i/>
          <w:rPrChange w:id="731" w:author="Shawn Yan" w:date="2019-06-14T15:24:00Z">
            <w:rPr>
              <w:ins w:id="732" w:author="Shawn Yan" w:date="2019-06-14T15:24:00Z"/>
            </w:rPr>
          </w:rPrChange>
        </w:rPr>
      </w:pPr>
    </w:p>
    <w:p w:rsidR="00251C16" w:rsidRPr="00251C16" w:rsidRDefault="00251C16" w:rsidP="00251C16">
      <w:pPr>
        <w:rPr>
          <w:ins w:id="733" w:author="Shawn Yan" w:date="2019-06-14T15:24:00Z"/>
          <w:i/>
          <w:rPrChange w:id="734" w:author="Shawn Yan" w:date="2019-06-14T15:24:00Z">
            <w:rPr>
              <w:ins w:id="735" w:author="Shawn Yan" w:date="2019-06-14T15:24:00Z"/>
            </w:rPr>
          </w:rPrChange>
        </w:rPr>
      </w:pPr>
      <w:ins w:id="736" w:author="Shawn Yan" w:date="2019-06-14T15:24:00Z">
        <w:r w:rsidRPr="00251C16">
          <w:rPr>
            <w:i/>
            <w:rPrChange w:id="737" w:author="Shawn Yan" w:date="2019-06-14T15:24:00Z">
              <w:rPr/>
            </w:rPrChange>
          </w:rPr>
          <w:t>sbp_design config_ip -vlnv {latticesemi.com:module:adc:1.0.0} -meta_loc {%(radiant_path)s/ip/%(family)s/adc} -cfg {%(design_path)s/testdesign/models/sbp_case/lib/latticesemi.com/module/adc/1.0.0/adc.cfg}</w:t>
        </w:r>
      </w:ins>
    </w:p>
    <w:p w:rsidR="00251C16" w:rsidRPr="00251C16" w:rsidRDefault="00251C16" w:rsidP="00251C16">
      <w:pPr>
        <w:rPr>
          <w:ins w:id="738" w:author="Shawn Yan" w:date="2019-06-14T15:24:00Z"/>
          <w:i/>
          <w:rPrChange w:id="739" w:author="Shawn Yan" w:date="2019-06-14T15:24:00Z">
            <w:rPr>
              <w:ins w:id="740" w:author="Shawn Yan" w:date="2019-06-14T15:24:00Z"/>
            </w:rPr>
          </w:rPrChange>
        </w:rPr>
      </w:pPr>
      <w:ins w:id="741" w:author="Shawn Yan" w:date="2019-06-14T15:24:00Z">
        <w:r w:rsidRPr="00251C16">
          <w:rPr>
            <w:i/>
            <w:rPrChange w:id="742" w:author="Shawn Yan" w:date="2019-06-14T15:24:00Z">
              <w:rPr/>
            </w:rPrChange>
          </w:rPr>
          <w:t>sbp_add_component -vlnv {latticesemi.com:module:adc:1.0.0} -name {adc_inst}</w:t>
        </w:r>
      </w:ins>
    </w:p>
    <w:p w:rsidR="00251C16" w:rsidRPr="00251C16" w:rsidRDefault="00251C16" w:rsidP="00251C16">
      <w:pPr>
        <w:rPr>
          <w:ins w:id="743" w:author="Shawn Yan" w:date="2019-06-14T15:24:00Z"/>
          <w:i/>
          <w:rPrChange w:id="744" w:author="Shawn Yan" w:date="2019-06-14T15:24:00Z">
            <w:rPr>
              <w:ins w:id="745" w:author="Shawn Yan" w:date="2019-06-14T15:24:00Z"/>
            </w:rPr>
          </w:rPrChange>
        </w:rPr>
      </w:pPr>
    </w:p>
    <w:p w:rsidR="00251C16" w:rsidRPr="00251C16" w:rsidRDefault="00251C16" w:rsidP="00251C16">
      <w:pPr>
        <w:rPr>
          <w:ins w:id="746" w:author="Shawn Yan" w:date="2019-06-14T15:24:00Z"/>
          <w:i/>
          <w:rPrChange w:id="747" w:author="Shawn Yan" w:date="2019-06-14T15:24:00Z">
            <w:rPr>
              <w:ins w:id="748" w:author="Shawn Yan" w:date="2019-06-14T15:24:00Z"/>
            </w:rPr>
          </w:rPrChange>
        </w:rPr>
      </w:pPr>
      <w:ins w:id="749" w:author="Shawn Yan" w:date="2019-06-14T15:24:00Z">
        <w:r w:rsidRPr="00251C16">
          <w:rPr>
            <w:i/>
            <w:rPrChange w:id="750" w:author="Shawn Yan" w:date="2019-06-14T15:24:00Z">
              <w:rPr/>
            </w:rPrChange>
          </w:rPr>
          <w:t>sbp_add_port -direction in pi</w:t>
        </w:r>
      </w:ins>
    </w:p>
    <w:p w:rsidR="00251C16" w:rsidRPr="00251C16" w:rsidRDefault="00251C16" w:rsidP="00251C16">
      <w:pPr>
        <w:rPr>
          <w:ins w:id="751" w:author="Shawn Yan" w:date="2019-06-14T15:24:00Z"/>
          <w:i/>
          <w:rPrChange w:id="752" w:author="Shawn Yan" w:date="2019-06-14T15:24:00Z">
            <w:rPr>
              <w:ins w:id="753" w:author="Shawn Yan" w:date="2019-06-14T15:24:00Z"/>
            </w:rPr>
          </w:rPrChange>
        </w:rPr>
      </w:pPr>
      <w:ins w:id="754" w:author="Shawn Yan" w:date="2019-06-14T15:24:00Z">
        <w:r w:rsidRPr="00251C16">
          <w:rPr>
            <w:i/>
            <w:rPrChange w:id="755" w:author="Shawn Yan" w:date="2019-06-14T15:24:00Z">
              <w:rPr/>
            </w:rPrChange>
          </w:rPr>
          <w:t>sbp_add_port -direction out po</w:t>
        </w:r>
      </w:ins>
    </w:p>
    <w:p w:rsidR="00251C16" w:rsidRPr="00251C16" w:rsidRDefault="00251C16" w:rsidP="00251C16">
      <w:pPr>
        <w:rPr>
          <w:ins w:id="756" w:author="Shawn Yan" w:date="2019-06-14T15:24:00Z"/>
          <w:i/>
          <w:rPrChange w:id="757" w:author="Shawn Yan" w:date="2019-06-14T15:24:00Z">
            <w:rPr>
              <w:ins w:id="758" w:author="Shawn Yan" w:date="2019-06-14T15:24:00Z"/>
            </w:rPr>
          </w:rPrChange>
        </w:rPr>
      </w:pPr>
      <w:ins w:id="759" w:author="Shawn Yan" w:date="2019-06-14T15:24:00Z">
        <w:r w:rsidRPr="00251C16">
          <w:rPr>
            <w:i/>
            <w:rPrChange w:id="760" w:author="Shawn Yan" w:date="2019-06-14T15:24:00Z">
              <w:rPr/>
            </w:rPrChange>
          </w:rPr>
          <w:t>sbp_add_port -direction inout pio</w:t>
        </w:r>
      </w:ins>
    </w:p>
    <w:p w:rsidR="00251C16" w:rsidRPr="00251C16" w:rsidRDefault="00251C16" w:rsidP="00251C16">
      <w:pPr>
        <w:rPr>
          <w:ins w:id="761" w:author="Shawn Yan" w:date="2019-06-14T15:24:00Z"/>
          <w:i/>
          <w:rPrChange w:id="762" w:author="Shawn Yan" w:date="2019-06-14T15:24:00Z">
            <w:rPr>
              <w:ins w:id="763" w:author="Shawn Yan" w:date="2019-06-14T15:24:00Z"/>
            </w:rPr>
          </w:rPrChange>
        </w:rPr>
      </w:pPr>
      <w:ins w:id="764" w:author="Shawn Yan" w:date="2019-06-14T15:24:00Z">
        <w:r w:rsidRPr="00251C16">
          <w:rPr>
            <w:i/>
            <w:rPrChange w:id="765" w:author="Shawn Yan" w:date="2019-06-14T15:24:00Z">
              <w:rPr/>
            </w:rPrChange>
          </w:rPr>
          <w:t>sbp_add_port -from 1 -to 1 -direction in pb</w:t>
        </w:r>
      </w:ins>
    </w:p>
    <w:p w:rsidR="00251C16" w:rsidRPr="00251C16" w:rsidRDefault="00251C16" w:rsidP="00251C16">
      <w:pPr>
        <w:rPr>
          <w:ins w:id="766" w:author="Shawn Yan" w:date="2019-06-14T15:24:00Z"/>
          <w:i/>
          <w:rPrChange w:id="767" w:author="Shawn Yan" w:date="2019-06-14T15:24:00Z">
            <w:rPr>
              <w:ins w:id="768" w:author="Shawn Yan" w:date="2019-06-14T15:24:00Z"/>
            </w:rPr>
          </w:rPrChange>
        </w:rPr>
      </w:pPr>
    </w:p>
    <w:p w:rsidR="00251C16" w:rsidRPr="00251C16" w:rsidRDefault="00251C16" w:rsidP="00251C16">
      <w:pPr>
        <w:rPr>
          <w:ins w:id="769" w:author="Shawn Yan" w:date="2019-06-14T15:24:00Z"/>
          <w:i/>
          <w:rPrChange w:id="770" w:author="Shawn Yan" w:date="2019-06-14T15:24:00Z">
            <w:rPr>
              <w:ins w:id="771" w:author="Shawn Yan" w:date="2019-06-14T15:24:00Z"/>
            </w:rPr>
          </w:rPrChange>
        </w:rPr>
      </w:pPr>
      <w:ins w:id="772" w:author="Shawn Yan" w:date="2019-06-14T15:24:00Z">
        <w:r w:rsidRPr="00251C16">
          <w:rPr>
            <w:i/>
            <w:rPrChange w:id="773" w:author="Shawn Yan" w:date="2019-06-14T15:24:00Z">
              <w:rPr/>
            </w:rPrChange>
          </w:rPr>
          <w:t>sbp_add_interface_port -vlnv {amba.com:AMBA3:AHBLite:r1p0} -direction master {interPort}</w:t>
        </w:r>
      </w:ins>
    </w:p>
    <w:p w:rsidR="00251C16" w:rsidRPr="00251C16" w:rsidRDefault="00251C16" w:rsidP="00251C16">
      <w:pPr>
        <w:rPr>
          <w:ins w:id="774" w:author="Shawn Yan" w:date="2019-06-14T15:24:00Z"/>
          <w:i/>
          <w:rPrChange w:id="775" w:author="Shawn Yan" w:date="2019-06-14T15:24:00Z">
            <w:rPr>
              <w:ins w:id="776" w:author="Shawn Yan" w:date="2019-06-14T15:24:00Z"/>
            </w:rPr>
          </w:rPrChange>
        </w:rPr>
      </w:pPr>
    </w:p>
    <w:p w:rsidR="00251C16" w:rsidRPr="00251C16" w:rsidRDefault="00251C16" w:rsidP="00251C16">
      <w:pPr>
        <w:rPr>
          <w:ins w:id="777" w:author="Shawn Yan" w:date="2019-06-14T15:24:00Z"/>
          <w:i/>
          <w:rPrChange w:id="778" w:author="Shawn Yan" w:date="2019-06-14T15:24:00Z">
            <w:rPr>
              <w:ins w:id="779" w:author="Shawn Yan" w:date="2019-06-14T15:24:00Z"/>
            </w:rPr>
          </w:rPrChange>
        </w:rPr>
      </w:pPr>
      <w:ins w:id="780" w:author="Shawn Yan" w:date="2019-06-14T15:24:00Z">
        <w:r w:rsidRPr="00251C16">
          <w:rPr>
            <w:i/>
            <w:rPrChange w:id="781" w:author="Shawn Yan" w:date="2019-06-14T15:24:00Z">
              <w:rPr/>
            </w:rPrChange>
          </w:rPr>
          <w:t>sbp_design drc</w:t>
        </w:r>
      </w:ins>
    </w:p>
    <w:p w:rsidR="00251C16" w:rsidRPr="00251C16" w:rsidRDefault="00251C16" w:rsidP="00251C16">
      <w:pPr>
        <w:rPr>
          <w:ins w:id="782" w:author="Shawn Yan" w:date="2019-06-14T15:24:00Z"/>
          <w:i/>
          <w:rPrChange w:id="783" w:author="Shawn Yan" w:date="2019-06-14T15:24:00Z">
            <w:rPr>
              <w:ins w:id="784" w:author="Shawn Yan" w:date="2019-06-14T15:24:00Z"/>
            </w:rPr>
          </w:rPrChange>
        </w:rPr>
      </w:pPr>
      <w:ins w:id="785" w:author="Shawn Yan" w:date="2019-06-14T15:24:00Z">
        <w:r w:rsidRPr="00251C16">
          <w:rPr>
            <w:i/>
            <w:rPrChange w:id="786" w:author="Shawn Yan" w:date="2019-06-14T15:24:00Z">
              <w:rPr/>
            </w:rPrChange>
          </w:rPr>
          <w:t>sbp_design save</w:t>
        </w:r>
      </w:ins>
    </w:p>
    <w:p w:rsidR="00251C16" w:rsidRPr="00251C16" w:rsidRDefault="00251C16" w:rsidP="00251C16">
      <w:pPr>
        <w:rPr>
          <w:ins w:id="787" w:author="Shawn Yan" w:date="2019-06-14T15:24:00Z"/>
          <w:i/>
          <w:rPrChange w:id="788" w:author="Shawn Yan" w:date="2019-06-14T15:24:00Z">
            <w:rPr>
              <w:ins w:id="789" w:author="Shawn Yan" w:date="2019-06-14T15:24:00Z"/>
            </w:rPr>
          </w:rPrChange>
        </w:rPr>
      </w:pPr>
      <w:ins w:id="790" w:author="Shawn Yan" w:date="2019-06-14T15:24:00Z">
        <w:r w:rsidRPr="00251C16">
          <w:rPr>
            <w:i/>
            <w:rPrChange w:id="791" w:author="Shawn Yan" w:date="2019-06-14T15:24:00Z">
              <w:rPr/>
            </w:rPrChange>
          </w:rPr>
          <w:t>prj_add_source {%(design_path)s/testdesign/models/sbp_case/sbp_case.sbx}</w:t>
        </w:r>
      </w:ins>
    </w:p>
    <w:p w:rsidR="00251C16" w:rsidRPr="00251C16" w:rsidRDefault="00251C16" w:rsidP="00251C16">
      <w:pPr>
        <w:rPr>
          <w:ins w:id="792" w:author="Shawn Yan" w:date="2019-06-14T15:24:00Z"/>
          <w:i/>
          <w:rPrChange w:id="793" w:author="Shawn Yan" w:date="2019-06-14T15:24:00Z">
            <w:rPr>
              <w:ins w:id="794" w:author="Shawn Yan" w:date="2019-06-14T15:24:00Z"/>
            </w:rPr>
          </w:rPrChange>
        </w:rPr>
      </w:pPr>
      <w:ins w:id="795" w:author="Shawn Yan" w:date="2019-06-14T15:24:00Z">
        <w:r w:rsidRPr="00251C16">
          <w:rPr>
            <w:i/>
            <w:rPrChange w:id="796" w:author="Shawn Yan" w:date="2019-06-14T15:24:00Z">
              <w:rPr/>
            </w:rPrChange>
          </w:rPr>
          <w:t>sbp_design generate</w:t>
        </w:r>
      </w:ins>
    </w:p>
    <w:p w:rsidR="00251C16" w:rsidRPr="00251C16" w:rsidRDefault="00251C16">
      <w:pPr>
        <w:rPr>
          <w:ins w:id="797" w:author="Shawn Yan" w:date="2019-06-14T15:15:00Z"/>
          <w:i/>
          <w:rPrChange w:id="798" w:author="Shawn Yan" w:date="2019-06-14T15:24:00Z">
            <w:rPr>
              <w:ins w:id="799" w:author="Shawn Yan" w:date="2019-06-14T15:15:00Z"/>
            </w:rPr>
          </w:rPrChange>
        </w:rPr>
      </w:pPr>
      <w:ins w:id="800" w:author="Shawn Yan" w:date="2019-06-14T15:24:00Z">
        <w:r w:rsidRPr="00251C16">
          <w:rPr>
            <w:i/>
            <w:rPrChange w:id="801" w:author="Shawn Yan" w:date="2019-06-14T15:24:00Z">
              <w:rPr/>
            </w:rPrChange>
          </w:rPr>
          <w:t>sbp_design close</w:t>
        </w:r>
      </w:ins>
    </w:p>
    <w:p w:rsidR="003B292B" w:rsidRDefault="003B292B" w:rsidP="003B292B">
      <w:pPr>
        <w:rPr>
          <w:ins w:id="802" w:author="Shawn Yan" w:date="2019-06-14T15:13:00Z"/>
        </w:rPr>
      </w:pPr>
    </w:p>
    <w:p w:rsidR="003B292B" w:rsidRPr="003B292B" w:rsidRDefault="003B292B" w:rsidP="00453535"/>
    <w:p w:rsidR="00922C5A" w:rsidRDefault="00922C5A" w:rsidP="00922C5A">
      <w:pPr>
        <w:pStyle w:val="Heading3"/>
      </w:pPr>
      <w:bookmarkStart w:id="803" w:name="_Toc395885244"/>
      <w:r>
        <w:t>3.5.4 Implementation options</w:t>
      </w:r>
      <w:bookmarkEnd w:id="803"/>
    </w:p>
    <w:p w:rsidR="00922C5A" w:rsidRDefault="00922C5A" w:rsidP="00922C5A">
      <w:r>
        <w:lastRenderedPageBreak/>
        <w:t>All implementation options are for project implementation flow use, including pushbutton options, sweeping options.</w:t>
      </w:r>
    </w:p>
    <w:p w:rsidR="00922C5A" w:rsidRDefault="00922C5A" w:rsidP="00922C5A">
      <w:pPr>
        <w:pStyle w:val="Heading4"/>
      </w:pPr>
      <w:r>
        <w:t>3.5.4.1 –run-translate (run project translate flow)</w:t>
      </w:r>
    </w:p>
    <w:tbl>
      <w:tblPr>
        <w:tblStyle w:val="TableGrid"/>
        <w:tblW w:w="0" w:type="auto"/>
        <w:tblLook w:val="04A0" w:firstRow="1" w:lastRow="0" w:firstColumn="1" w:lastColumn="0" w:noHBand="0" w:noVBand="1"/>
      </w:tblPr>
      <w:tblGrid>
        <w:gridCol w:w="2235"/>
        <w:gridCol w:w="6287"/>
      </w:tblGrid>
      <w:tr w:rsidR="00922C5A" w:rsidTr="00F30CA2">
        <w:tc>
          <w:tcPr>
            <w:tcW w:w="2235" w:type="dxa"/>
          </w:tcPr>
          <w:p w:rsidR="00922C5A" w:rsidRDefault="00922C5A" w:rsidP="00F30CA2">
            <w:r>
              <w:t>Option name</w:t>
            </w:r>
          </w:p>
        </w:tc>
        <w:tc>
          <w:tcPr>
            <w:tcW w:w="6287" w:type="dxa"/>
          </w:tcPr>
          <w:p w:rsidR="00922C5A" w:rsidRDefault="00922C5A" w:rsidP="00F30CA2">
            <w:r>
              <w:t>--run-translate</w:t>
            </w:r>
          </w:p>
        </w:tc>
      </w:tr>
      <w:tr w:rsidR="00922C5A" w:rsidTr="00F30CA2">
        <w:tc>
          <w:tcPr>
            <w:tcW w:w="2235" w:type="dxa"/>
          </w:tcPr>
          <w:p w:rsidR="00922C5A" w:rsidRDefault="00922C5A" w:rsidP="00F30CA2">
            <w:r>
              <w:t>Option type</w:t>
            </w:r>
          </w:p>
        </w:tc>
        <w:tc>
          <w:tcPr>
            <w:tcW w:w="6287" w:type="dxa"/>
          </w:tcPr>
          <w:p w:rsidR="00922C5A" w:rsidRDefault="00922C5A" w:rsidP="00F30CA2">
            <w:r>
              <w:t>Store true</w:t>
            </w:r>
          </w:p>
        </w:tc>
      </w:tr>
      <w:tr w:rsidR="00922C5A" w:rsidTr="00F30CA2">
        <w:tc>
          <w:tcPr>
            <w:tcW w:w="2235" w:type="dxa"/>
          </w:tcPr>
          <w:p w:rsidR="00922C5A" w:rsidRDefault="00922C5A" w:rsidP="00F30CA2">
            <w:r>
              <w:t>Option default value</w:t>
            </w:r>
          </w:p>
        </w:tc>
        <w:tc>
          <w:tcPr>
            <w:tcW w:w="6287" w:type="dxa"/>
          </w:tcPr>
          <w:p w:rsidR="00922C5A" w:rsidRDefault="00922C5A" w:rsidP="00F30CA2">
            <w:r>
              <w:t>NA</w:t>
            </w:r>
          </w:p>
        </w:tc>
      </w:tr>
      <w:tr w:rsidR="00922C5A" w:rsidTr="00F30CA2">
        <w:tc>
          <w:tcPr>
            <w:tcW w:w="2235" w:type="dxa"/>
          </w:tcPr>
          <w:p w:rsidR="00922C5A" w:rsidRDefault="00922C5A" w:rsidP="00F30CA2">
            <w:r>
              <w:t>Option available value</w:t>
            </w:r>
          </w:p>
        </w:tc>
        <w:tc>
          <w:tcPr>
            <w:tcW w:w="6287" w:type="dxa"/>
          </w:tcPr>
          <w:p w:rsidR="00922C5A" w:rsidRDefault="00922C5A" w:rsidP="00F30CA2">
            <w:r>
              <w:t>NA</w:t>
            </w:r>
          </w:p>
        </w:tc>
      </w:tr>
    </w:tbl>
    <w:p w:rsidR="00922C5A" w:rsidRDefault="00922C5A" w:rsidP="00922C5A">
      <w:r>
        <w:t xml:space="preserve">Run translate </w:t>
      </w:r>
      <w:r w:rsidR="001B18B5">
        <w:t xml:space="preserve">flow </w:t>
      </w:r>
      <w:r>
        <w:t>for the given test case</w:t>
      </w:r>
    </w:p>
    <w:p w:rsidR="001B18B5" w:rsidRDefault="001B18B5" w:rsidP="001B18B5">
      <w:pPr>
        <w:pStyle w:val="Heading4"/>
      </w:pPr>
      <w:r>
        <w:t>3.5.4.2 –run-map (run project map flow)</w:t>
      </w:r>
    </w:p>
    <w:tbl>
      <w:tblPr>
        <w:tblStyle w:val="TableGrid"/>
        <w:tblW w:w="0" w:type="auto"/>
        <w:tblLook w:val="04A0" w:firstRow="1" w:lastRow="0" w:firstColumn="1" w:lastColumn="0" w:noHBand="0" w:noVBand="1"/>
      </w:tblPr>
      <w:tblGrid>
        <w:gridCol w:w="2235"/>
        <w:gridCol w:w="6287"/>
      </w:tblGrid>
      <w:tr w:rsidR="001B18B5" w:rsidTr="00F30CA2">
        <w:tc>
          <w:tcPr>
            <w:tcW w:w="2235" w:type="dxa"/>
          </w:tcPr>
          <w:p w:rsidR="001B18B5" w:rsidRDefault="001B18B5" w:rsidP="00F30CA2">
            <w:r>
              <w:t>Option name</w:t>
            </w:r>
          </w:p>
        </w:tc>
        <w:tc>
          <w:tcPr>
            <w:tcW w:w="6287" w:type="dxa"/>
          </w:tcPr>
          <w:p w:rsidR="001B18B5" w:rsidRDefault="001B18B5" w:rsidP="00F30CA2">
            <w:r>
              <w:t>--run-map</w:t>
            </w:r>
          </w:p>
        </w:tc>
      </w:tr>
      <w:tr w:rsidR="001B18B5" w:rsidTr="00F30CA2">
        <w:tc>
          <w:tcPr>
            <w:tcW w:w="2235" w:type="dxa"/>
          </w:tcPr>
          <w:p w:rsidR="001B18B5" w:rsidRDefault="001B18B5" w:rsidP="00F30CA2">
            <w:r>
              <w:t>Option type</w:t>
            </w:r>
          </w:p>
        </w:tc>
        <w:tc>
          <w:tcPr>
            <w:tcW w:w="6287" w:type="dxa"/>
          </w:tcPr>
          <w:p w:rsidR="001B18B5" w:rsidRDefault="001B18B5" w:rsidP="00F30CA2">
            <w:r>
              <w:t>Store true</w:t>
            </w:r>
          </w:p>
        </w:tc>
      </w:tr>
      <w:tr w:rsidR="001B18B5" w:rsidTr="00F30CA2">
        <w:tc>
          <w:tcPr>
            <w:tcW w:w="2235" w:type="dxa"/>
          </w:tcPr>
          <w:p w:rsidR="001B18B5" w:rsidRDefault="001B18B5" w:rsidP="00F30CA2">
            <w:r>
              <w:t>Option default value</w:t>
            </w:r>
          </w:p>
        </w:tc>
        <w:tc>
          <w:tcPr>
            <w:tcW w:w="6287" w:type="dxa"/>
          </w:tcPr>
          <w:p w:rsidR="001B18B5" w:rsidRDefault="001B18B5" w:rsidP="00F30CA2">
            <w:r>
              <w:t>NA</w:t>
            </w:r>
          </w:p>
        </w:tc>
      </w:tr>
      <w:tr w:rsidR="001B18B5" w:rsidTr="00F30CA2">
        <w:tc>
          <w:tcPr>
            <w:tcW w:w="2235" w:type="dxa"/>
          </w:tcPr>
          <w:p w:rsidR="001B18B5" w:rsidRDefault="001B18B5" w:rsidP="00F30CA2">
            <w:r>
              <w:t>Option available value</w:t>
            </w:r>
          </w:p>
        </w:tc>
        <w:tc>
          <w:tcPr>
            <w:tcW w:w="6287" w:type="dxa"/>
          </w:tcPr>
          <w:p w:rsidR="001B18B5" w:rsidRDefault="001B18B5" w:rsidP="00F30CA2">
            <w:r>
              <w:t>NA</w:t>
            </w:r>
          </w:p>
        </w:tc>
      </w:tr>
    </w:tbl>
    <w:p w:rsidR="001B18B5" w:rsidRDefault="001B18B5" w:rsidP="001B18B5">
      <w:r>
        <w:t>Run map flow for the given test case</w:t>
      </w:r>
    </w:p>
    <w:p w:rsidR="001B18B5" w:rsidRDefault="001B18B5" w:rsidP="001B18B5">
      <w:pPr>
        <w:pStyle w:val="Heading4"/>
      </w:pPr>
      <w:r>
        <w:t>3.5.4.3 –run-par (run project par flow)</w:t>
      </w:r>
    </w:p>
    <w:tbl>
      <w:tblPr>
        <w:tblStyle w:val="TableGrid"/>
        <w:tblW w:w="0" w:type="auto"/>
        <w:tblLook w:val="04A0" w:firstRow="1" w:lastRow="0" w:firstColumn="1" w:lastColumn="0" w:noHBand="0" w:noVBand="1"/>
      </w:tblPr>
      <w:tblGrid>
        <w:gridCol w:w="2235"/>
        <w:gridCol w:w="6287"/>
      </w:tblGrid>
      <w:tr w:rsidR="001B18B5" w:rsidTr="00F30CA2">
        <w:tc>
          <w:tcPr>
            <w:tcW w:w="2235" w:type="dxa"/>
          </w:tcPr>
          <w:p w:rsidR="001B18B5" w:rsidRDefault="001B18B5" w:rsidP="00F30CA2">
            <w:r>
              <w:t>Option name</w:t>
            </w:r>
          </w:p>
        </w:tc>
        <w:tc>
          <w:tcPr>
            <w:tcW w:w="6287" w:type="dxa"/>
          </w:tcPr>
          <w:p w:rsidR="001B18B5" w:rsidRDefault="001B18B5" w:rsidP="00F30CA2">
            <w:r>
              <w:t>--run-par</w:t>
            </w:r>
          </w:p>
        </w:tc>
      </w:tr>
      <w:tr w:rsidR="001B18B5" w:rsidTr="00F30CA2">
        <w:tc>
          <w:tcPr>
            <w:tcW w:w="2235" w:type="dxa"/>
          </w:tcPr>
          <w:p w:rsidR="001B18B5" w:rsidRDefault="001B18B5" w:rsidP="00F30CA2">
            <w:r>
              <w:t>Option type</w:t>
            </w:r>
          </w:p>
        </w:tc>
        <w:tc>
          <w:tcPr>
            <w:tcW w:w="6287" w:type="dxa"/>
          </w:tcPr>
          <w:p w:rsidR="001B18B5" w:rsidRDefault="001B18B5" w:rsidP="00F30CA2">
            <w:r>
              <w:t>Store true</w:t>
            </w:r>
          </w:p>
        </w:tc>
      </w:tr>
      <w:tr w:rsidR="001B18B5" w:rsidTr="00F30CA2">
        <w:tc>
          <w:tcPr>
            <w:tcW w:w="2235" w:type="dxa"/>
          </w:tcPr>
          <w:p w:rsidR="001B18B5" w:rsidRDefault="001B18B5" w:rsidP="00F30CA2">
            <w:r>
              <w:t>Option default value</w:t>
            </w:r>
          </w:p>
        </w:tc>
        <w:tc>
          <w:tcPr>
            <w:tcW w:w="6287" w:type="dxa"/>
          </w:tcPr>
          <w:p w:rsidR="001B18B5" w:rsidRDefault="001B18B5" w:rsidP="00F30CA2">
            <w:r>
              <w:t>NA</w:t>
            </w:r>
          </w:p>
        </w:tc>
      </w:tr>
      <w:tr w:rsidR="001B18B5" w:rsidTr="00F30CA2">
        <w:tc>
          <w:tcPr>
            <w:tcW w:w="2235" w:type="dxa"/>
          </w:tcPr>
          <w:p w:rsidR="001B18B5" w:rsidRDefault="001B18B5" w:rsidP="00F30CA2">
            <w:r>
              <w:t>Option available value</w:t>
            </w:r>
          </w:p>
        </w:tc>
        <w:tc>
          <w:tcPr>
            <w:tcW w:w="6287" w:type="dxa"/>
          </w:tcPr>
          <w:p w:rsidR="001B18B5" w:rsidRDefault="001B18B5" w:rsidP="00F30CA2">
            <w:r>
              <w:t>NA</w:t>
            </w:r>
          </w:p>
        </w:tc>
      </w:tr>
    </w:tbl>
    <w:p w:rsidR="001B18B5" w:rsidRDefault="001B18B5" w:rsidP="001B18B5">
      <w:r>
        <w:t>Run par flow for the given test case</w:t>
      </w:r>
    </w:p>
    <w:p w:rsidR="001B18B5" w:rsidRDefault="001B18B5" w:rsidP="001B18B5">
      <w:pPr>
        <w:pStyle w:val="Heading4"/>
      </w:pPr>
      <w:r>
        <w:t>3.5.4.4 –run-par-trce (run project par trce flow)</w:t>
      </w:r>
    </w:p>
    <w:tbl>
      <w:tblPr>
        <w:tblStyle w:val="TableGrid"/>
        <w:tblW w:w="0" w:type="auto"/>
        <w:tblLook w:val="04A0" w:firstRow="1" w:lastRow="0" w:firstColumn="1" w:lastColumn="0" w:noHBand="0" w:noVBand="1"/>
      </w:tblPr>
      <w:tblGrid>
        <w:gridCol w:w="2235"/>
        <w:gridCol w:w="6287"/>
      </w:tblGrid>
      <w:tr w:rsidR="001B18B5" w:rsidTr="00F30CA2">
        <w:tc>
          <w:tcPr>
            <w:tcW w:w="2235" w:type="dxa"/>
          </w:tcPr>
          <w:p w:rsidR="001B18B5" w:rsidRDefault="001B18B5" w:rsidP="00F30CA2">
            <w:r>
              <w:t>Option name</w:t>
            </w:r>
          </w:p>
        </w:tc>
        <w:tc>
          <w:tcPr>
            <w:tcW w:w="6287" w:type="dxa"/>
          </w:tcPr>
          <w:p w:rsidR="001B18B5" w:rsidRDefault="001B18B5" w:rsidP="00F30CA2">
            <w:r>
              <w:t>--run-par-trce</w:t>
            </w:r>
          </w:p>
        </w:tc>
      </w:tr>
      <w:tr w:rsidR="001B18B5" w:rsidTr="00F30CA2">
        <w:tc>
          <w:tcPr>
            <w:tcW w:w="2235" w:type="dxa"/>
          </w:tcPr>
          <w:p w:rsidR="001B18B5" w:rsidRDefault="001B18B5" w:rsidP="00F30CA2">
            <w:r>
              <w:t>Option type</w:t>
            </w:r>
          </w:p>
        </w:tc>
        <w:tc>
          <w:tcPr>
            <w:tcW w:w="6287" w:type="dxa"/>
          </w:tcPr>
          <w:p w:rsidR="001B18B5" w:rsidRDefault="001B18B5" w:rsidP="00F30CA2">
            <w:r>
              <w:t>Store true</w:t>
            </w:r>
          </w:p>
        </w:tc>
      </w:tr>
      <w:tr w:rsidR="001B18B5" w:rsidTr="00F30CA2">
        <w:tc>
          <w:tcPr>
            <w:tcW w:w="2235" w:type="dxa"/>
          </w:tcPr>
          <w:p w:rsidR="001B18B5" w:rsidRDefault="001B18B5" w:rsidP="00F30CA2">
            <w:r>
              <w:t>Option default value</w:t>
            </w:r>
          </w:p>
        </w:tc>
        <w:tc>
          <w:tcPr>
            <w:tcW w:w="6287" w:type="dxa"/>
          </w:tcPr>
          <w:p w:rsidR="001B18B5" w:rsidRDefault="001B18B5" w:rsidP="00F30CA2">
            <w:r>
              <w:t>NA</w:t>
            </w:r>
          </w:p>
        </w:tc>
      </w:tr>
      <w:tr w:rsidR="001B18B5" w:rsidTr="00F30CA2">
        <w:tc>
          <w:tcPr>
            <w:tcW w:w="2235" w:type="dxa"/>
          </w:tcPr>
          <w:p w:rsidR="001B18B5" w:rsidRDefault="001B18B5" w:rsidP="00F30CA2">
            <w:r>
              <w:t>Option available value</w:t>
            </w:r>
          </w:p>
        </w:tc>
        <w:tc>
          <w:tcPr>
            <w:tcW w:w="6287" w:type="dxa"/>
          </w:tcPr>
          <w:p w:rsidR="001B18B5" w:rsidRDefault="001B18B5" w:rsidP="00F30CA2">
            <w:r>
              <w:t>NA</w:t>
            </w:r>
          </w:p>
        </w:tc>
      </w:tr>
    </w:tbl>
    <w:p w:rsidR="001B18B5" w:rsidRDefault="001B18B5" w:rsidP="001B18B5">
      <w:r>
        <w:t>Run par and trace flow for the given test case</w:t>
      </w:r>
    </w:p>
    <w:p w:rsidR="00BC0276" w:rsidRDefault="00BC0276" w:rsidP="00BC0276">
      <w:pPr>
        <w:pStyle w:val="Heading4"/>
      </w:pPr>
      <w:r>
        <w:t>3.5.4.5 –fmax-sweep (run fmax sweeping flow)</w:t>
      </w:r>
    </w:p>
    <w:tbl>
      <w:tblPr>
        <w:tblStyle w:val="TableGrid"/>
        <w:tblW w:w="0" w:type="auto"/>
        <w:tblLook w:val="04A0" w:firstRow="1" w:lastRow="0" w:firstColumn="1" w:lastColumn="0" w:noHBand="0" w:noVBand="1"/>
      </w:tblPr>
      <w:tblGrid>
        <w:gridCol w:w="2235"/>
        <w:gridCol w:w="6287"/>
      </w:tblGrid>
      <w:tr w:rsidR="00BC0276" w:rsidTr="00F30CA2">
        <w:tc>
          <w:tcPr>
            <w:tcW w:w="2235" w:type="dxa"/>
          </w:tcPr>
          <w:p w:rsidR="00BC0276" w:rsidRDefault="00BC0276" w:rsidP="00F30CA2">
            <w:r>
              <w:t>Option name</w:t>
            </w:r>
          </w:p>
        </w:tc>
        <w:tc>
          <w:tcPr>
            <w:tcW w:w="6287" w:type="dxa"/>
          </w:tcPr>
          <w:p w:rsidR="00BC0276" w:rsidRDefault="00BC0276" w:rsidP="00BC0276">
            <w:r>
              <w:t>--fmax-sweep</w:t>
            </w:r>
          </w:p>
        </w:tc>
      </w:tr>
      <w:tr w:rsidR="00BC0276" w:rsidTr="00F30CA2">
        <w:tc>
          <w:tcPr>
            <w:tcW w:w="2235" w:type="dxa"/>
          </w:tcPr>
          <w:p w:rsidR="00BC0276" w:rsidRDefault="00BC0276" w:rsidP="00F30CA2">
            <w:r>
              <w:t>Option type</w:t>
            </w:r>
          </w:p>
        </w:tc>
        <w:tc>
          <w:tcPr>
            <w:tcW w:w="6287" w:type="dxa"/>
          </w:tcPr>
          <w:p w:rsidR="00BC0276" w:rsidRDefault="00BC0276" w:rsidP="00F30CA2">
            <w:r>
              <w:t>Store string</w:t>
            </w:r>
          </w:p>
        </w:tc>
      </w:tr>
      <w:tr w:rsidR="00BC0276" w:rsidTr="00F30CA2">
        <w:tc>
          <w:tcPr>
            <w:tcW w:w="2235" w:type="dxa"/>
          </w:tcPr>
          <w:p w:rsidR="00BC0276" w:rsidRDefault="00BC0276" w:rsidP="00F30CA2">
            <w:r>
              <w:t>Option default value</w:t>
            </w:r>
          </w:p>
        </w:tc>
        <w:tc>
          <w:tcPr>
            <w:tcW w:w="6287" w:type="dxa"/>
          </w:tcPr>
          <w:p w:rsidR="00BC0276" w:rsidRDefault="00BC0276" w:rsidP="00F30CA2">
            <w:r>
              <w:t>NA</w:t>
            </w:r>
          </w:p>
        </w:tc>
      </w:tr>
      <w:tr w:rsidR="00BC0276" w:rsidTr="00F30CA2">
        <w:tc>
          <w:tcPr>
            <w:tcW w:w="2235" w:type="dxa"/>
          </w:tcPr>
          <w:p w:rsidR="00BC0276" w:rsidRDefault="00BC0276" w:rsidP="00F30CA2">
            <w:r>
              <w:t>Option available value</w:t>
            </w:r>
          </w:p>
        </w:tc>
        <w:tc>
          <w:tcPr>
            <w:tcW w:w="6287" w:type="dxa"/>
          </w:tcPr>
          <w:p w:rsidR="00BC0276" w:rsidRDefault="00BC0276" w:rsidP="00F30CA2">
            <w:r>
              <w:t>&lt;from&gt; &lt;to&gt; &lt;step&gt;</w:t>
            </w:r>
          </w:p>
        </w:tc>
      </w:tr>
    </w:tbl>
    <w:p w:rsidR="00BC0276" w:rsidRDefault="00BC0276" w:rsidP="00BC0276">
      <w:r>
        <w:t>Specify fmax sweeping range, e.g. 50 300 10, means search form 50MHz to 300MHz, step is 10MHz.</w:t>
      </w:r>
    </w:p>
    <w:p w:rsidR="00BC0276" w:rsidRDefault="00BC0276" w:rsidP="00BC0276">
      <w:pPr>
        <w:pStyle w:val="Heading4"/>
      </w:pPr>
      <w:r>
        <w:t>3.5.4.6 –seed-sweep (run seed sweeping flow)</w:t>
      </w:r>
    </w:p>
    <w:tbl>
      <w:tblPr>
        <w:tblStyle w:val="TableGrid"/>
        <w:tblW w:w="0" w:type="auto"/>
        <w:tblLook w:val="04A0" w:firstRow="1" w:lastRow="0" w:firstColumn="1" w:lastColumn="0" w:noHBand="0" w:noVBand="1"/>
      </w:tblPr>
      <w:tblGrid>
        <w:gridCol w:w="2235"/>
        <w:gridCol w:w="6287"/>
      </w:tblGrid>
      <w:tr w:rsidR="00BC0276" w:rsidTr="00F30CA2">
        <w:tc>
          <w:tcPr>
            <w:tcW w:w="2235" w:type="dxa"/>
          </w:tcPr>
          <w:p w:rsidR="00BC0276" w:rsidRDefault="00BC0276" w:rsidP="00F30CA2">
            <w:r>
              <w:t>Option name</w:t>
            </w:r>
          </w:p>
        </w:tc>
        <w:tc>
          <w:tcPr>
            <w:tcW w:w="6287" w:type="dxa"/>
          </w:tcPr>
          <w:p w:rsidR="00BC0276" w:rsidRDefault="00BC0276" w:rsidP="00F30CA2">
            <w:r>
              <w:t>--seed-sweep</w:t>
            </w:r>
          </w:p>
        </w:tc>
      </w:tr>
      <w:tr w:rsidR="00BC0276" w:rsidTr="00F30CA2">
        <w:tc>
          <w:tcPr>
            <w:tcW w:w="2235" w:type="dxa"/>
          </w:tcPr>
          <w:p w:rsidR="00BC0276" w:rsidRDefault="00BC0276" w:rsidP="00F30CA2">
            <w:r>
              <w:t>Option type</w:t>
            </w:r>
          </w:p>
        </w:tc>
        <w:tc>
          <w:tcPr>
            <w:tcW w:w="6287" w:type="dxa"/>
          </w:tcPr>
          <w:p w:rsidR="00BC0276" w:rsidRDefault="00BC0276" w:rsidP="00F30CA2">
            <w:r>
              <w:t>Store string</w:t>
            </w:r>
          </w:p>
        </w:tc>
      </w:tr>
      <w:tr w:rsidR="00BC0276" w:rsidTr="00F30CA2">
        <w:tc>
          <w:tcPr>
            <w:tcW w:w="2235" w:type="dxa"/>
          </w:tcPr>
          <w:p w:rsidR="00BC0276" w:rsidRDefault="00BC0276" w:rsidP="00F30CA2">
            <w:r>
              <w:t>Option default value</w:t>
            </w:r>
          </w:p>
        </w:tc>
        <w:tc>
          <w:tcPr>
            <w:tcW w:w="6287" w:type="dxa"/>
          </w:tcPr>
          <w:p w:rsidR="00BC0276" w:rsidRDefault="00BC0276" w:rsidP="00F30CA2">
            <w:r>
              <w:t>NA</w:t>
            </w:r>
          </w:p>
        </w:tc>
      </w:tr>
      <w:tr w:rsidR="00BC0276" w:rsidTr="00F30CA2">
        <w:tc>
          <w:tcPr>
            <w:tcW w:w="2235" w:type="dxa"/>
          </w:tcPr>
          <w:p w:rsidR="00BC0276" w:rsidRDefault="00BC0276" w:rsidP="00F30CA2">
            <w:r>
              <w:t>Option available value</w:t>
            </w:r>
          </w:p>
        </w:tc>
        <w:tc>
          <w:tcPr>
            <w:tcW w:w="6287" w:type="dxa"/>
          </w:tcPr>
          <w:p w:rsidR="00BC0276" w:rsidRDefault="00BC0276" w:rsidP="00F30CA2">
            <w:r>
              <w:t>&lt;from&gt; &lt;to&gt; &lt;step&gt;</w:t>
            </w:r>
          </w:p>
        </w:tc>
      </w:tr>
    </w:tbl>
    <w:p w:rsidR="00BC0276" w:rsidRDefault="00BC0276" w:rsidP="00BC0276">
      <w:r>
        <w:t xml:space="preserve">Specify </w:t>
      </w:r>
      <w:r w:rsidR="006B2CCA">
        <w:t>seed</w:t>
      </w:r>
      <w:r>
        <w:t xml:space="preserve"> sweeping range, e.g. </w:t>
      </w:r>
      <w:r w:rsidR="006B2CCA">
        <w:t>1</w:t>
      </w:r>
      <w:r>
        <w:t xml:space="preserve"> </w:t>
      </w:r>
      <w:r w:rsidR="006B2CCA">
        <w:t>10</w:t>
      </w:r>
      <w:r>
        <w:t xml:space="preserve"> 1, means search form </w:t>
      </w:r>
      <w:r w:rsidR="006B2CCA">
        <w:t>seed1</w:t>
      </w:r>
      <w:r>
        <w:t xml:space="preserve"> to </w:t>
      </w:r>
      <w:r w:rsidR="006B2CCA">
        <w:t>seed10</w:t>
      </w:r>
      <w:r>
        <w:t xml:space="preserve">, step is </w:t>
      </w:r>
      <w:r w:rsidR="006B2CCA">
        <w:t>1</w:t>
      </w:r>
      <w:r>
        <w:t>.</w:t>
      </w:r>
    </w:p>
    <w:p w:rsidR="00E127B9" w:rsidRDefault="00E127B9" w:rsidP="00E127B9">
      <w:pPr>
        <w:pStyle w:val="Heading3"/>
      </w:pPr>
      <w:bookmarkStart w:id="804" w:name="_Toc395885245"/>
      <w:r>
        <w:t>3.5.5 Simulation options</w:t>
      </w:r>
      <w:bookmarkEnd w:id="804"/>
    </w:p>
    <w:p w:rsidR="00E127B9" w:rsidRDefault="00E127B9" w:rsidP="00E127B9">
      <w:r>
        <w:t>All simulation options are for project simulation flow use, including simulation tools setting and simulation flow control.</w:t>
      </w:r>
    </w:p>
    <w:p w:rsidR="00E127B9" w:rsidRDefault="00E127B9" w:rsidP="00E127B9">
      <w:pPr>
        <w:pStyle w:val="Heading4"/>
      </w:pPr>
      <w:r>
        <w:lastRenderedPageBreak/>
        <w:t>3.5.5.1 –modelsim-path (modelsim path)</w:t>
      </w:r>
    </w:p>
    <w:tbl>
      <w:tblPr>
        <w:tblStyle w:val="TableGrid"/>
        <w:tblW w:w="0" w:type="auto"/>
        <w:tblLook w:val="04A0" w:firstRow="1" w:lastRow="0" w:firstColumn="1" w:lastColumn="0" w:noHBand="0" w:noVBand="1"/>
      </w:tblPr>
      <w:tblGrid>
        <w:gridCol w:w="2235"/>
        <w:gridCol w:w="6287"/>
      </w:tblGrid>
      <w:tr w:rsidR="00E127B9" w:rsidTr="00F30CA2">
        <w:tc>
          <w:tcPr>
            <w:tcW w:w="2235" w:type="dxa"/>
          </w:tcPr>
          <w:p w:rsidR="00E127B9" w:rsidRDefault="00E127B9" w:rsidP="00F30CA2">
            <w:r>
              <w:t>Option name</w:t>
            </w:r>
          </w:p>
        </w:tc>
        <w:tc>
          <w:tcPr>
            <w:tcW w:w="6287" w:type="dxa"/>
          </w:tcPr>
          <w:p w:rsidR="00E127B9" w:rsidRDefault="00E127B9" w:rsidP="00F30CA2">
            <w:r>
              <w:t>--modelsim-path</w:t>
            </w:r>
          </w:p>
        </w:tc>
      </w:tr>
      <w:tr w:rsidR="00E127B9" w:rsidTr="00F30CA2">
        <w:tc>
          <w:tcPr>
            <w:tcW w:w="2235" w:type="dxa"/>
          </w:tcPr>
          <w:p w:rsidR="00E127B9" w:rsidRDefault="00E127B9" w:rsidP="00F30CA2">
            <w:r>
              <w:t>Option type</w:t>
            </w:r>
          </w:p>
        </w:tc>
        <w:tc>
          <w:tcPr>
            <w:tcW w:w="6287" w:type="dxa"/>
          </w:tcPr>
          <w:p w:rsidR="00E127B9" w:rsidRDefault="00E127B9" w:rsidP="00F30CA2">
            <w:r>
              <w:t>Store string</w:t>
            </w:r>
          </w:p>
        </w:tc>
      </w:tr>
      <w:tr w:rsidR="00E127B9" w:rsidTr="00F30CA2">
        <w:tc>
          <w:tcPr>
            <w:tcW w:w="2235" w:type="dxa"/>
          </w:tcPr>
          <w:p w:rsidR="00E127B9" w:rsidRDefault="00E127B9" w:rsidP="00F30CA2">
            <w:r>
              <w:t>Option default value</w:t>
            </w:r>
          </w:p>
        </w:tc>
        <w:tc>
          <w:tcPr>
            <w:tcW w:w="6287" w:type="dxa"/>
          </w:tcPr>
          <w:p w:rsidR="00E127B9" w:rsidRDefault="00E127B9" w:rsidP="00F30CA2">
            <w:r>
              <w:t>Values in default.ini file</w:t>
            </w:r>
          </w:p>
        </w:tc>
      </w:tr>
      <w:tr w:rsidR="00E127B9" w:rsidTr="00F30CA2">
        <w:tc>
          <w:tcPr>
            <w:tcW w:w="2235" w:type="dxa"/>
          </w:tcPr>
          <w:p w:rsidR="00E127B9" w:rsidRDefault="00E127B9" w:rsidP="00F30CA2">
            <w:r>
              <w:t>Option available value</w:t>
            </w:r>
          </w:p>
        </w:tc>
        <w:tc>
          <w:tcPr>
            <w:tcW w:w="6287" w:type="dxa"/>
          </w:tcPr>
          <w:p w:rsidR="00E127B9" w:rsidRDefault="00E127B9" w:rsidP="00E127B9">
            <w:r>
              <w:t>Any available ModelSIM install path</w:t>
            </w:r>
          </w:p>
        </w:tc>
      </w:tr>
    </w:tbl>
    <w:p w:rsidR="00E127B9" w:rsidRDefault="00E127B9" w:rsidP="00E127B9">
      <w:r>
        <w:t>Specify the ModelSIM install path, this value will overwrite the value set in default.ini file.</w:t>
      </w:r>
    </w:p>
    <w:p w:rsidR="00E127B9" w:rsidRDefault="00E127B9" w:rsidP="00E127B9">
      <w:pPr>
        <w:pStyle w:val="Heading4"/>
      </w:pPr>
      <w:r>
        <w:t>3.5.5.2 –run-modelsim (simulation with modelsim)</w:t>
      </w:r>
    </w:p>
    <w:tbl>
      <w:tblPr>
        <w:tblStyle w:val="TableGrid"/>
        <w:tblW w:w="0" w:type="auto"/>
        <w:tblLook w:val="04A0" w:firstRow="1" w:lastRow="0" w:firstColumn="1" w:lastColumn="0" w:noHBand="0" w:noVBand="1"/>
      </w:tblPr>
      <w:tblGrid>
        <w:gridCol w:w="2235"/>
        <w:gridCol w:w="6287"/>
      </w:tblGrid>
      <w:tr w:rsidR="00E127B9" w:rsidTr="00F30CA2">
        <w:tc>
          <w:tcPr>
            <w:tcW w:w="2235" w:type="dxa"/>
          </w:tcPr>
          <w:p w:rsidR="00E127B9" w:rsidRDefault="00E127B9" w:rsidP="00F30CA2">
            <w:r>
              <w:t>Option name</w:t>
            </w:r>
          </w:p>
        </w:tc>
        <w:tc>
          <w:tcPr>
            <w:tcW w:w="6287" w:type="dxa"/>
          </w:tcPr>
          <w:p w:rsidR="00E127B9" w:rsidRDefault="00E127B9" w:rsidP="00F30CA2">
            <w:r>
              <w:t>--run-modelsim</w:t>
            </w:r>
          </w:p>
        </w:tc>
      </w:tr>
      <w:tr w:rsidR="00E127B9" w:rsidTr="00F30CA2">
        <w:tc>
          <w:tcPr>
            <w:tcW w:w="2235" w:type="dxa"/>
          </w:tcPr>
          <w:p w:rsidR="00E127B9" w:rsidRDefault="00E127B9" w:rsidP="00F30CA2">
            <w:r>
              <w:t>Option type</w:t>
            </w:r>
          </w:p>
        </w:tc>
        <w:tc>
          <w:tcPr>
            <w:tcW w:w="6287" w:type="dxa"/>
          </w:tcPr>
          <w:p w:rsidR="00E127B9" w:rsidRDefault="00E127B9" w:rsidP="00F30CA2">
            <w:r>
              <w:t>Store true</w:t>
            </w:r>
          </w:p>
        </w:tc>
      </w:tr>
      <w:tr w:rsidR="00E127B9" w:rsidTr="00F30CA2">
        <w:tc>
          <w:tcPr>
            <w:tcW w:w="2235" w:type="dxa"/>
          </w:tcPr>
          <w:p w:rsidR="00E127B9" w:rsidRDefault="00E127B9" w:rsidP="00F30CA2">
            <w:r>
              <w:t>Option default value</w:t>
            </w:r>
          </w:p>
        </w:tc>
        <w:tc>
          <w:tcPr>
            <w:tcW w:w="6287" w:type="dxa"/>
          </w:tcPr>
          <w:p w:rsidR="00E127B9" w:rsidRDefault="00E127B9" w:rsidP="00F30CA2">
            <w:r>
              <w:t>NA</w:t>
            </w:r>
          </w:p>
        </w:tc>
      </w:tr>
      <w:tr w:rsidR="00E127B9" w:rsidTr="00F30CA2">
        <w:tc>
          <w:tcPr>
            <w:tcW w:w="2235" w:type="dxa"/>
          </w:tcPr>
          <w:p w:rsidR="00E127B9" w:rsidRDefault="00E127B9" w:rsidP="00F30CA2">
            <w:r>
              <w:t>Option available value</w:t>
            </w:r>
          </w:p>
        </w:tc>
        <w:tc>
          <w:tcPr>
            <w:tcW w:w="6287" w:type="dxa"/>
          </w:tcPr>
          <w:p w:rsidR="00E127B9" w:rsidRDefault="00E127B9" w:rsidP="00F30CA2">
            <w:r>
              <w:t>NA</w:t>
            </w:r>
          </w:p>
        </w:tc>
      </w:tr>
    </w:tbl>
    <w:p w:rsidR="00E127B9" w:rsidRDefault="00E127B9" w:rsidP="00E127B9">
      <w:r>
        <w:t>Use ModelSIM run simulation when this option present in command line. By default the simulation tools is Active-HDL.</w:t>
      </w:r>
    </w:p>
    <w:p w:rsidR="004F115A" w:rsidRDefault="004F115A" w:rsidP="004F115A">
      <w:pPr>
        <w:pStyle w:val="Heading4"/>
      </w:pPr>
      <w:r>
        <w:t>3.5.5.3 –sim-rtl (run RTL simulation)</w:t>
      </w:r>
    </w:p>
    <w:tbl>
      <w:tblPr>
        <w:tblStyle w:val="TableGrid"/>
        <w:tblW w:w="0" w:type="auto"/>
        <w:tblLook w:val="04A0" w:firstRow="1" w:lastRow="0" w:firstColumn="1" w:lastColumn="0" w:noHBand="0" w:noVBand="1"/>
      </w:tblPr>
      <w:tblGrid>
        <w:gridCol w:w="2235"/>
        <w:gridCol w:w="6287"/>
      </w:tblGrid>
      <w:tr w:rsidR="004F115A" w:rsidTr="00F30CA2">
        <w:tc>
          <w:tcPr>
            <w:tcW w:w="2235" w:type="dxa"/>
          </w:tcPr>
          <w:p w:rsidR="004F115A" w:rsidRDefault="004F115A" w:rsidP="00F30CA2">
            <w:r>
              <w:t>Option name</w:t>
            </w:r>
          </w:p>
        </w:tc>
        <w:tc>
          <w:tcPr>
            <w:tcW w:w="6287" w:type="dxa"/>
          </w:tcPr>
          <w:p w:rsidR="004F115A" w:rsidRDefault="004F115A" w:rsidP="00F30CA2">
            <w:r>
              <w:t>--sim-rtl</w:t>
            </w:r>
          </w:p>
        </w:tc>
      </w:tr>
      <w:tr w:rsidR="004F115A" w:rsidTr="00F30CA2">
        <w:tc>
          <w:tcPr>
            <w:tcW w:w="2235" w:type="dxa"/>
          </w:tcPr>
          <w:p w:rsidR="004F115A" w:rsidRDefault="004F115A" w:rsidP="00F30CA2">
            <w:r>
              <w:t>Option type</w:t>
            </w:r>
          </w:p>
        </w:tc>
        <w:tc>
          <w:tcPr>
            <w:tcW w:w="6287" w:type="dxa"/>
          </w:tcPr>
          <w:p w:rsidR="004F115A" w:rsidRDefault="004F115A" w:rsidP="00F30CA2">
            <w:r>
              <w:t>Store true</w:t>
            </w:r>
          </w:p>
        </w:tc>
      </w:tr>
      <w:tr w:rsidR="004F115A" w:rsidTr="00F30CA2">
        <w:tc>
          <w:tcPr>
            <w:tcW w:w="2235" w:type="dxa"/>
          </w:tcPr>
          <w:p w:rsidR="004F115A" w:rsidRDefault="004F115A" w:rsidP="00F30CA2">
            <w:r>
              <w:t>Option default value</w:t>
            </w:r>
          </w:p>
        </w:tc>
        <w:tc>
          <w:tcPr>
            <w:tcW w:w="6287" w:type="dxa"/>
          </w:tcPr>
          <w:p w:rsidR="004F115A" w:rsidRDefault="004F115A" w:rsidP="00F30CA2">
            <w:r>
              <w:t>NA</w:t>
            </w:r>
          </w:p>
        </w:tc>
      </w:tr>
      <w:tr w:rsidR="004F115A" w:rsidTr="00F30CA2">
        <w:tc>
          <w:tcPr>
            <w:tcW w:w="2235" w:type="dxa"/>
          </w:tcPr>
          <w:p w:rsidR="004F115A" w:rsidRDefault="004F115A" w:rsidP="00F30CA2">
            <w:r>
              <w:t>Option available value</w:t>
            </w:r>
          </w:p>
        </w:tc>
        <w:tc>
          <w:tcPr>
            <w:tcW w:w="6287" w:type="dxa"/>
          </w:tcPr>
          <w:p w:rsidR="004F115A" w:rsidRDefault="004F115A" w:rsidP="00F30CA2">
            <w:r>
              <w:t>NA</w:t>
            </w:r>
          </w:p>
        </w:tc>
      </w:tr>
    </w:tbl>
    <w:p w:rsidR="00B23BC4" w:rsidRPr="00C64E6A" w:rsidRDefault="004F115A" w:rsidP="000E5D17">
      <w:r>
        <w:t>Run project source RTL simulation.</w:t>
      </w:r>
    </w:p>
    <w:p w:rsidR="004F115A" w:rsidRDefault="004F115A" w:rsidP="004F115A">
      <w:pPr>
        <w:pStyle w:val="Heading4"/>
      </w:pPr>
      <w:r>
        <w:t>3.5.5.4 –sim-map-vlg (run post MAP Verilog simulation)</w:t>
      </w:r>
    </w:p>
    <w:tbl>
      <w:tblPr>
        <w:tblStyle w:val="TableGrid"/>
        <w:tblW w:w="0" w:type="auto"/>
        <w:tblLook w:val="04A0" w:firstRow="1" w:lastRow="0" w:firstColumn="1" w:lastColumn="0" w:noHBand="0" w:noVBand="1"/>
      </w:tblPr>
      <w:tblGrid>
        <w:gridCol w:w="2235"/>
        <w:gridCol w:w="6287"/>
      </w:tblGrid>
      <w:tr w:rsidR="004F115A" w:rsidTr="00F30CA2">
        <w:tc>
          <w:tcPr>
            <w:tcW w:w="2235" w:type="dxa"/>
          </w:tcPr>
          <w:p w:rsidR="004F115A" w:rsidRDefault="004F115A" w:rsidP="00F30CA2">
            <w:r>
              <w:t>Option name</w:t>
            </w:r>
          </w:p>
        </w:tc>
        <w:tc>
          <w:tcPr>
            <w:tcW w:w="6287" w:type="dxa"/>
          </w:tcPr>
          <w:p w:rsidR="004F115A" w:rsidRDefault="004F115A" w:rsidP="00F30CA2">
            <w:r>
              <w:t>--sim-map-vlg</w:t>
            </w:r>
          </w:p>
        </w:tc>
      </w:tr>
      <w:tr w:rsidR="004F115A" w:rsidTr="00F30CA2">
        <w:tc>
          <w:tcPr>
            <w:tcW w:w="2235" w:type="dxa"/>
          </w:tcPr>
          <w:p w:rsidR="004F115A" w:rsidRDefault="004F115A" w:rsidP="00F30CA2">
            <w:r>
              <w:t>Option type</w:t>
            </w:r>
          </w:p>
        </w:tc>
        <w:tc>
          <w:tcPr>
            <w:tcW w:w="6287" w:type="dxa"/>
          </w:tcPr>
          <w:p w:rsidR="004F115A" w:rsidRDefault="004F115A" w:rsidP="00F30CA2">
            <w:r>
              <w:t>Store true</w:t>
            </w:r>
          </w:p>
        </w:tc>
      </w:tr>
      <w:tr w:rsidR="004F115A" w:rsidTr="00F30CA2">
        <w:tc>
          <w:tcPr>
            <w:tcW w:w="2235" w:type="dxa"/>
          </w:tcPr>
          <w:p w:rsidR="004F115A" w:rsidRDefault="004F115A" w:rsidP="00F30CA2">
            <w:r>
              <w:t>Option default value</w:t>
            </w:r>
          </w:p>
        </w:tc>
        <w:tc>
          <w:tcPr>
            <w:tcW w:w="6287" w:type="dxa"/>
          </w:tcPr>
          <w:p w:rsidR="004F115A" w:rsidRDefault="004F115A" w:rsidP="00F30CA2">
            <w:r>
              <w:t>NA</w:t>
            </w:r>
          </w:p>
        </w:tc>
      </w:tr>
      <w:tr w:rsidR="004F115A" w:rsidTr="00F30CA2">
        <w:tc>
          <w:tcPr>
            <w:tcW w:w="2235" w:type="dxa"/>
          </w:tcPr>
          <w:p w:rsidR="004F115A" w:rsidRDefault="004F115A" w:rsidP="00F30CA2">
            <w:r>
              <w:t>Option available value</w:t>
            </w:r>
          </w:p>
        </w:tc>
        <w:tc>
          <w:tcPr>
            <w:tcW w:w="6287" w:type="dxa"/>
          </w:tcPr>
          <w:p w:rsidR="004F115A" w:rsidRDefault="004F115A" w:rsidP="00F30CA2">
            <w:r>
              <w:t>NA</w:t>
            </w:r>
          </w:p>
        </w:tc>
      </w:tr>
    </w:tbl>
    <w:p w:rsidR="004F115A" w:rsidRPr="00C64E6A" w:rsidRDefault="004F115A" w:rsidP="004F115A">
      <w:r>
        <w:t>Run post MAP Verilog simulation.</w:t>
      </w:r>
    </w:p>
    <w:p w:rsidR="004F115A" w:rsidRDefault="004F115A" w:rsidP="004F115A">
      <w:pPr>
        <w:pStyle w:val="Heading4"/>
      </w:pPr>
      <w:r>
        <w:t>3.5.5.5 –sim-par-vlg (run post PAR Verilog simulation)</w:t>
      </w:r>
    </w:p>
    <w:tbl>
      <w:tblPr>
        <w:tblStyle w:val="TableGrid"/>
        <w:tblW w:w="0" w:type="auto"/>
        <w:tblLook w:val="04A0" w:firstRow="1" w:lastRow="0" w:firstColumn="1" w:lastColumn="0" w:noHBand="0" w:noVBand="1"/>
      </w:tblPr>
      <w:tblGrid>
        <w:gridCol w:w="2235"/>
        <w:gridCol w:w="6287"/>
      </w:tblGrid>
      <w:tr w:rsidR="004F115A" w:rsidTr="00F30CA2">
        <w:tc>
          <w:tcPr>
            <w:tcW w:w="2235" w:type="dxa"/>
          </w:tcPr>
          <w:p w:rsidR="004F115A" w:rsidRDefault="004F115A" w:rsidP="00F30CA2">
            <w:r>
              <w:t>Option name</w:t>
            </w:r>
          </w:p>
        </w:tc>
        <w:tc>
          <w:tcPr>
            <w:tcW w:w="6287" w:type="dxa"/>
          </w:tcPr>
          <w:p w:rsidR="004F115A" w:rsidRDefault="004F115A" w:rsidP="004F115A">
            <w:r>
              <w:t>--sim-par-vlg</w:t>
            </w:r>
          </w:p>
        </w:tc>
      </w:tr>
      <w:tr w:rsidR="004F115A" w:rsidTr="00F30CA2">
        <w:tc>
          <w:tcPr>
            <w:tcW w:w="2235" w:type="dxa"/>
          </w:tcPr>
          <w:p w:rsidR="004F115A" w:rsidRDefault="004F115A" w:rsidP="00F30CA2">
            <w:r>
              <w:t>Option type</w:t>
            </w:r>
          </w:p>
        </w:tc>
        <w:tc>
          <w:tcPr>
            <w:tcW w:w="6287" w:type="dxa"/>
          </w:tcPr>
          <w:p w:rsidR="004F115A" w:rsidRDefault="004F115A" w:rsidP="00F30CA2">
            <w:r>
              <w:t>Store true</w:t>
            </w:r>
          </w:p>
        </w:tc>
      </w:tr>
      <w:tr w:rsidR="004F115A" w:rsidTr="00F30CA2">
        <w:tc>
          <w:tcPr>
            <w:tcW w:w="2235" w:type="dxa"/>
          </w:tcPr>
          <w:p w:rsidR="004F115A" w:rsidRDefault="004F115A" w:rsidP="00F30CA2">
            <w:r>
              <w:t>Option default value</w:t>
            </w:r>
          </w:p>
        </w:tc>
        <w:tc>
          <w:tcPr>
            <w:tcW w:w="6287" w:type="dxa"/>
          </w:tcPr>
          <w:p w:rsidR="004F115A" w:rsidRDefault="004F115A" w:rsidP="00F30CA2">
            <w:r>
              <w:t>NA</w:t>
            </w:r>
          </w:p>
        </w:tc>
      </w:tr>
      <w:tr w:rsidR="004F115A" w:rsidTr="00F30CA2">
        <w:tc>
          <w:tcPr>
            <w:tcW w:w="2235" w:type="dxa"/>
          </w:tcPr>
          <w:p w:rsidR="004F115A" w:rsidRDefault="004F115A" w:rsidP="00F30CA2">
            <w:r>
              <w:t>Option available value</w:t>
            </w:r>
          </w:p>
        </w:tc>
        <w:tc>
          <w:tcPr>
            <w:tcW w:w="6287" w:type="dxa"/>
          </w:tcPr>
          <w:p w:rsidR="004F115A" w:rsidRDefault="004F115A" w:rsidP="00F30CA2">
            <w:r>
              <w:t>NA</w:t>
            </w:r>
          </w:p>
        </w:tc>
      </w:tr>
    </w:tbl>
    <w:p w:rsidR="004F115A" w:rsidRDefault="004F115A" w:rsidP="004F115A">
      <w:r>
        <w:t>Run post PAR Verilog simulation.</w:t>
      </w:r>
    </w:p>
    <w:p w:rsidR="00593478" w:rsidRDefault="00593478" w:rsidP="00593478">
      <w:pPr>
        <w:pStyle w:val="Heading2"/>
      </w:pPr>
      <w:bookmarkStart w:id="805" w:name="_Toc395885246"/>
      <w:r>
        <w:t>3.6 Lattice main options APP &amp; Restrictions</w:t>
      </w:r>
      <w:bookmarkEnd w:id="805"/>
    </w:p>
    <w:p w:rsidR="00593478" w:rsidRDefault="00593478" w:rsidP="00593478">
      <w:pPr>
        <w:pStyle w:val="Heading3"/>
      </w:pPr>
      <w:bookmarkStart w:id="806" w:name="_Toc395885247"/>
      <w:r>
        <w:t>3.6.1 Public options</w:t>
      </w:r>
      <w:bookmarkEnd w:id="806"/>
    </w:p>
    <w:p w:rsidR="00593478" w:rsidRDefault="004315BC" w:rsidP="004315BC">
      <w:pPr>
        <w:pStyle w:val="Heading4"/>
      </w:pPr>
      <w:r>
        <w:t>3.6.1.1 Design source and implementation location</w:t>
      </w:r>
    </w:p>
    <w:p w:rsidR="004315BC" w:rsidRDefault="000B1306" w:rsidP="004315BC">
      <w:r>
        <w:t>A typical test suite will have the following structure:</w:t>
      </w:r>
    </w:p>
    <w:p w:rsidR="003B08F3" w:rsidRDefault="00313001" w:rsidP="003B08F3">
      <w:r>
        <w:t>############################</w:t>
      </w:r>
      <w:r w:rsidR="003B08F3">
        <w:t>folder structure</w:t>
      </w:r>
      <w:r>
        <w:t>############################</w:t>
      </w:r>
    </w:p>
    <w:p w:rsidR="000B1306" w:rsidRDefault="000B1306" w:rsidP="004315BC">
      <w:r>
        <w:t>./</w:t>
      </w:r>
      <w:r w:rsidR="007F4E67">
        <w:t>test_</w:t>
      </w:r>
      <w:r>
        <w:t>item</w:t>
      </w:r>
      <w:r>
        <w:tab/>
      </w:r>
      <w:r>
        <w:tab/>
      </w:r>
      <w:r>
        <w:tab/>
      </w:r>
      <w:r>
        <w:tab/>
      </w:r>
      <w:r>
        <w:tab/>
      </w:r>
      <w:r>
        <w:tab/>
        <w:t>--test item folder</w:t>
      </w:r>
      <w:r>
        <w:tab/>
      </w:r>
    </w:p>
    <w:p w:rsidR="003B08F3" w:rsidRDefault="003B08F3" w:rsidP="004315BC">
      <w:r>
        <w:t xml:space="preserve">    #Position A</w:t>
      </w:r>
    </w:p>
    <w:p w:rsidR="000B1306" w:rsidRDefault="000B1306" w:rsidP="000B1306">
      <w:pPr>
        <w:ind w:firstLine="420"/>
      </w:pPr>
      <w:r>
        <w:t>./suite1</w:t>
      </w:r>
      <w:r>
        <w:tab/>
      </w:r>
      <w:r>
        <w:tab/>
      </w:r>
      <w:r>
        <w:tab/>
      </w:r>
      <w:r>
        <w:tab/>
      </w:r>
      <w:r>
        <w:tab/>
      </w:r>
      <w:r>
        <w:tab/>
        <w:t>--suite 1 folder</w:t>
      </w:r>
    </w:p>
    <w:p w:rsidR="000B1306" w:rsidRDefault="000B1306" w:rsidP="000B1306">
      <w:pPr>
        <w:ind w:firstLine="420"/>
      </w:pPr>
      <w:r>
        <w:t>./suite2</w:t>
      </w:r>
      <w:r>
        <w:tab/>
      </w:r>
      <w:r>
        <w:tab/>
      </w:r>
      <w:r>
        <w:tab/>
      </w:r>
      <w:r>
        <w:tab/>
      </w:r>
      <w:r>
        <w:tab/>
      </w:r>
      <w:r>
        <w:tab/>
        <w:t>--suite 2 folder</w:t>
      </w:r>
    </w:p>
    <w:p w:rsidR="003B08F3" w:rsidRDefault="003B08F3" w:rsidP="000B1306">
      <w:pPr>
        <w:ind w:firstLine="420"/>
      </w:pPr>
      <w:r>
        <w:t xml:space="preserve">    #Position B</w:t>
      </w:r>
    </w:p>
    <w:p w:rsidR="000B1306" w:rsidRDefault="000B1306" w:rsidP="004315BC">
      <w:r>
        <w:tab/>
      </w:r>
      <w:r>
        <w:tab/>
        <w:t>./case1</w:t>
      </w:r>
      <w:r>
        <w:tab/>
      </w:r>
      <w:r>
        <w:tab/>
      </w:r>
      <w:r>
        <w:tab/>
      </w:r>
      <w:r>
        <w:tab/>
      </w:r>
      <w:r>
        <w:tab/>
        <w:t>--case 1 folder</w:t>
      </w:r>
    </w:p>
    <w:p w:rsidR="000B1306" w:rsidRDefault="000B1306" w:rsidP="004315BC">
      <w:r>
        <w:lastRenderedPageBreak/>
        <w:tab/>
      </w:r>
      <w:r>
        <w:tab/>
        <w:t>./case2</w:t>
      </w:r>
      <w:r>
        <w:tab/>
      </w:r>
      <w:r>
        <w:tab/>
      </w:r>
      <w:r>
        <w:tab/>
      </w:r>
      <w:r>
        <w:tab/>
      </w:r>
      <w:r>
        <w:tab/>
        <w:t>--case 2 folder</w:t>
      </w:r>
    </w:p>
    <w:p w:rsidR="003B08F3" w:rsidRDefault="003B08F3" w:rsidP="004315BC">
      <w:r>
        <w:tab/>
      </w:r>
      <w:r>
        <w:tab/>
      </w:r>
      <w:r>
        <w:tab/>
        <w:t>#Position C</w:t>
      </w:r>
    </w:p>
    <w:p w:rsidR="000B1306" w:rsidRDefault="000B1306" w:rsidP="004315BC">
      <w:r>
        <w:tab/>
      </w:r>
      <w:r>
        <w:tab/>
      </w:r>
      <w:r>
        <w:tab/>
        <w:t>./model</w:t>
      </w:r>
      <w:r>
        <w:tab/>
      </w:r>
      <w:r>
        <w:tab/>
      </w:r>
      <w:r>
        <w:tab/>
      </w:r>
      <w:r>
        <w:tab/>
        <w:t>--models for this case</w:t>
      </w:r>
    </w:p>
    <w:p w:rsidR="000B1306" w:rsidRDefault="000B1306" w:rsidP="004315BC">
      <w:r>
        <w:tab/>
      </w:r>
      <w:r>
        <w:tab/>
      </w:r>
      <w:r>
        <w:tab/>
        <w:t>./others</w:t>
      </w:r>
      <w:r>
        <w:tab/>
      </w:r>
      <w:r>
        <w:tab/>
      </w:r>
      <w:r>
        <w:tab/>
      </w:r>
      <w:r>
        <w:tab/>
        <w:t>--NGO, NGD files</w:t>
      </w:r>
    </w:p>
    <w:p w:rsidR="000B1306" w:rsidRDefault="000B1306" w:rsidP="004315BC">
      <w:r>
        <w:tab/>
      </w:r>
      <w:r>
        <w:tab/>
      </w:r>
      <w:r>
        <w:tab/>
        <w:t>./par</w:t>
      </w:r>
      <w:r>
        <w:tab/>
      </w:r>
      <w:r>
        <w:tab/>
      </w:r>
      <w:r>
        <w:tab/>
      </w:r>
      <w:r>
        <w:tab/>
        <w:t>--project files</w:t>
      </w:r>
    </w:p>
    <w:p w:rsidR="000B1306" w:rsidRDefault="000B1306" w:rsidP="004315BC">
      <w:r>
        <w:tab/>
      </w:r>
      <w:r>
        <w:tab/>
      </w:r>
      <w:r>
        <w:tab/>
        <w:t>./sim</w:t>
      </w:r>
      <w:r>
        <w:tab/>
      </w:r>
      <w:r>
        <w:tab/>
      </w:r>
      <w:r>
        <w:tab/>
      </w:r>
      <w:r>
        <w:tab/>
        <w:t>--simulation files</w:t>
      </w:r>
    </w:p>
    <w:p w:rsidR="002D689B" w:rsidRDefault="002D689B" w:rsidP="004315BC">
      <w:r>
        <w:tab/>
      </w:r>
      <w:r>
        <w:tab/>
        <w:t>./case3</w:t>
      </w:r>
      <w:r>
        <w:tab/>
      </w:r>
      <w:r>
        <w:tab/>
      </w:r>
      <w:r>
        <w:tab/>
      </w:r>
      <w:r>
        <w:tab/>
      </w:r>
      <w:r>
        <w:tab/>
        <w:t>--case 3 folder</w:t>
      </w:r>
    </w:p>
    <w:p w:rsidR="007A4743" w:rsidRDefault="007A4743" w:rsidP="004315BC">
      <w:r>
        <w:tab/>
      </w:r>
      <w:r>
        <w:tab/>
        <w:t>./Vlib</w:t>
      </w:r>
      <w:r>
        <w:tab/>
      </w:r>
      <w:r>
        <w:tab/>
      </w:r>
      <w:r>
        <w:tab/>
      </w:r>
      <w:r>
        <w:tab/>
      </w:r>
      <w:r>
        <w:tab/>
        <w:t>--simulation library for Modelsim</w:t>
      </w:r>
    </w:p>
    <w:p w:rsidR="002D689B" w:rsidRDefault="002D689B" w:rsidP="004315BC">
      <w:r>
        <w:tab/>
        <w:t>./suite3</w:t>
      </w:r>
      <w:r>
        <w:tab/>
      </w:r>
      <w:r>
        <w:tab/>
      </w:r>
      <w:r>
        <w:tab/>
      </w:r>
      <w:r>
        <w:tab/>
      </w:r>
      <w:r>
        <w:tab/>
      </w:r>
      <w:r>
        <w:tab/>
        <w:t>--suite 3 folder</w:t>
      </w:r>
    </w:p>
    <w:p w:rsidR="003B08F3" w:rsidRDefault="00313001" w:rsidP="003B08F3">
      <w:r>
        <w:t>################################</w:t>
      </w:r>
      <w:r w:rsidR="003B08F3">
        <w:t>End</w:t>
      </w:r>
      <w:r>
        <w:t>################################</w:t>
      </w:r>
    </w:p>
    <w:p w:rsidR="004315BC" w:rsidRDefault="003B08F3" w:rsidP="004315BC">
      <w:r>
        <w:t xml:space="preserve">Lattice main script use </w:t>
      </w:r>
      <w:r w:rsidR="00E6741B">
        <w:t>“</w:t>
      </w:r>
      <w:r>
        <w:t>–top-</w:t>
      </w:r>
      <w:r w:rsidR="00E6741B">
        <w:t>dir”, “--job-dir”, “—design” and</w:t>
      </w:r>
      <w:r>
        <w:t xml:space="preserve"> </w:t>
      </w:r>
      <w:r w:rsidR="00E6741B">
        <w:t>“—</w:t>
      </w:r>
      <w:r>
        <w:t>tag</w:t>
      </w:r>
      <w:r w:rsidR="00E6741B">
        <w:t>”</w:t>
      </w:r>
      <w:r>
        <w:t xml:space="preserve"> to locate the source folder and the implementation folder positions. </w:t>
      </w:r>
    </w:p>
    <w:p w:rsidR="004315BC" w:rsidRDefault="002E085D" w:rsidP="004315BC">
      <w:r>
        <w:t xml:space="preserve">A: </w:t>
      </w:r>
      <w:r w:rsidR="00E6741B">
        <w:t>“—top-dir” and “--design” are used to located the source path and in different locations (position A, B, C showing in the above structure) some options can be omitted.</w:t>
      </w:r>
    </w:p>
    <w:p w:rsidR="00E6741B" w:rsidRDefault="00E6741B" w:rsidP="00AD5519">
      <w:pPr>
        <w:pStyle w:val="ListParagraph"/>
        <w:numPr>
          <w:ilvl w:val="0"/>
          <w:numId w:val="12"/>
        </w:numPr>
      </w:pPr>
      <w:r>
        <w:t>BQS scripts folder located in Position A:</w:t>
      </w:r>
    </w:p>
    <w:p w:rsidR="00E6741B" w:rsidRDefault="00E6741B" w:rsidP="00E6741B">
      <w:pPr>
        <w:pStyle w:val="ListParagraph"/>
      </w:pPr>
      <w:r>
        <w:t>--top-dir</w:t>
      </w:r>
      <w:r>
        <w:tab/>
        <w:t>must have</w:t>
      </w:r>
      <w:r>
        <w:tab/>
      </w:r>
      <w:r>
        <w:tab/>
        <w:t>located to which test suite</w:t>
      </w:r>
    </w:p>
    <w:p w:rsidR="00E6741B" w:rsidRDefault="00E6741B" w:rsidP="00E6741B">
      <w:pPr>
        <w:pStyle w:val="ListParagraph"/>
      </w:pPr>
      <w:r>
        <w:t>--design</w:t>
      </w:r>
      <w:r>
        <w:tab/>
        <w:t>must have</w:t>
      </w:r>
      <w:r>
        <w:tab/>
      </w:r>
      <w:r>
        <w:tab/>
        <w:t>located to which design</w:t>
      </w:r>
    </w:p>
    <w:p w:rsidR="00E6741B" w:rsidRDefault="00E6741B" w:rsidP="00AD5519">
      <w:pPr>
        <w:pStyle w:val="ListParagraph"/>
        <w:numPr>
          <w:ilvl w:val="0"/>
          <w:numId w:val="12"/>
        </w:numPr>
      </w:pPr>
      <w:r>
        <w:t>BQS scripts folder located in Position B:</w:t>
      </w:r>
    </w:p>
    <w:p w:rsidR="00E6741B" w:rsidRDefault="00E6741B" w:rsidP="00E6741B">
      <w:pPr>
        <w:pStyle w:val="ListParagraph"/>
      </w:pPr>
      <w:r>
        <w:t>--top-dir</w:t>
      </w:r>
      <w:r>
        <w:tab/>
        <w:t>can be omitted</w:t>
      </w:r>
      <w:r>
        <w:tab/>
        <w:t>use current test suite directory</w:t>
      </w:r>
    </w:p>
    <w:p w:rsidR="00E6741B" w:rsidRDefault="00E6741B" w:rsidP="00E6741B">
      <w:pPr>
        <w:pStyle w:val="ListParagraph"/>
      </w:pPr>
      <w:r>
        <w:t>--design</w:t>
      </w:r>
      <w:r>
        <w:tab/>
        <w:t>must have</w:t>
      </w:r>
      <w:r>
        <w:tab/>
      </w:r>
      <w:r>
        <w:tab/>
        <w:t>located to which design</w:t>
      </w:r>
    </w:p>
    <w:p w:rsidR="00E6741B" w:rsidRDefault="00E6741B" w:rsidP="00AD5519">
      <w:pPr>
        <w:pStyle w:val="ListParagraph"/>
        <w:numPr>
          <w:ilvl w:val="0"/>
          <w:numId w:val="12"/>
        </w:numPr>
      </w:pPr>
      <w:r>
        <w:t>BQS scripts folder located in Position C:</w:t>
      </w:r>
    </w:p>
    <w:p w:rsidR="00E6741B" w:rsidRDefault="00E6741B" w:rsidP="00E6741B">
      <w:pPr>
        <w:pStyle w:val="ListParagraph"/>
      </w:pPr>
      <w:r>
        <w:t>--top-dir</w:t>
      </w:r>
      <w:r>
        <w:tab/>
        <w:t>can be omitted</w:t>
      </w:r>
      <w:r>
        <w:tab/>
        <w:t>use current test suite directory</w:t>
      </w:r>
    </w:p>
    <w:p w:rsidR="00E6741B" w:rsidRDefault="00E6741B" w:rsidP="00E6741B">
      <w:pPr>
        <w:pStyle w:val="ListParagraph"/>
      </w:pPr>
      <w:r>
        <w:t>--design</w:t>
      </w:r>
      <w:r>
        <w:tab/>
        <w:t>can be omitted</w:t>
      </w:r>
      <w:r>
        <w:tab/>
        <w:t>use current design directory</w:t>
      </w:r>
    </w:p>
    <w:p w:rsidR="00D71E34" w:rsidRDefault="002E085D" w:rsidP="00D71E34">
      <w:r>
        <w:t>B: “—job-dir” and “--tag” are used to located the implementation directory.</w:t>
      </w:r>
    </w:p>
    <w:p w:rsidR="002E085D" w:rsidRDefault="002E085D" w:rsidP="00D71E34">
      <w:r>
        <w:t>The values for these options will be:</w:t>
      </w:r>
    </w:p>
    <w:p w:rsidR="008450F7" w:rsidRDefault="008450F7" w:rsidP="000A549D">
      <w:pPr>
        <w:pStyle w:val="table"/>
      </w:pPr>
      <w:r>
        <w:t>Default values</w:t>
      </w:r>
    </w:p>
    <w:tbl>
      <w:tblPr>
        <w:tblStyle w:val="TableGrid"/>
        <w:tblW w:w="0" w:type="auto"/>
        <w:tblLook w:val="04A0" w:firstRow="1" w:lastRow="0" w:firstColumn="1" w:lastColumn="0" w:noHBand="0" w:noVBand="1"/>
      </w:tblPr>
      <w:tblGrid>
        <w:gridCol w:w="2840"/>
        <w:gridCol w:w="2841"/>
        <w:gridCol w:w="2841"/>
      </w:tblGrid>
      <w:tr w:rsidR="002E085D" w:rsidTr="002E085D">
        <w:tc>
          <w:tcPr>
            <w:tcW w:w="2840" w:type="dxa"/>
          </w:tcPr>
          <w:p w:rsidR="002E085D" w:rsidRDefault="002E085D" w:rsidP="00D71E34">
            <w:r>
              <w:t>Option name</w:t>
            </w:r>
          </w:p>
        </w:tc>
        <w:tc>
          <w:tcPr>
            <w:tcW w:w="2841" w:type="dxa"/>
          </w:tcPr>
          <w:p w:rsidR="002E085D" w:rsidRDefault="00854BC2" w:rsidP="00D71E34">
            <w:r>
              <w:t>Default value</w:t>
            </w:r>
          </w:p>
        </w:tc>
        <w:tc>
          <w:tcPr>
            <w:tcW w:w="2841" w:type="dxa"/>
          </w:tcPr>
          <w:p w:rsidR="002E085D" w:rsidRDefault="00854BC2" w:rsidP="00D71E34">
            <w:r>
              <w:t xml:space="preserve">Comments </w:t>
            </w:r>
          </w:p>
        </w:tc>
      </w:tr>
      <w:tr w:rsidR="002E085D" w:rsidTr="002E085D">
        <w:tc>
          <w:tcPr>
            <w:tcW w:w="2840" w:type="dxa"/>
          </w:tcPr>
          <w:p w:rsidR="002E085D" w:rsidRDefault="00854BC2" w:rsidP="00D71E34">
            <w:r>
              <w:t>--job-dir</w:t>
            </w:r>
          </w:p>
        </w:tc>
        <w:tc>
          <w:tcPr>
            <w:tcW w:w="2841" w:type="dxa"/>
          </w:tcPr>
          <w:p w:rsidR="002E085D" w:rsidRDefault="00854BC2" w:rsidP="00186371">
            <w:r>
              <w:t xml:space="preserve">Values </w:t>
            </w:r>
            <w:r w:rsidR="00186371">
              <w:t>of</w:t>
            </w:r>
            <w:r>
              <w:t xml:space="preserve"> –top-dir</w:t>
            </w:r>
          </w:p>
        </w:tc>
        <w:tc>
          <w:tcPr>
            <w:tcW w:w="2841" w:type="dxa"/>
          </w:tcPr>
          <w:p w:rsidR="002E085D" w:rsidRDefault="002E085D" w:rsidP="00D71E34"/>
        </w:tc>
      </w:tr>
      <w:tr w:rsidR="002E085D" w:rsidTr="002E085D">
        <w:tc>
          <w:tcPr>
            <w:tcW w:w="2840" w:type="dxa"/>
          </w:tcPr>
          <w:p w:rsidR="002E085D" w:rsidRDefault="00854BC2" w:rsidP="00D71E34">
            <w:r>
              <w:t>--tag</w:t>
            </w:r>
          </w:p>
        </w:tc>
        <w:tc>
          <w:tcPr>
            <w:tcW w:w="2841" w:type="dxa"/>
          </w:tcPr>
          <w:p w:rsidR="002E085D" w:rsidRDefault="00854BC2" w:rsidP="00D71E34">
            <w:r>
              <w:t>_scratch</w:t>
            </w:r>
          </w:p>
        </w:tc>
        <w:tc>
          <w:tcPr>
            <w:tcW w:w="2841" w:type="dxa"/>
          </w:tcPr>
          <w:p w:rsidR="002E085D" w:rsidRDefault="002E085D" w:rsidP="00D71E34"/>
        </w:tc>
      </w:tr>
    </w:tbl>
    <w:p w:rsidR="004315BC" w:rsidRDefault="004315BC" w:rsidP="004315BC">
      <w:r w:rsidRPr="00861A84">
        <w:t xml:space="preserve">In order to make the source case clean after your test flow, the script will create a folder which is named as </w:t>
      </w:r>
      <w:r w:rsidR="00854BC2">
        <w:t>$job-</w:t>
      </w:r>
      <w:r w:rsidRPr="00861A84">
        <w:t>dir/$design/$tag to save all the results in it.</w:t>
      </w:r>
    </w:p>
    <w:p w:rsidR="003C269E" w:rsidRDefault="003C269E" w:rsidP="003C269E">
      <w:pPr>
        <w:pStyle w:val="Heading3"/>
      </w:pPr>
      <w:bookmarkStart w:id="807" w:name="_Toc395885248"/>
      <w:r>
        <w:t>3.6.2 Project options</w:t>
      </w:r>
      <w:bookmarkEnd w:id="807"/>
    </w:p>
    <w:p w:rsidR="002075D0" w:rsidRPr="002075D0" w:rsidRDefault="003C269E" w:rsidP="002075D0">
      <w:pPr>
        <w:pStyle w:val="Heading4"/>
      </w:pPr>
      <w:r>
        <w:t>3.6.2</w:t>
      </w:r>
      <w:r w:rsidR="002075D0">
        <w:t>.1 –</w:t>
      </w:r>
      <w:r>
        <w:t>empty-lpf option</w:t>
      </w:r>
    </w:p>
    <w:p w:rsidR="003C269E" w:rsidRPr="003C269E" w:rsidRDefault="003C269E" w:rsidP="003C269E">
      <w:r>
        <w:t>“</w:t>
      </w:r>
      <w:r w:rsidR="002075D0">
        <w:t>--</w:t>
      </w:r>
      <w:r>
        <w:t>empty-lpf” option was focus on sweeping flows (</w:t>
      </w:r>
      <w:hyperlink w:anchor="_4.2_Sweeping_flow_1" w:history="1">
        <w:r w:rsidR="007E2012" w:rsidRPr="007E2012">
          <w:rPr>
            <w:rStyle w:val="Hyperlink"/>
          </w:rPr>
          <w:t>chapter 4.2</w:t>
        </w:r>
      </w:hyperlink>
      <w:r>
        <w:t xml:space="preserve">), this option is used to </w:t>
      </w:r>
      <w:r w:rsidR="002075D0">
        <w:t>clean up the LPF file before project run.</w:t>
      </w:r>
    </w:p>
    <w:p w:rsidR="002075D0" w:rsidRDefault="002075D0" w:rsidP="002075D0">
      <w:pPr>
        <w:pStyle w:val="Heading4"/>
      </w:pPr>
      <w:r>
        <w:t>3.6.2.2 –use-ori-clks option</w:t>
      </w:r>
    </w:p>
    <w:p w:rsidR="00854BC2" w:rsidRDefault="002075D0" w:rsidP="004315BC">
      <w:r>
        <w:t>“–use-ori-clks” option was focus on sweeping flows (</w:t>
      </w:r>
      <w:hyperlink w:anchor="_4.2_Sweeping_flow_1" w:history="1">
        <w:r w:rsidR="007E2012" w:rsidRPr="007E2012">
          <w:rPr>
            <w:rStyle w:val="Hyperlink"/>
          </w:rPr>
          <w:t>chapter 4.2</w:t>
        </w:r>
      </w:hyperlink>
      <w:r>
        <w:t>).</w:t>
      </w:r>
    </w:p>
    <w:p w:rsidR="002075D0" w:rsidRDefault="002075D0" w:rsidP="002075D0">
      <w:r>
        <w:rPr>
          <w:rFonts w:hint="eastAsia"/>
        </w:rPr>
        <w:t xml:space="preserve">The default sweeping flow will run </w:t>
      </w:r>
      <w:r>
        <w:t>MAP</w:t>
      </w:r>
      <w:r>
        <w:rPr>
          <w:rFonts w:hint="eastAsia"/>
        </w:rPr>
        <w:t xml:space="preserve"> flow to get all clocks from the </w:t>
      </w:r>
      <w:r>
        <w:t>MAP report</w:t>
      </w:r>
      <w:r>
        <w:rPr>
          <w:rFonts w:hint="eastAsia"/>
        </w:rPr>
        <w:t xml:space="preserve"> file</w:t>
      </w:r>
      <w:r>
        <w:t xml:space="preserve"> and </w:t>
      </w:r>
      <w:r>
        <w:rPr>
          <w:rFonts w:hint="eastAsia"/>
        </w:rPr>
        <w:t xml:space="preserve">add </w:t>
      </w:r>
      <w:r>
        <w:t>these</w:t>
      </w:r>
      <w:r>
        <w:rPr>
          <w:rFonts w:hint="eastAsia"/>
        </w:rPr>
        <w:t xml:space="preserve"> constraints </w:t>
      </w:r>
      <w:r>
        <w:t>for</w:t>
      </w:r>
      <w:r>
        <w:rPr>
          <w:rFonts w:hint="eastAsia"/>
        </w:rPr>
        <w:t xml:space="preserve"> these clocks in the </w:t>
      </w:r>
      <w:r>
        <w:t>LPF</w:t>
      </w:r>
      <w:r>
        <w:rPr>
          <w:rFonts w:hint="eastAsia"/>
        </w:rPr>
        <w:t xml:space="preserve"> file to run sweeping flow. </w:t>
      </w:r>
    </w:p>
    <w:p w:rsidR="002075D0" w:rsidRDefault="002075D0" w:rsidP="002075D0">
      <w:r>
        <w:t>I</w:t>
      </w:r>
      <w:r>
        <w:rPr>
          <w:rFonts w:hint="eastAsia"/>
        </w:rPr>
        <w:t xml:space="preserve">f this option used, it will parse the clocks from the </w:t>
      </w:r>
      <w:r>
        <w:t>original LPF</w:t>
      </w:r>
      <w:r>
        <w:rPr>
          <w:rFonts w:hint="eastAsia"/>
        </w:rPr>
        <w:t xml:space="preserve"> file rather than from the </w:t>
      </w:r>
      <w:r>
        <w:t>MAP report</w:t>
      </w:r>
      <w:r>
        <w:rPr>
          <w:rFonts w:hint="eastAsia"/>
        </w:rPr>
        <w:t xml:space="preserve"> file.</w:t>
      </w:r>
    </w:p>
    <w:p w:rsidR="000A610E" w:rsidRDefault="000A610E" w:rsidP="000A610E">
      <w:pPr>
        <w:pStyle w:val="Heading3"/>
      </w:pPr>
      <w:bookmarkStart w:id="808" w:name="_Toc395885249"/>
      <w:r>
        <w:t>3.6.3 Implementation options</w:t>
      </w:r>
      <w:bookmarkEnd w:id="808"/>
    </w:p>
    <w:p w:rsidR="000A610E" w:rsidRDefault="000A610E" w:rsidP="000A610E">
      <w:pPr>
        <w:pStyle w:val="Heading4"/>
      </w:pPr>
      <w:r>
        <w:t>3.6.3.1 Group default option</w:t>
      </w:r>
    </w:p>
    <w:p w:rsidR="00BA6D76" w:rsidRPr="00BA6D76" w:rsidRDefault="00BA6D76" w:rsidP="00BA6D76">
      <w:r>
        <w:t>Start condition:</w:t>
      </w:r>
    </w:p>
    <w:p w:rsidR="000A610E" w:rsidRDefault="00BA6D76" w:rsidP="00AD5519">
      <w:pPr>
        <w:pStyle w:val="ListParagraph"/>
        <w:numPr>
          <w:ilvl w:val="0"/>
          <w:numId w:val="13"/>
        </w:numPr>
      </w:pPr>
      <w:r>
        <w:t>There</w:t>
      </w:r>
      <w:r w:rsidR="000A610E">
        <w:t xml:space="preserve"> is no group option find</w:t>
      </w:r>
      <w:r>
        <w:t xml:space="preserve"> in command line.</w:t>
      </w:r>
    </w:p>
    <w:p w:rsidR="00BA6D76" w:rsidRPr="000A610E" w:rsidRDefault="00BA6D76" w:rsidP="00FA6529">
      <w:pPr>
        <w:pStyle w:val="ListParagraph"/>
        <w:numPr>
          <w:ilvl w:val="0"/>
          <w:numId w:val="13"/>
        </w:numPr>
      </w:pPr>
      <w:r>
        <w:lastRenderedPageBreak/>
        <w:t xml:space="preserve">There is no sweeping range in design information file (xxx.info, </w:t>
      </w:r>
      <w:hyperlink w:anchor="_3.3_Test_case" w:history="1">
        <w:r w:rsidR="00FA6529" w:rsidRPr="00FA6529">
          <w:rPr>
            <w:rStyle w:val="Hyperlink"/>
          </w:rPr>
          <w:t>chapter</w:t>
        </w:r>
        <w:r w:rsidRPr="00BA6D76">
          <w:rPr>
            <w:rStyle w:val="Hyperlink"/>
          </w:rPr>
          <w:t xml:space="preserve"> 3.3</w:t>
        </w:r>
      </w:hyperlink>
      <w:r>
        <w:t>)</w:t>
      </w:r>
    </w:p>
    <w:p w:rsidR="000A610E" w:rsidRDefault="00BA6D76" w:rsidP="000A610E">
      <w:r>
        <w:t>Behavior:</w:t>
      </w:r>
    </w:p>
    <w:p w:rsidR="00BA6D76" w:rsidRDefault="00BA6D76" w:rsidP="000A610E">
      <w:r>
        <w:t>Script will run PAR and trace for this design just like have option “—run-par-trce”.</w:t>
      </w:r>
    </w:p>
    <w:p w:rsidR="00BA6D76" w:rsidRDefault="00BA6D76" w:rsidP="00BA6D76">
      <w:pPr>
        <w:pStyle w:val="Heading4"/>
      </w:pPr>
      <w:r>
        <w:t>3.6.3.2 Push button flow</w:t>
      </w:r>
    </w:p>
    <w:p w:rsidR="00BA6D76" w:rsidRDefault="00BA6D76" w:rsidP="00BA6D76">
      <w:r>
        <w:rPr>
          <w:rFonts w:hint="eastAsia"/>
        </w:rPr>
        <w:t xml:space="preserve">Just like the GUI operation, the script will run the processed which are defined in the command line like </w:t>
      </w:r>
      <w:r>
        <w:t>“</w:t>
      </w:r>
      <w:r>
        <w:rPr>
          <w:rFonts w:hint="eastAsia"/>
        </w:rPr>
        <w:t>--run-xxx</w:t>
      </w:r>
      <w:r>
        <w:t>”</w:t>
      </w:r>
      <w:r>
        <w:rPr>
          <w:rFonts w:hint="eastAsia"/>
        </w:rPr>
        <w:t xml:space="preserve">. </w:t>
      </w:r>
      <w:r>
        <w:t>T</w:t>
      </w:r>
      <w:r>
        <w:rPr>
          <w:rFonts w:hint="eastAsia"/>
        </w:rPr>
        <w:t xml:space="preserve">hese options can be found in the Appendix or the scripts short help message. </w:t>
      </w:r>
    </w:p>
    <w:p w:rsidR="00435E2E" w:rsidRDefault="00435E2E" w:rsidP="00BA6D76">
      <w:r>
        <w:t>All general implementation options are add on options for example:</w:t>
      </w:r>
    </w:p>
    <w:p w:rsidR="00435E2E" w:rsidRDefault="00435E2E" w:rsidP="00BA6D76">
      <w:r>
        <w:t>“—run-map”</w:t>
      </w:r>
      <w:r>
        <w:tab/>
      </w:r>
      <w:r>
        <w:tab/>
      </w:r>
      <w:r>
        <w:tab/>
      </w:r>
      <w:r>
        <w:tab/>
      </w:r>
      <w:r>
        <w:tab/>
      </w:r>
      <w:r>
        <w:tab/>
      </w:r>
      <w:r>
        <w:tab/>
        <w:t>--script will run till MAP</w:t>
      </w:r>
    </w:p>
    <w:p w:rsidR="00435E2E" w:rsidRDefault="00435E2E" w:rsidP="00BA6D76">
      <w:r>
        <w:t>“—run-map, --run-map-trce”</w:t>
      </w:r>
      <w:r>
        <w:tab/>
      </w:r>
      <w:r>
        <w:tab/>
      </w:r>
      <w:r>
        <w:tab/>
        <w:t>--script will run till MAP and TRCE</w:t>
      </w:r>
    </w:p>
    <w:p w:rsidR="00435E2E" w:rsidRDefault="00435E2E" w:rsidP="00BA6D76">
      <w:r>
        <w:t xml:space="preserve">“—run-map, --run-par, </w:t>
      </w:r>
      <w:r>
        <w:rPr>
          <w:rFonts w:ascii="Calibri" w:hAnsi="Calibri" w:cs="Calibri"/>
          <w:color w:val="000000"/>
        </w:rPr>
        <w:t>--run-export-vlg”  --script will run till PAR and export post PAR back annotation file.</w:t>
      </w:r>
    </w:p>
    <w:p w:rsidR="00BA6D76" w:rsidRDefault="00BA6D76" w:rsidP="00BA6D76">
      <w:r>
        <w:t>O</w:t>
      </w:r>
      <w:r>
        <w:rPr>
          <w:rFonts w:hint="eastAsia"/>
        </w:rPr>
        <w:t xml:space="preserve">ption [--till-map] will stop after map flow done. </w:t>
      </w:r>
      <w:r>
        <w:t>T</w:t>
      </w:r>
      <w:r>
        <w:rPr>
          <w:rFonts w:hint="eastAsia"/>
        </w:rPr>
        <w:t>he test flow only generates the resource utilization results.</w:t>
      </w:r>
    </w:p>
    <w:p w:rsidR="00BA6D76" w:rsidRDefault="00BA6D76" w:rsidP="00BA6D76">
      <w:r>
        <w:rPr>
          <w:rFonts w:hint="eastAsia"/>
        </w:rPr>
        <w:t>A</w:t>
      </w:r>
      <w:r>
        <w:t>l</w:t>
      </w:r>
      <w:r>
        <w:rPr>
          <w:rFonts w:hint="eastAsia"/>
        </w:rPr>
        <w:t>l [--run-=xxx] options can be used in the other sweeping flow</w:t>
      </w:r>
      <w:r>
        <w:t>s</w:t>
      </w:r>
      <w:r>
        <w:rPr>
          <w:rFonts w:hint="eastAsia"/>
        </w:rPr>
        <w:t>.</w:t>
      </w:r>
    </w:p>
    <w:p w:rsidR="00BA6D76" w:rsidRDefault="00BA6D76" w:rsidP="00BA6D76">
      <w:r>
        <w:rPr>
          <w:rFonts w:hint="eastAsia"/>
        </w:rPr>
        <w:t>Pushbutton flow will be launched if set [--pushbutton] or no fmax sweeping range or no seed sweeping range found for this design.</w:t>
      </w:r>
    </w:p>
    <w:p w:rsidR="00BA6D76" w:rsidRDefault="00BA6D76" w:rsidP="00BA6D76">
      <w:pPr>
        <w:pStyle w:val="Heading4"/>
      </w:pPr>
      <w:r>
        <w:t>3.6.3.3 Fmax sweeping flow</w:t>
      </w:r>
    </w:p>
    <w:p w:rsidR="00BA6D76" w:rsidRDefault="00BA6D76" w:rsidP="00BA6D76">
      <w:r>
        <w:t>I</w:t>
      </w:r>
      <w:r>
        <w:rPr>
          <w:rFonts w:hint="eastAsia"/>
        </w:rPr>
        <w:t>f the des</w:t>
      </w:r>
      <w:r w:rsidR="001C6C69">
        <w:rPr>
          <w:rFonts w:hint="eastAsia"/>
        </w:rPr>
        <w:t>ign local info file has the key</w:t>
      </w:r>
      <w:r w:rsidR="001C6C69">
        <w:t xml:space="preserve"> </w:t>
      </w:r>
      <w:r>
        <w:rPr>
          <w:rFonts w:hint="eastAsia"/>
        </w:rPr>
        <w:t>value pair</w:t>
      </w:r>
      <w:r w:rsidR="001C6C69">
        <w:t>s</w:t>
      </w:r>
      <w:r>
        <w:rPr>
          <w:rFonts w:hint="eastAsia"/>
        </w:rPr>
        <w:t xml:space="preserve"> </w:t>
      </w:r>
      <w:r w:rsidR="001C6C69">
        <w:t>like ”</w:t>
      </w:r>
      <w:r w:rsidR="001C6C69">
        <w:rPr>
          <w:rFonts w:hint="eastAsia"/>
        </w:rPr>
        <w:t>fmax</w:t>
      </w:r>
      <w:r w:rsidR="001C6C69">
        <w:t>_</w:t>
      </w:r>
      <w:r>
        <w:rPr>
          <w:rFonts w:hint="eastAsia"/>
        </w:rPr>
        <w:t>range</w:t>
      </w:r>
      <w:r w:rsidR="001C6C69">
        <w:t xml:space="preserve"> </w:t>
      </w:r>
      <w:r>
        <w:rPr>
          <w:rFonts w:hint="eastAsia"/>
        </w:rPr>
        <w:t>=50,</w:t>
      </w:r>
      <w:r w:rsidR="00200F79">
        <w:t xml:space="preserve"> </w:t>
      </w:r>
      <w:r>
        <w:rPr>
          <w:rFonts w:hint="eastAsia"/>
        </w:rPr>
        <w:t>300,</w:t>
      </w:r>
      <w:r w:rsidR="00200F79">
        <w:t xml:space="preserve"> </w:t>
      </w:r>
      <w:r>
        <w:rPr>
          <w:rFonts w:hint="eastAsia"/>
        </w:rPr>
        <w:t>10</w:t>
      </w:r>
      <w:r>
        <w:t>”</w:t>
      </w:r>
      <w:r>
        <w:rPr>
          <w:rFonts w:hint="eastAsia"/>
        </w:rPr>
        <w:t xml:space="preserve"> in the [qa] section, and no [--pushbutton] in the command line, the script will launch fmax sweeping flow by default. </w:t>
      </w:r>
      <w:r>
        <w:t>Y</w:t>
      </w:r>
      <w:r>
        <w:rPr>
          <w:rFonts w:hint="eastAsia"/>
        </w:rPr>
        <w:t>ou can also define the fmax sweeping range by [--fmax-sweep=50 300 10] in the command line to run fmax sweeping flow.</w:t>
      </w:r>
    </w:p>
    <w:p w:rsidR="00BA6D76" w:rsidRDefault="00BA6D76" w:rsidP="00BA6D76">
      <w:pPr>
        <w:pStyle w:val="Heading4"/>
      </w:pPr>
      <w:r>
        <w:t>3.6.3.4 Seed sweeping flow</w:t>
      </w:r>
    </w:p>
    <w:p w:rsidR="00BA6D76" w:rsidRDefault="00BA6D76" w:rsidP="00BA6D76">
      <w:r>
        <w:t>Y</w:t>
      </w:r>
      <w:r>
        <w:rPr>
          <w:rFonts w:hint="eastAsia"/>
        </w:rPr>
        <w:t>ou must specify [--seed-lpf=xxx</w:t>
      </w:r>
      <w:r>
        <w:t>”</w:t>
      </w:r>
      <w:r>
        <w:rPr>
          <w:rFonts w:hint="eastAsia"/>
        </w:rPr>
        <w:t xml:space="preserve">] in design local info file to make the seed sweeping flow as you expected. </w:t>
      </w:r>
      <w:r>
        <w:t>O</w:t>
      </w:r>
      <w:r>
        <w:rPr>
          <w:rFonts w:hint="eastAsia"/>
        </w:rPr>
        <w:t>ther</w:t>
      </w:r>
      <w:r w:rsidR="001C764A">
        <w:t>wise</w:t>
      </w:r>
      <w:r>
        <w:rPr>
          <w:rFonts w:hint="eastAsia"/>
        </w:rPr>
        <w:t xml:space="preserve"> the input preference file</w:t>
      </w:r>
      <w:r>
        <w:t xml:space="preserve"> </w:t>
      </w:r>
      <w:r>
        <w:rPr>
          <w:rFonts w:hint="eastAsia"/>
        </w:rPr>
        <w:t>(</w:t>
      </w:r>
      <w:r>
        <w:t>LPF</w:t>
      </w:r>
      <w:r>
        <w:rPr>
          <w:rFonts w:hint="eastAsia"/>
        </w:rPr>
        <w:t>) will only have default settings. Option</w:t>
      </w:r>
      <w:r>
        <w:t xml:space="preserve"> </w:t>
      </w:r>
      <w:r>
        <w:rPr>
          <w:rFonts w:hint="eastAsia"/>
        </w:rPr>
        <w:t>[--seed-sweep=1 19 1] in command line will guide the script to run seed sweeping flow.</w:t>
      </w:r>
    </w:p>
    <w:p w:rsidR="00B176EE" w:rsidRDefault="00B176EE" w:rsidP="00B176EE">
      <w:pPr>
        <w:pStyle w:val="Heading3"/>
      </w:pPr>
      <w:bookmarkStart w:id="809" w:name="_Toc395885250"/>
      <w:r>
        <w:t>3.6.4 Simulation options</w:t>
      </w:r>
      <w:bookmarkEnd w:id="809"/>
    </w:p>
    <w:p w:rsidR="00BA6D76" w:rsidRDefault="00BB1F86" w:rsidP="00BB1F86">
      <w:pPr>
        <w:pStyle w:val="Heading4"/>
      </w:pPr>
      <w:r>
        <w:t>3.6.4.1 Simulation add on options</w:t>
      </w:r>
    </w:p>
    <w:p w:rsidR="00BB1F86" w:rsidRDefault="00BB1F86" w:rsidP="00BB1F86">
      <w:r>
        <w:t xml:space="preserve">All simulation options are add on options, this means script will run every </w:t>
      </w:r>
      <w:r w:rsidR="0025030E">
        <w:t>option</w:t>
      </w:r>
      <w:r>
        <w:t xml:space="preserve"> encountered.</w:t>
      </w:r>
    </w:p>
    <w:p w:rsidR="00BB1F86" w:rsidRDefault="00BB1F86" w:rsidP="00BB1F86">
      <w:r>
        <w:t>O</w:t>
      </w:r>
      <w:r>
        <w:rPr>
          <w:rFonts w:hint="eastAsia"/>
        </w:rPr>
        <w:t>ption [--sim-all] will run all simulation types.</w:t>
      </w:r>
    </w:p>
    <w:p w:rsidR="00BB1F86" w:rsidRDefault="00BB1F86" w:rsidP="00BB1F86">
      <w:r>
        <w:t>I</w:t>
      </w:r>
      <w:r>
        <w:rPr>
          <w:rFonts w:hint="eastAsia"/>
        </w:rPr>
        <w:t>f --sim-rtl</w:t>
      </w:r>
      <w:r>
        <w:t xml:space="preserve"> find</w:t>
      </w:r>
      <w:r>
        <w:rPr>
          <w:rFonts w:hint="eastAsia"/>
        </w:rPr>
        <w:t>, will put results in $job_dir/$design/$tag/sim_rtl</w:t>
      </w:r>
    </w:p>
    <w:p w:rsidR="00BB1F86" w:rsidRDefault="00BB1F86" w:rsidP="00BB1F86">
      <w:r>
        <w:rPr>
          <w:rFonts w:hint="eastAsia"/>
        </w:rPr>
        <w:t>If --sim-map-vlg</w:t>
      </w:r>
      <w:r>
        <w:t xml:space="preserve"> find</w:t>
      </w:r>
      <w:r>
        <w:rPr>
          <w:rFonts w:hint="eastAsia"/>
        </w:rPr>
        <w:t>, will put results in $job_dir/$design/$tag/sim_map_vlg</w:t>
      </w:r>
    </w:p>
    <w:p w:rsidR="00BB1F86" w:rsidRDefault="00BB1F86" w:rsidP="00BB1F86">
      <w:r>
        <w:rPr>
          <w:rFonts w:hint="eastAsia"/>
        </w:rPr>
        <w:t>If --sim-map-vhd</w:t>
      </w:r>
      <w:r>
        <w:t xml:space="preserve"> find</w:t>
      </w:r>
      <w:r>
        <w:rPr>
          <w:rFonts w:hint="eastAsia"/>
        </w:rPr>
        <w:t>, will put results in $job_dir/$design/$tag/sim_map_vhd</w:t>
      </w:r>
    </w:p>
    <w:p w:rsidR="00BB1F86" w:rsidRDefault="00BB1F86" w:rsidP="00BB1F86">
      <w:r>
        <w:rPr>
          <w:rFonts w:hint="eastAsia"/>
        </w:rPr>
        <w:t>If --sim-par-vlg</w:t>
      </w:r>
      <w:r>
        <w:t xml:space="preserve"> find</w:t>
      </w:r>
      <w:r>
        <w:rPr>
          <w:rFonts w:hint="eastAsia"/>
        </w:rPr>
        <w:t>, will put results in $job_dir/$design/$tag/sim_par_vlg</w:t>
      </w:r>
    </w:p>
    <w:p w:rsidR="00BB1F86" w:rsidRDefault="00BB1F86" w:rsidP="00BB1F86">
      <w:r>
        <w:rPr>
          <w:rFonts w:hint="eastAsia"/>
        </w:rPr>
        <w:t>If --sim-par-vhd</w:t>
      </w:r>
      <w:r>
        <w:t xml:space="preserve"> find</w:t>
      </w:r>
      <w:r>
        <w:rPr>
          <w:rFonts w:hint="eastAsia"/>
        </w:rPr>
        <w:t>, will put results in $job_dir/$design/$tag/sim_par_vhd</w:t>
      </w:r>
    </w:p>
    <w:p w:rsidR="00C0124D" w:rsidRDefault="00C0124D" w:rsidP="00C0124D">
      <w:pPr>
        <w:pStyle w:val="Heading2"/>
      </w:pPr>
      <w:bookmarkStart w:id="810" w:name="_3.7_Launch_file"/>
      <w:bookmarkStart w:id="811" w:name="_Toc395885251"/>
      <w:bookmarkEnd w:id="810"/>
      <w:r>
        <w:t>3.</w:t>
      </w:r>
      <w:r w:rsidR="005B3EAC">
        <w:t>7</w:t>
      </w:r>
      <w:r>
        <w:t xml:space="preserve"> Launch file writing</w:t>
      </w:r>
      <w:bookmarkEnd w:id="811"/>
    </w:p>
    <w:p w:rsidR="00C0124D" w:rsidRDefault="00C0124D" w:rsidP="00C0124D">
      <w:r>
        <w:t xml:space="preserve">Launch files usually will be simply text files (in windows the file suffix name should be “.bat” , while in Linux it can be any suffix with the permit of </w:t>
      </w:r>
      <w:r w:rsidRPr="00730D62">
        <w:t>execut</w:t>
      </w:r>
      <w:r>
        <w:t>ion) and can be edit by any text editor (Note pad, Crimson Editor…).</w:t>
      </w:r>
    </w:p>
    <w:p w:rsidR="001B7EBC" w:rsidRDefault="001B7EBC" w:rsidP="001B7EBC">
      <w:pPr>
        <w:pStyle w:val="Heading3"/>
      </w:pPr>
      <w:bookmarkStart w:id="812" w:name="_3.7.1_CMD_line"/>
      <w:bookmarkStart w:id="813" w:name="_Toc395885252"/>
      <w:bookmarkEnd w:id="812"/>
      <w:r>
        <w:t>3.7.1 CMD line structure</w:t>
      </w:r>
      <w:bookmarkEnd w:id="813"/>
    </w:p>
    <w:p w:rsidR="00C0124D" w:rsidRDefault="00C0124D" w:rsidP="00C0124D">
      <w:r>
        <w:t>There are five groups of options in our script:</w:t>
      </w:r>
    </w:p>
    <w:p w:rsidR="00C0124D" w:rsidRDefault="00C0124D" w:rsidP="00AD5519">
      <w:pPr>
        <w:pStyle w:val="ListParagraph"/>
        <w:numPr>
          <w:ilvl w:val="0"/>
          <w:numId w:val="14"/>
        </w:numPr>
      </w:pPr>
      <w:r>
        <w:t>Public options</w:t>
      </w:r>
      <w:r>
        <w:tab/>
      </w:r>
      <w:r>
        <w:tab/>
      </w:r>
      <w:r>
        <w:tab/>
      </w:r>
      <w:r>
        <w:tab/>
        <w:t>--script usage</w:t>
      </w:r>
    </w:p>
    <w:p w:rsidR="00C0124D" w:rsidRDefault="00C0124D" w:rsidP="00AD5519">
      <w:pPr>
        <w:pStyle w:val="ListParagraph"/>
        <w:numPr>
          <w:ilvl w:val="0"/>
          <w:numId w:val="14"/>
        </w:numPr>
      </w:pPr>
      <w:r>
        <w:t>Diamond options</w:t>
      </w:r>
      <w:r>
        <w:tab/>
      </w:r>
      <w:r>
        <w:tab/>
      </w:r>
      <w:r>
        <w:tab/>
        <w:t>--Diamond install path</w:t>
      </w:r>
    </w:p>
    <w:p w:rsidR="00C0124D" w:rsidRDefault="00C0124D" w:rsidP="00AD5519">
      <w:pPr>
        <w:pStyle w:val="ListParagraph"/>
        <w:numPr>
          <w:ilvl w:val="0"/>
          <w:numId w:val="14"/>
        </w:numPr>
      </w:pPr>
      <w:r>
        <w:lastRenderedPageBreak/>
        <w:t>Project options</w:t>
      </w:r>
      <w:r>
        <w:tab/>
      </w:r>
      <w:r>
        <w:tab/>
      </w:r>
      <w:r>
        <w:tab/>
      </w:r>
      <w:r>
        <w:tab/>
        <w:t>--project information (device, strategy…)</w:t>
      </w:r>
    </w:p>
    <w:p w:rsidR="00C0124D" w:rsidRDefault="00C0124D" w:rsidP="00AD5519">
      <w:pPr>
        <w:pStyle w:val="ListParagraph"/>
        <w:numPr>
          <w:ilvl w:val="0"/>
          <w:numId w:val="14"/>
        </w:numPr>
      </w:pPr>
      <w:r>
        <w:t>Implementation options</w:t>
      </w:r>
      <w:r>
        <w:tab/>
      </w:r>
      <w:r>
        <w:tab/>
        <w:t>--how to run project</w:t>
      </w:r>
    </w:p>
    <w:p w:rsidR="00C0124D" w:rsidRPr="00C648D6" w:rsidRDefault="00C0124D" w:rsidP="00AD5519">
      <w:pPr>
        <w:pStyle w:val="ListParagraph"/>
        <w:numPr>
          <w:ilvl w:val="0"/>
          <w:numId w:val="14"/>
        </w:numPr>
      </w:pPr>
      <w:r>
        <w:t>Simulation options</w:t>
      </w:r>
      <w:r>
        <w:tab/>
      </w:r>
      <w:r>
        <w:tab/>
      </w:r>
      <w:r>
        <w:tab/>
        <w:t>--how to run simulation</w:t>
      </w:r>
    </w:p>
    <w:p w:rsidR="00BB1F86" w:rsidRDefault="00C0124D" w:rsidP="00BB1F86">
      <w:r>
        <w:t>Different option group are for different work flows in the whole Lattice main script run, see following picture:</w:t>
      </w:r>
    </w:p>
    <w:p w:rsidR="00C0124D" w:rsidRDefault="004E48C5" w:rsidP="00BB1F86">
      <w:r>
        <w:object w:dxaOrig="12160" w:dyaOrig="10062">
          <v:shape id="_x0000_i1031" type="#_x0000_t75" style="width:467.25pt;height:386.25pt" o:ole="">
            <v:imagedata r:id="rId19" o:title=""/>
          </v:shape>
          <o:OLEObject Type="Embed" ProgID="Visio.Drawing.11" ShapeID="_x0000_i1031" DrawAspect="Content" ObjectID="_1664801925" r:id="rId20"/>
        </w:object>
      </w:r>
    </w:p>
    <w:p w:rsidR="00494F23" w:rsidRPr="00BB1F86" w:rsidRDefault="00494F23" w:rsidP="001319A7">
      <w:pPr>
        <w:pStyle w:val="figure"/>
      </w:pPr>
      <w:r>
        <w:t xml:space="preserve">Work flow and option groups association </w:t>
      </w:r>
    </w:p>
    <w:p w:rsidR="00CD5EAC" w:rsidRDefault="00CD5EAC" w:rsidP="00CD5EAC">
      <w:r>
        <w:t>So a typical Lattice main script command line will like the following:</w:t>
      </w:r>
    </w:p>
    <w:p w:rsidR="00CD5EAC" w:rsidRDefault="00CD5EAC" w:rsidP="00CD5EAC">
      <w:r>
        <w:t>“””</w:t>
      </w:r>
    </w:p>
    <w:p w:rsidR="00CD5EAC" w:rsidRPr="00CD5EAC" w:rsidRDefault="00CD5EAC" w:rsidP="00CD5EAC">
      <w:pPr>
        <w:rPr>
          <w:b/>
          <w:i/>
        </w:rPr>
      </w:pPr>
      <w:r w:rsidRPr="00CD5EAC">
        <w:rPr>
          <w:b/>
          <w:i/>
        </w:rPr>
        <w:t>Python &lt; BQS_script/bin/run_lattice.py &gt; &lt; Public options &gt; &lt; Diamond options &gt; &lt; Project options &gt; &lt; Implementation options &gt; &lt; Simulation options &gt;</w:t>
      </w:r>
    </w:p>
    <w:p w:rsidR="00CD5EAC" w:rsidRDefault="00CD5EAC" w:rsidP="00CD5EAC">
      <w:r>
        <w:t>“””</w:t>
      </w:r>
    </w:p>
    <w:p w:rsidR="00CD5EAC" w:rsidRDefault="00CD5EAC" w:rsidP="00AD5519">
      <w:pPr>
        <w:pStyle w:val="ListParagraph"/>
        <w:numPr>
          <w:ilvl w:val="0"/>
          <w:numId w:val="17"/>
        </w:numPr>
      </w:pPr>
      <w:r>
        <w:t>Python: execute program which used to run the following argument string.</w:t>
      </w:r>
    </w:p>
    <w:p w:rsidR="00CD5EAC" w:rsidRDefault="00CD5EAC" w:rsidP="00AD5519">
      <w:pPr>
        <w:pStyle w:val="ListParagraph"/>
        <w:numPr>
          <w:ilvl w:val="0"/>
          <w:numId w:val="17"/>
        </w:numPr>
      </w:pPr>
      <w:r>
        <w:t>&lt; BQS_script/bin/</w:t>
      </w:r>
      <w:r w:rsidRPr="00EE573F">
        <w:t xml:space="preserve">run_lattice.py </w:t>
      </w:r>
      <w:r>
        <w:t>&gt;: script file, the script entry.</w:t>
      </w:r>
    </w:p>
    <w:p w:rsidR="00CD5EAC" w:rsidRDefault="00CD5EAC" w:rsidP="00AD5519">
      <w:pPr>
        <w:pStyle w:val="ListParagraph"/>
        <w:numPr>
          <w:ilvl w:val="0"/>
          <w:numId w:val="17"/>
        </w:numPr>
      </w:pPr>
      <w:r>
        <w:t>&lt;</w:t>
      </w:r>
      <w:r w:rsidRPr="00EE573F">
        <w:t xml:space="preserve"> </w:t>
      </w:r>
      <w:r>
        <w:t xml:space="preserve">Public options &gt;: specify the public test suite information. </w:t>
      </w:r>
    </w:p>
    <w:p w:rsidR="00CD5EAC" w:rsidRDefault="00CD5EAC" w:rsidP="00AD5519">
      <w:pPr>
        <w:pStyle w:val="ListParagraph"/>
        <w:numPr>
          <w:ilvl w:val="0"/>
          <w:numId w:val="18"/>
        </w:numPr>
      </w:pPr>
      <w:r>
        <w:t>–top-dir: specify the test suite path</w:t>
      </w:r>
    </w:p>
    <w:p w:rsidR="00CD5EAC" w:rsidRDefault="00CD5EAC" w:rsidP="00AD5519">
      <w:pPr>
        <w:pStyle w:val="ListParagraph"/>
        <w:numPr>
          <w:ilvl w:val="0"/>
          <w:numId w:val="18"/>
        </w:numPr>
      </w:pPr>
      <w:r>
        <w:t>–job-dir: specify the work path(which place to run the test suite), default value is: the same value like --top-dir option</w:t>
      </w:r>
    </w:p>
    <w:p w:rsidR="00CD5EAC" w:rsidRDefault="00CD5EAC" w:rsidP="00AD5519">
      <w:pPr>
        <w:pStyle w:val="ListParagraph"/>
        <w:numPr>
          <w:ilvl w:val="0"/>
          <w:numId w:val="18"/>
        </w:numPr>
      </w:pPr>
      <w:r>
        <w:t>–design: which design should be run</w:t>
      </w:r>
    </w:p>
    <w:p w:rsidR="00CD5EAC" w:rsidRDefault="00CD5EAC" w:rsidP="00CD5EAC">
      <w:pPr>
        <w:ind w:left="720"/>
      </w:pPr>
      <w:r>
        <w:t>*Note: for all options in this group, see options description section</w:t>
      </w:r>
    </w:p>
    <w:p w:rsidR="00CD5EAC" w:rsidRDefault="00CD5EAC" w:rsidP="00AD5519">
      <w:pPr>
        <w:pStyle w:val="ListParagraph"/>
        <w:numPr>
          <w:ilvl w:val="0"/>
          <w:numId w:val="17"/>
        </w:numPr>
      </w:pPr>
      <w:r>
        <w:lastRenderedPageBreak/>
        <w:t>&lt;</w:t>
      </w:r>
      <w:r w:rsidRPr="00EE573F">
        <w:t xml:space="preserve"> </w:t>
      </w:r>
      <w:r>
        <w:t>Diamond options &gt;: Diamond installs options.</w:t>
      </w:r>
    </w:p>
    <w:p w:rsidR="00CD5EAC" w:rsidRDefault="00CD5EAC" w:rsidP="00AD5519">
      <w:pPr>
        <w:pStyle w:val="ListParagraph"/>
        <w:numPr>
          <w:ilvl w:val="0"/>
          <w:numId w:val="19"/>
        </w:numPr>
      </w:pPr>
      <w:r>
        <w:t>–X, --x86: with this option means use 32bit Diamond.</w:t>
      </w:r>
    </w:p>
    <w:p w:rsidR="00CD5EAC" w:rsidRDefault="00CD5EAC" w:rsidP="00AD5519">
      <w:pPr>
        <w:pStyle w:val="ListParagraph"/>
        <w:numPr>
          <w:ilvl w:val="0"/>
          <w:numId w:val="19"/>
        </w:numPr>
      </w:pPr>
      <w:r>
        <w:t>–diamond: Diamond install path.</w:t>
      </w:r>
    </w:p>
    <w:p w:rsidR="00CD5EAC" w:rsidRDefault="00CD5EAC" w:rsidP="00CD5EAC">
      <w:pPr>
        <w:ind w:left="720"/>
      </w:pPr>
      <w:r>
        <w:t>*Note: for all options for this group, see options description section</w:t>
      </w:r>
    </w:p>
    <w:p w:rsidR="00CD5EAC" w:rsidRDefault="00CD5EAC" w:rsidP="00AD5519">
      <w:pPr>
        <w:pStyle w:val="ListParagraph"/>
        <w:numPr>
          <w:ilvl w:val="0"/>
          <w:numId w:val="17"/>
        </w:numPr>
      </w:pPr>
      <w:r>
        <w:t xml:space="preserve">&lt; Project options &gt;: </w:t>
      </w:r>
    </w:p>
    <w:p w:rsidR="00CD5EAC" w:rsidRDefault="00CD5EAC" w:rsidP="00AD5519">
      <w:pPr>
        <w:pStyle w:val="ListParagraph"/>
        <w:numPr>
          <w:ilvl w:val="0"/>
          <w:numId w:val="20"/>
        </w:numPr>
      </w:pPr>
      <w:r>
        <w:t>–devkit: allow you to setting the project device, it will overwrite the original device.</w:t>
      </w:r>
    </w:p>
    <w:p w:rsidR="00CD5EAC" w:rsidRDefault="00CD5EAC" w:rsidP="00AD5519">
      <w:pPr>
        <w:pStyle w:val="ListParagraph"/>
        <w:numPr>
          <w:ilvl w:val="0"/>
          <w:numId w:val="20"/>
        </w:numPr>
      </w:pPr>
      <w:r>
        <w:t>–synthesis: allow you to choice the synthesis tools (synplify or LSE).</w:t>
      </w:r>
    </w:p>
    <w:p w:rsidR="00CD5EAC" w:rsidRDefault="00CD5EAC" w:rsidP="00AD5519">
      <w:pPr>
        <w:pStyle w:val="ListParagraph"/>
        <w:numPr>
          <w:ilvl w:val="0"/>
          <w:numId w:val="17"/>
        </w:numPr>
      </w:pPr>
      <w:r>
        <w:t>&lt;</w:t>
      </w:r>
      <w:r w:rsidRPr="00EE573F">
        <w:t xml:space="preserve"> </w:t>
      </w:r>
      <w:r>
        <w:t>Implementation options &gt;: options for how to run the project.</w:t>
      </w:r>
    </w:p>
    <w:p w:rsidR="00CD5EAC" w:rsidRDefault="00CD5EAC" w:rsidP="00CD5EAC">
      <w:pPr>
        <w:ind w:left="720"/>
      </w:pPr>
      <w:r>
        <w:t>*Note: for all options for this group, see options description section</w:t>
      </w:r>
    </w:p>
    <w:p w:rsidR="00D440A4" w:rsidRDefault="00D440A4" w:rsidP="00AD5519">
      <w:pPr>
        <w:pStyle w:val="ListParagraph"/>
        <w:numPr>
          <w:ilvl w:val="0"/>
          <w:numId w:val="17"/>
        </w:numPr>
      </w:pPr>
      <w:r>
        <w:t>&lt;</w:t>
      </w:r>
      <w:r w:rsidRPr="00EE573F">
        <w:t xml:space="preserve"> </w:t>
      </w:r>
      <w:r>
        <w:t>Simulation options &gt;: options for how to run simulation.</w:t>
      </w:r>
    </w:p>
    <w:p w:rsidR="00D440A4" w:rsidRPr="007100C8" w:rsidRDefault="00D440A4" w:rsidP="00AD5519">
      <w:pPr>
        <w:pStyle w:val="ListParagraph"/>
        <w:numPr>
          <w:ilvl w:val="0"/>
          <w:numId w:val="22"/>
        </w:numPr>
      </w:pPr>
      <w:r>
        <w:t>--modelsim-path:</w:t>
      </w:r>
      <w:r>
        <w:tab/>
      </w:r>
      <w:r>
        <w:tab/>
      </w:r>
      <w:r w:rsidRPr="007100C8">
        <w:t>specify Modelsim install path</w:t>
      </w:r>
    </w:p>
    <w:p w:rsidR="00D440A4" w:rsidRPr="007100C8" w:rsidRDefault="00D440A4" w:rsidP="00AD5519">
      <w:pPr>
        <w:pStyle w:val="ListParagraph"/>
        <w:numPr>
          <w:ilvl w:val="0"/>
          <w:numId w:val="22"/>
        </w:numPr>
      </w:pPr>
      <w:r w:rsidRPr="007100C8">
        <w:t>--sim-rtl</w:t>
      </w:r>
      <w:r>
        <w:t>:</w:t>
      </w:r>
      <w:r>
        <w:tab/>
      </w:r>
      <w:r>
        <w:tab/>
      </w:r>
      <w:r>
        <w:tab/>
      </w:r>
      <w:r>
        <w:tab/>
      </w:r>
      <w:r w:rsidRPr="007100C8">
        <w:t>run rtl simulation</w:t>
      </w:r>
    </w:p>
    <w:p w:rsidR="00D440A4" w:rsidRPr="007100C8" w:rsidRDefault="00D440A4" w:rsidP="00AD5519">
      <w:pPr>
        <w:pStyle w:val="ListParagraph"/>
        <w:numPr>
          <w:ilvl w:val="0"/>
          <w:numId w:val="22"/>
        </w:numPr>
      </w:pPr>
      <w:r w:rsidRPr="007100C8">
        <w:t>--sim-map-vhd</w:t>
      </w:r>
      <w:r>
        <w:t>:</w:t>
      </w:r>
      <w:r>
        <w:tab/>
      </w:r>
      <w:r>
        <w:tab/>
      </w:r>
      <w:r w:rsidR="005B5D52">
        <w:tab/>
      </w:r>
      <w:r w:rsidRPr="007100C8">
        <w:t>run MapVHDL simulation</w:t>
      </w:r>
    </w:p>
    <w:p w:rsidR="00D440A4" w:rsidRDefault="00D440A4" w:rsidP="00D440A4">
      <w:pPr>
        <w:ind w:left="720"/>
        <w:rPr>
          <w:ins w:id="814" w:author="Jason Wang" w:date="2014-08-15T16:15:00Z"/>
        </w:rPr>
      </w:pPr>
      <w:r>
        <w:t>*Note: for all options for this group, see options description section</w:t>
      </w:r>
    </w:p>
    <w:p w:rsidR="000C3B61" w:rsidRDefault="000C3B61">
      <w:pPr>
        <w:pPrChange w:id="815" w:author="Jason Wang" w:date="2014-08-15T16:15:00Z">
          <w:pPr>
            <w:ind w:left="720"/>
          </w:pPr>
        </w:pPrChange>
      </w:pPr>
      <w:ins w:id="816" w:author="Jason Wang" w:date="2014-08-15T16:15:00Z">
        <w:r>
          <w:t xml:space="preserve">*Note:If </w:t>
        </w:r>
      </w:ins>
      <w:ins w:id="817" w:author="Jason Wang" w:date="2014-08-15T16:16:00Z">
        <w:r w:rsidR="004B7448">
          <w:t>scritp cannot find any option</w:t>
        </w:r>
      </w:ins>
      <w:ins w:id="818" w:author="Jason Wang" w:date="2014-08-15T16:17:00Z">
        <w:r w:rsidR="004B7448">
          <w:t xml:space="preserve"> for &lt;implement options&gt;</w:t>
        </w:r>
      </w:ins>
      <w:ins w:id="819" w:author="Jason Wang" w:date="2014-08-15T16:18:00Z">
        <w:r w:rsidR="004B7448">
          <w:t xml:space="preserve"> and &lt;simulation options&gt;, script will add one more implement option(--run-par-trace) automatically, this is for your </w:t>
        </w:r>
      </w:ins>
      <w:ins w:id="820" w:author="Jason Wang" w:date="2014-08-15T16:20:00Z">
        <w:r w:rsidR="004B7448">
          <w:t>convenience. It means if no implement and simulation options find in your command line, script will run PAR &amp; Trace.</w:t>
        </w:r>
      </w:ins>
      <w:ins w:id="821" w:author="Jason Wang" w:date="2014-08-15T16:18:00Z">
        <w:r w:rsidR="004B7448">
          <w:t xml:space="preserve"> </w:t>
        </w:r>
      </w:ins>
    </w:p>
    <w:p w:rsidR="00BA6D76" w:rsidRDefault="005B3EAC" w:rsidP="005B3EAC">
      <w:pPr>
        <w:pStyle w:val="Heading3"/>
      </w:pPr>
      <w:bookmarkStart w:id="822" w:name="_Toc395885253"/>
      <w:r>
        <w:t>3.7.</w:t>
      </w:r>
      <w:r w:rsidR="001B7EBC">
        <w:t>2</w:t>
      </w:r>
      <w:r>
        <w:t xml:space="preserve"> Demo CMD line writing</w:t>
      </w:r>
      <w:bookmarkEnd w:id="822"/>
    </w:p>
    <w:p w:rsidR="005F5CA3" w:rsidRDefault="005F5CA3" w:rsidP="005F5CA3">
      <w:r>
        <w:t>The test suite structure like the following:</w:t>
      </w:r>
    </w:p>
    <w:p w:rsidR="00A66169" w:rsidRPr="005F5CA3" w:rsidRDefault="00A66169" w:rsidP="005F5CA3">
      <w:r>
        <w:t>Assume the test item folder was located in this directory: “c:/test/”.</w:t>
      </w:r>
    </w:p>
    <w:p w:rsidR="005F5CA3" w:rsidRDefault="00313001" w:rsidP="005F5CA3">
      <w:r>
        <w:t>############################</w:t>
      </w:r>
      <w:r w:rsidR="005F5CA3">
        <w:t>folder structure</w:t>
      </w:r>
      <w:r>
        <w:t>############################</w:t>
      </w:r>
    </w:p>
    <w:p w:rsidR="005F5CA3" w:rsidRDefault="005F5CA3" w:rsidP="005F5CA3">
      <w:r>
        <w:t>./test</w:t>
      </w:r>
      <w:r w:rsidR="00A66169">
        <w:t>_</w:t>
      </w:r>
      <w:r>
        <w:t>item</w:t>
      </w:r>
      <w:r>
        <w:tab/>
      </w:r>
      <w:r>
        <w:tab/>
      </w:r>
      <w:r>
        <w:tab/>
      </w:r>
      <w:r>
        <w:tab/>
      </w:r>
      <w:r>
        <w:tab/>
      </w:r>
      <w:r>
        <w:tab/>
        <w:t>--test item folder</w:t>
      </w:r>
      <w:r>
        <w:tab/>
      </w:r>
    </w:p>
    <w:p w:rsidR="005F5CA3" w:rsidRDefault="00235EF2" w:rsidP="00201A85">
      <w:pPr>
        <w:ind w:firstLine="420"/>
      </w:pPr>
      <w:r>
        <w:t>./BQS_scripts</w:t>
      </w:r>
      <w:r>
        <w:tab/>
      </w:r>
      <w:r>
        <w:tab/>
      </w:r>
      <w:r>
        <w:tab/>
      </w:r>
      <w:r>
        <w:tab/>
      </w:r>
      <w:r>
        <w:tab/>
        <w:t>--BQS scripts folder</w:t>
      </w:r>
    </w:p>
    <w:p w:rsidR="005F5CA3" w:rsidRDefault="005F5CA3" w:rsidP="005F5CA3">
      <w:pPr>
        <w:ind w:firstLine="420"/>
      </w:pPr>
      <w:r>
        <w:t>./suite1</w:t>
      </w:r>
      <w:r>
        <w:tab/>
      </w:r>
      <w:r>
        <w:tab/>
      </w:r>
      <w:r>
        <w:tab/>
      </w:r>
      <w:r>
        <w:tab/>
      </w:r>
      <w:r>
        <w:tab/>
      </w:r>
      <w:r>
        <w:tab/>
        <w:t>--suite 1 folder</w:t>
      </w:r>
    </w:p>
    <w:p w:rsidR="005F5CA3" w:rsidRDefault="005F5CA3" w:rsidP="00201A85">
      <w:pPr>
        <w:ind w:firstLine="420"/>
      </w:pPr>
      <w:r>
        <w:t>./suite2</w:t>
      </w:r>
      <w:r>
        <w:tab/>
      </w:r>
      <w:r>
        <w:tab/>
      </w:r>
      <w:r>
        <w:tab/>
      </w:r>
      <w:r>
        <w:tab/>
      </w:r>
      <w:r>
        <w:tab/>
      </w:r>
      <w:r>
        <w:tab/>
        <w:t>--suite 2 folder</w:t>
      </w:r>
    </w:p>
    <w:p w:rsidR="005F5CA3" w:rsidRDefault="005F5CA3" w:rsidP="005F5CA3">
      <w:r>
        <w:tab/>
      </w:r>
      <w:r>
        <w:tab/>
        <w:t>./case1</w:t>
      </w:r>
      <w:r>
        <w:tab/>
      </w:r>
      <w:r>
        <w:tab/>
      </w:r>
      <w:r>
        <w:tab/>
      </w:r>
      <w:r>
        <w:tab/>
      </w:r>
      <w:r>
        <w:tab/>
        <w:t>--case 1 folder</w:t>
      </w:r>
    </w:p>
    <w:p w:rsidR="005F5CA3" w:rsidRDefault="005F5CA3" w:rsidP="005F5CA3">
      <w:r>
        <w:tab/>
      </w:r>
      <w:r>
        <w:tab/>
        <w:t>./case2</w:t>
      </w:r>
      <w:r>
        <w:tab/>
      </w:r>
      <w:r>
        <w:tab/>
      </w:r>
      <w:r>
        <w:tab/>
      </w:r>
      <w:r>
        <w:tab/>
      </w:r>
      <w:r>
        <w:tab/>
        <w:t>--case 2 folder</w:t>
      </w:r>
    </w:p>
    <w:p w:rsidR="005F5CA3" w:rsidRDefault="005F5CA3" w:rsidP="005F5CA3">
      <w:r>
        <w:tab/>
      </w:r>
      <w:r>
        <w:tab/>
      </w:r>
      <w:r>
        <w:tab/>
        <w:t>./model</w:t>
      </w:r>
      <w:r>
        <w:tab/>
      </w:r>
      <w:r>
        <w:tab/>
      </w:r>
      <w:r>
        <w:tab/>
      </w:r>
      <w:r>
        <w:tab/>
        <w:t>--models for this case</w:t>
      </w:r>
    </w:p>
    <w:p w:rsidR="005F5CA3" w:rsidRDefault="005F5CA3" w:rsidP="005F5CA3">
      <w:r>
        <w:tab/>
      </w:r>
      <w:r>
        <w:tab/>
      </w:r>
      <w:r>
        <w:tab/>
        <w:t>./others</w:t>
      </w:r>
      <w:r>
        <w:tab/>
      </w:r>
      <w:r>
        <w:tab/>
      </w:r>
      <w:r>
        <w:tab/>
      </w:r>
      <w:r>
        <w:tab/>
        <w:t>--NGO, NGD files</w:t>
      </w:r>
    </w:p>
    <w:p w:rsidR="005F5CA3" w:rsidRDefault="005F5CA3" w:rsidP="005F5CA3">
      <w:r>
        <w:tab/>
      </w:r>
      <w:r>
        <w:tab/>
      </w:r>
      <w:r>
        <w:tab/>
        <w:t>./par</w:t>
      </w:r>
      <w:r>
        <w:tab/>
      </w:r>
      <w:r>
        <w:tab/>
      </w:r>
      <w:r>
        <w:tab/>
      </w:r>
      <w:r>
        <w:tab/>
        <w:t>--project files</w:t>
      </w:r>
    </w:p>
    <w:p w:rsidR="005F5CA3" w:rsidRDefault="005F5CA3" w:rsidP="005F5CA3">
      <w:r>
        <w:tab/>
      </w:r>
      <w:r>
        <w:tab/>
      </w:r>
      <w:r>
        <w:tab/>
        <w:t>./sim</w:t>
      </w:r>
      <w:r>
        <w:tab/>
      </w:r>
      <w:r>
        <w:tab/>
      </w:r>
      <w:r>
        <w:tab/>
      </w:r>
      <w:r>
        <w:tab/>
        <w:t>--simulation files</w:t>
      </w:r>
    </w:p>
    <w:p w:rsidR="005F5CA3" w:rsidRDefault="005F5CA3" w:rsidP="005F5CA3">
      <w:r>
        <w:tab/>
      </w:r>
      <w:r>
        <w:tab/>
        <w:t>./case3</w:t>
      </w:r>
      <w:r>
        <w:tab/>
      </w:r>
      <w:r>
        <w:tab/>
      </w:r>
      <w:r>
        <w:tab/>
      </w:r>
      <w:r>
        <w:tab/>
      </w:r>
      <w:r>
        <w:tab/>
        <w:t>--case 3 folder</w:t>
      </w:r>
    </w:p>
    <w:p w:rsidR="005F5CA3" w:rsidRDefault="005F5CA3" w:rsidP="005F5CA3">
      <w:r>
        <w:tab/>
      </w:r>
      <w:r>
        <w:tab/>
        <w:t>./Vlib</w:t>
      </w:r>
      <w:r>
        <w:tab/>
      </w:r>
      <w:r>
        <w:tab/>
      </w:r>
      <w:r>
        <w:tab/>
      </w:r>
      <w:r>
        <w:tab/>
      </w:r>
      <w:r>
        <w:tab/>
        <w:t>--simulation library for Modelsim</w:t>
      </w:r>
    </w:p>
    <w:p w:rsidR="005F5CA3" w:rsidRDefault="005F5CA3" w:rsidP="005F5CA3">
      <w:r>
        <w:tab/>
        <w:t>./suite3</w:t>
      </w:r>
      <w:r>
        <w:tab/>
      </w:r>
      <w:r>
        <w:tab/>
      </w:r>
      <w:r>
        <w:tab/>
      </w:r>
      <w:r>
        <w:tab/>
      </w:r>
      <w:r>
        <w:tab/>
      </w:r>
      <w:r>
        <w:tab/>
        <w:t>--suite 3 folder</w:t>
      </w:r>
    </w:p>
    <w:p w:rsidR="00CD40FB" w:rsidRDefault="00CD40FB" w:rsidP="005F5CA3">
      <w:r>
        <w:tab/>
        <w:t>Launct.bat</w:t>
      </w:r>
      <w:r>
        <w:tab/>
      </w:r>
      <w:r>
        <w:tab/>
      </w:r>
      <w:r>
        <w:tab/>
      </w:r>
      <w:r>
        <w:tab/>
      </w:r>
      <w:r>
        <w:tab/>
        <w:t>--launch file we need to write</w:t>
      </w:r>
    </w:p>
    <w:p w:rsidR="005F5CA3" w:rsidRDefault="00313001" w:rsidP="005F5CA3">
      <w:r>
        <w:t>################################</w:t>
      </w:r>
      <w:r w:rsidR="005F5CA3">
        <w:t xml:space="preserve"> End</w:t>
      </w:r>
      <w:r>
        <w:t>################################</w:t>
      </w:r>
    </w:p>
    <w:p w:rsidR="00F62E2E" w:rsidRDefault="00A66169" w:rsidP="005F5CA3">
      <w:r>
        <w:t>The test requirement</w:t>
      </w:r>
      <w:r w:rsidR="003077E8">
        <w:t xml:space="preserve"> for case1</w:t>
      </w:r>
      <w:r>
        <w:t xml:space="preserve"> will like the following:</w:t>
      </w:r>
    </w:p>
    <w:p w:rsidR="00A66169" w:rsidRDefault="00A66169" w:rsidP="00AD5519">
      <w:pPr>
        <w:pStyle w:val="ListParagraph"/>
        <w:numPr>
          <w:ilvl w:val="0"/>
          <w:numId w:val="23"/>
        </w:numPr>
      </w:pPr>
      <w:r>
        <w:t>My diamond install path is “c:/lscc/diamond/3.2_x64” (same as default)</w:t>
      </w:r>
    </w:p>
    <w:p w:rsidR="00A66169" w:rsidRDefault="00A66169" w:rsidP="00AD5519">
      <w:pPr>
        <w:pStyle w:val="ListParagraph"/>
        <w:numPr>
          <w:ilvl w:val="0"/>
          <w:numId w:val="23"/>
        </w:numPr>
      </w:pPr>
      <w:r>
        <w:t>My diamond version is 64bit(same as default)</w:t>
      </w:r>
    </w:p>
    <w:p w:rsidR="00E225FA" w:rsidRDefault="00E225FA" w:rsidP="00AD5519">
      <w:pPr>
        <w:pStyle w:val="ListParagraph"/>
        <w:numPr>
          <w:ilvl w:val="0"/>
          <w:numId w:val="23"/>
        </w:numPr>
      </w:pPr>
      <w:r>
        <w:t>Place our result in default folder(_scratch folder)</w:t>
      </w:r>
    </w:p>
    <w:p w:rsidR="00A66169" w:rsidRDefault="00A66169" w:rsidP="00AD5519">
      <w:pPr>
        <w:pStyle w:val="ListParagraph"/>
        <w:numPr>
          <w:ilvl w:val="0"/>
          <w:numId w:val="23"/>
        </w:numPr>
      </w:pPr>
      <w:r>
        <w:t>I want to run PAR and trace for this design</w:t>
      </w:r>
      <w:del w:id="823" w:author="Jason Wang" w:date="2014-07-01T10:20:00Z">
        <w:r w:rsidDel="004E48C5">
          <w:delText>(default option for implementation group)</w:delText>
        </w:r>
      </w:del>
    </w:p>
    <w:p w:rsidR="00A66169" w:rsidRDefault="00A66169" w:rsidP="00AD5519">
      <w:pPr>
        <w:pStyle w:val="ListParagraph"/>
        <w:numPr>
          <w:ilvl w:val="0"/>
          <w:numId w:val="23"/>
        </w:numPr>
      </w:pPr>
      <w:r>
        <w:t>I want to run post MAP Verilog simulation with ModelSIM</w:t>
      </w:r>
    </w:p>
    <w:p w:rsidR="00A66169" w:rsidRDefault="00A66169" w:rsidP="005F5CA3">
      <w:r>
        <w:t>Requirements to options:</w:t>
      </w:r>
    </w:p>
    <w:p w:rsidR="00F62E2E" w:rsidRDefault="00F62E2E" w:rsidP="00AD5519">
      <w:pPr>
        <w:pStyle w:val="ListParagraph"/>
        <w:numPr>
          <w:ilvl w:val="0"/>
          <w:numId w:val="21"/>
        </w:numPr>
      </w:pPr>
      <w:r>
        <w:t>Python</w:t>
      </w:r>
    </w:p>
    <w:p w:rsidR="00F62E2E" w:rsidRDefault="00F62E2E" w:rsidP="00AD5519">
      <w:pPr>
        <w:pStyle w:val="ListParagraph"/>
        <w:numPr>
          <w:ilvl w:val="0"/>
          <w:numId w:val="21"/>
        </w:numPr>
      </w:pPr>
      <w:r>
        <w:t>BQS_script/bin/run_lattice.py</w:t>
      </w:r>
    </w:p>
    <w:p w:rsidR="00F62E2E" w:rsidRDefault="00F62E2E" w:rsidP="00AD5519">
      <w:pPr>
        <w:pStyle w:val="ListParagraph"/>
        <w:numPr>
          <w:ilvl w:val="0"/>
          <w:numId w:val="21"/>
        </w:numPr>
      </w:pPr>
      <w:r>
        <w:t>&lt; Public options &gt;:</w:t>
      </w:r>
    </w:p>
    <w:p w:rsidR="00F62E2E" w:rsidRDefault="00F62E2E" w:rsidP="00F62E2E">
      <w:pPr>
        <w:ind w:left="360" w:firstLine="420"/>
      </w:pPr>
      <w:r>
        <w:t>–top-dir=</w:t>
      </w:r>
      <w:r w:rsidR="003077E8">
        <w:t>c:/test/test_item/suite2</w:t>
      </w:r>
      <w:r>
        <w:tab/>
      </w:r>
      <w:r>
        <w:tab/>
      </w:r>
    </w:p>
    <w:p w:rsidR="00F62E2E" w:rsidRDefault="003077E8" w:rsidP="00F62E2E">
      <w:pPr>
        <w:ind w:left="360" w:firstLine="420"/>
      </w:pPr>
      <w:r>
        <w:lastRenderedPageBreak/>
        <w:t>–job-dir=</w:t>
      </w:r>
      <w:r w:rsidRPr="003077E8">
        <w:t xml:space="preserve"> </w:t>
      </w:r>
      <w:r>
        <w:t>c:/test/test_item/suite2</w:t>
      </w:r>
      <w:r w:rsidR="00F62E2E">
        <w:tab/>
      </w:r>
      <w:r w:rsidR="00F62E2E">
        <w:tab/>
        <w:t>--same with –top-dir setting, omit it.</w:t>
      </w:r>
    </w:p>
    <w:p w:rsidR="00A60401" w:rsidRDefault="00F62E2E" w:rsidP="00A60401">
      <w:pPr>
        <w:ind w:left="360" w:firstLine="420"/>
      </w:pPr>
      <w:r>
        <w:t>–design=</w:t>
      </w:r>
      <w:r w:rsidR="003077E8">
        <w:t>case1</w:t>
      </w:r>
    </w:p>
    <w:p w:rsidR="00F62E2E" w:rsidRDefault="00F62E2E" w:rsidP="00AD5519">
      <w:pPr>
        <w:pStyle w:val="ListParagraph"/>
        <w:numPr>
          <w:ilvl w:val="0"/>
          <w:numId w:val="21"/>
        </w:numPr>
      </w:pPr>
      <w:r>
        <w:t>&lt; Diamond options &gt;:</w:t>
      </w:r>
    </w:p>
    <w:p w:rsidR="00F62E2E" w:rsidRDefault="00F62E2E" w:rsidP="00F62E2E">
      <w:pPr>
        <w:ind w:left="360" w:firstLine="420"/>
      </w:pPr>
      <w:r>
        <w:t>!&lt;-X, --x86&gt;</w:t>
      </w:r>
      <w:r>
        <w:tab/>
      </w:r>
      <w:r>
        <w:tab/>
      </w:r>
      <w:r>
        <w:tab/>
      </w:r>
      <w:r>
        <w:tab/>
      </w:r>
      <w:r>
        <w:tab/>
      </w:r>
      <w:r w:rsidR="00914C6D">
        <w:tab/>
      </w:r>
      <w:r w:rsidR="00914C6D">
        <w:tab/>
      </w:r>
      <w:r>
        <w:t>--we are using 64bit Diamond, omit it.</w:t>
      </w:r>
    </w:p>
    <w:p w:rsidR="00F62E2E" w:rsidRDefault="00F62E2E" w:rsidP="00F62E2E">
      <w:pPr>
        <w:ind w:left="360" w:firstLine="420"/>
      </w:pPr>
      <w:r>
        <w:t xml:space="preserve">--diamond-path=&lt;Install path&gt; </w:t>
      </w:r>
      <w:r>
        <w:tab/>
      </w:r>
      <w:r w:rsidR="00DC6872">
        <w:tab/>
      </w:r>
      <w:r>
        <w:t>--</w:t>
      </w:r>
      <w:r w:rsidR="00DC6872">
        <w:t xml:space="preserve"> we have set this value (</w:t>
      </w:r>
      <w:hyperlink w:anchor="_3.2_Script_initialization" w:history="1">
        <w:r w:rsidR="00F74B44" w:rsidRPr="00F74B44">
          <w:rPr>
            <w:rStyle w:val="Hyperlink"/>
          </w:rPr>
          <w:t>chapter</w:t>
        </w:r>
        <w:r w:rsidR="00DC6872" w:rsidRPr="00914C6D">
          <w:rPr>
            <w:rStyle w:val="Hyperlink"/>
          </w:rPr>
          <w:t xml:space="preserve"> 3.2</w:t>
        </w:r>
      </w:hyperlink>
      <w:r w:rsidR="00DC6872">
        <w:t>)</w:t>
      </w:r>
      <w:r>
        <w:t>, omit it.</w:t>
      </w:r>
    </w:p>
    <w:p w:rsidR="00F62E2E" w:rsidRDefault="00F62E2E" w:rsidP="00AD5519">
      <w:pPr>
        <w:pStyle w:val="ListParagraph"/>
        <w:numPr>
          <w:ilvl w:val="0"/>
          <w:numId w:val="21"/>
        </w:numPr>
      </w:pPr>
      <w:r>
        <w:t>&lt; Project options &gt;:</w:t>
      </w:r>
    </w:p>
    <w:p w:rsidR="00F62E2E" w:rsidRDefault="00F62E2E" w:rsidP="00F62E2E">
      <w:pPr>
        <w:ind w:left="360" w:firstLine="420"/>
      </w:pPr>
      <w:r>
        <w:t>Use default values</w:t>
      </w:r>
      <w:r>
        <w:tab/>
      </w:r>
      <w:r>
        <w:tab/>
      </w:r>
      <w:r>
        <w:tab/>
      </w:r>
      <w:r>
        <w:tab/>
      </w:r>
      <w:r w:rsidR="00DC6872">
        <w:tab/>
        <w:t>-</w:t>
      </w:r>
      <w:r>
        <w:t>-omit these options</w:t>
      </w:r>
    </w:p>
    <w:p w:rsidR="00F62E2E" w:rsidRDefault="00F62E2E" w:rsidP="00AD5519">
      <w:pPr>
        <w:pStyle w:val="ListParagraph"/>
        <w:numPr>
          <w:ilvl w:val="0"/>
          <w:numId w:val="21"/>
        </w:numPr>
      </w:pPr>
      <w:r>
        <w:t>&lt; Implementation options &gt;:</w:t>
      </w:r>
    </w:p>
    <w:p w:rsidR="00F62E2E" w:rsidDel="00CD11B9" w:rsidRDefault="00F62E2E" w:rsidP="00F62E2E">
      <w:pPr>
        <w:ind w:left="360" w:firstLine="420"/>
        <w:rPr>
          <w:del w:id="824" w:author="Jason Wang" w:date="2014-07-01T10:20:00Z"/>
        </w:rPr>
      </w:pPr>
      <w:del w:id="825" w:author="Jason Wang" w:date="2014-07-01T10:20:00Z">
        <w:r w:rsidDel="00CD11B9">
          <w:delText>Script will run MPAR &amp; Trce by default</w:delText>
        </w:r>
        <w:r w:rsidDel="00CD11B9">
          <w:tab/>
        </w:r>
        <w:r w:rsidDel="00CD11B9">
          <w:tab/>
          <w:delText>--omit these options</w:delText>
        </w:r>
      </w:del>
      <w:ins w:id="826" w:author="Jason Wang" w:date="2014-07-01T10:21:00Z">
        <w:r w:rsidR="00CD11B9">
          <w:t>—run-par-trce</w:t>
        </w:r>
      </w:ins>
    </w:p>
    <w:p w:rsidR="00F62E2E" w:rsidRDefault="00F62E2E" w:rsidP="00AD5519">
      <w:pPr>
        <w:pStyle w:val="ListParagraph"/>
        <w:numPr>
          <w:ilvl w:val="0"/>
          <w:numId w:val="21"/>
        </w:numPr>
      </w:pPr>
      <w:r>
        <w:t>&lt; Simulation options &gt;:</w:t>
      </w:r>
      <w:r>
        <w:tab/>
      </w:r>
      <w:r>
        <w:tab/>
      </w:r>
      <w:r>
        <w:tab/>
        <w:t>--see section 4.2.3.3 for more details</w:t>
      </w:r>
    </w:p>
    <w:p w:rsidR="00F62E2E" w:rsidRDefault="00F62E2E" w:rsidP="00F62E2E">
      <w:pPr>
        <w:pStyle w:val="ListParagraph"/>
      </w:pPr>
      <w:r>
        <w:t>--</w:t>
      </w:r>
      <w:r w:rsidR="00914C6D">
        <w:t>modelsim-path=&lt;install path&gt;</w:t>
      </w:r>
      <w:r w:rsidR="00914C6D">
        <w:tab/>
        <w:t>--W</w:t>
      </w:r>
      <w:r>
        <w:t xml:space="preserve">e have set this value </w:t>
      </w:r>
      <w:r w:rsidR="00914C6D">
        <w:t>(</w:t>
      </w:r>
      <w:hyperlink w:anchor="_3.2_Script_initialization" w:history="1">
        <w:r w:rsidR="00F74B44" w:rsidRPr="00F74B44">
          <w:rPr>
            <w:rStyle w:val="Hyperlink"/>
          </w:rPr>
          <w:t>chapter</w:t>
        </w:r>
        <w:r w:rsidR="00914C6D" w:rsidRPr="00914C6D">
          <w:rPr>
            <w:rStyle w:val="Hyperlink"/>
          </w:rPr>
          <w:t xml:space="preserve"> 3.2</w:t>
        </w:r>
      </w:hyperlink>
      <w:r w:rsidR="00914C6D">
        <w:t>)</w:t>
      </w:r>
      <w:r>
        <w:t>, omit it.</w:t>
      </w:r>
    </w:p>
    <w:p w:rsidR="00F62E2E" w:rsidRDefault="00914C6D" w:rsidP="00F62E2E">
      <w:pPr>
        <w:pStyle w:val="ListParagraph"/>
      </w:pPr>
      <w:r>
        <w:t>--run-modelsim</w:t>
      </w:r>
      <w:r>
        <w:tab/>
      </w:r>
      <w:r>
        <w:tab/>
      </w:r>
      <w:r>
        <w:tab/>
      </w:r>
      <w:r>
        <w:tab/>
        <w:t>--we need to use ModelSIM run simulation.</w:t>
      </w:r>
    </w:p>
    <w:p w:rsidR="00914C6D" w:rsidRDefault="00914C6D" w:rsidP="00F62E2E">
      <w:pPr>
        <w:pStyle w:val="ListParagraph"/>
      </w:pPr>
      <w:r>
        <w:t>--sim-map-vlg</w:t>
      </w:r>
      <w:r>
        <w:tab/>
      </w:r>
      <w:r>
        <w:tab/>
      </w:r>
      <w:r>
        <w:tab/>
      </w:r>
      <w:r>
        <w:tab/>
      </w:r>
      <w:r>
        <w:tab/>
        <w:t>--we need run post MAP Verilog simulation.</w:t>
      </w:r>
    </w:p>
    <w:p w:rsidR="00F62E2E" w:rsidRDefault="00F62E2E" w:rsidP="00F62E2E">
      <w:pPr>
        <w:ind w:firstLine="420"/>
      </w:pPr>
      <w:r>
        <w:t>Note: “!&lt;xx&gt;” means this option not present.</w:t>
      </w:r>
    </w:p>
    <w:p w:rsidR="00F62E2E" w:rsidRDefault="00F62E2E" w:rsidP="00F62E2E">
      <w:r>
        <w:t>So the finally command line for “case1” will be:</w:t>
      </w:r>
    </w:p>
    <w:p w:rsidR="00BA6D76" w:rsidRDefault="00F62E2E" w:rsidP="000A610E">
      <w:r>
        <w:t>“””</w:t>
      </w:r>
      <w:r w:rsidRPr="00C019E3">
        <w:rPr>
          <w:b/>
          <w:i/>
        </w:rPr>
        <w:t xml:space="preserve">python </w:t>
      </w:r>
      <w:r w:rsidR="00DC6872">
        <w:rPr>
          <w:b/>
          <w:i/>
        </w:rPr>
        <w:t xml:space="preserve">  </w:t>
      </w:r>
      <w:r w:rsidR="00AD6B4A">
        <w:rPr>
          <w:b/>
          <w:i/>
        </w:rPr>
        <w:t xml:space="preserve">BQS_script/bin/run_lattice.py    </w:t>
      </w:r>
      <w:r w:rsidRPr="00C019E3">
        <w:rPr>
          <w:b/>
          <w:i/>
        </w:rPr>
        <w:t>–top-dir=</w:t>
      </w:r>
      <w:r w:rsidR="00AD6B4A">
        <w:rPr>
          <w:b/>
          <w:i/>
        </w:rPr>
        <w:t xml:space="preserve">c:/test/test_item/suite2 </w:t>
      </w:r>
      <w:r w:rsidR="00DC6872">
        <w:rPr>
          <w:b/>
          <w:i/>
        </w:rPr>
        <w:t>–design=case1</w:t>
      </w:r>
      <w:r w:rsidR="00AD6B4A">
        <w:rPr>
          <w:b/>
          <w:i/>
        </w:rPr>
        <w:t xml:space="preserve">        </w:t>
      </w:r>
      <w:ins w:id="827" w:author="Jason Wang" w:date="2014-07-01T10:21:00Z">
        <w:r w:rsidR="00CD11B9">
          <w:rPr>
            <w:b/>
            <w:i/>
          </w:rPr>
          <w:t xml:space="preserve">--run-par-trce </w:t>
        </w:r>
      </w:ins>
      <w:r w:rsidR="00AD6B4A">
        <w:rPr>
          <w:b/>
          <w:i/>
        </w:rPr>
        <w:t>--run-modelsim –sim-map-vlg</w:t>
      </w:r>
      <w:r>
        <w:t>”””</w:t>
      </w:r>
    </w:p>
    <w:p w:rsidR="00982450" w:rsidRDefault="00982450" w:rsidP="00982450">
      <w:pPr>
        <w:pStyle w:val="Heading2"/>
      </w:pPr>
      <w:bookmarkStart w:id="828" w:name="_3.8_Launch_test"/>
      <w:bookmarkStart w:id="829" w:name="_Toc395885254"/>
      <w:bookmarkEnd w:id="828"/>
      <w:r>
        <w:t>3.8 Launch test suite</w:t>
      </w:r>
      <w:bookmarkEnd w:id="829"/>
    </w:p>
    <w:p w:rsidR="00982450" w:rsidRPr="000464DA" w:rsidRDefault="00982450" w:rsidP="00982450">
      <w:r>
        <w:t>After we construct our test suite file, launch test suite will be an easy job, just double click the launch file on Windows or use command line (typically, “source &lt;launch file name&gt;”) on Linux.</w:t>
      </w:r>
    </w:p>
    <w:p w:rsidR="00982450" w:rsidRDefault="00EA0B33" w:rsidP="00EA0B33">
      <w:pPr>
        <w:pStyle w:val="Heading2"/>
      </w:pPr>
      <w:bookmarkStart w:id="830" w:name="_3.9_Result_check"/>
      <w:bookmarkStart w:id="831" w:name="_Toc395885255"/>
      <w:bookmarkEnd w:id="830"/>
      <w:r>
        <w:t>3.9 Result check</w:t>
      </w:r>
      <w:bookmarkEnd w:id="831"/>
    </w:p>
    <w:p w:rsidR="00EA0B33" w:rsidRDefault="00EA0B33" w:rsidP="00EA0B33">
      <w:r>
        <w:t>This section is for general detail result check and debug.</w:t>
      </w:r>
    </w:p>
    <w:p w:rsidR="00E011FA" w:rsidRDefault="00E011FA" w:rsidP="00E011FA">
      <w:pPr>
        <w:pStyle w:val="Heading3"/>
      </w:pPr>
      <w:bookmarkStart w:id="832" w:name="_3.9.1_Where_is"/>
      <w:bookmarkStart w:id="833" w:name="_Toc395885256"/>
      <w:bookmarkEnd w:id="832"/>
      <w:r>
        <w:t>3.9.1 Where is the implementation result</w:t>
      </w:r>
      <w:bookmarkEnd w:id="833"/>
    </w:p>
    <w:p w:rsidR="008F7AB1" w:rsidRDefault="008F7AB1" w:rsidP="008F7AB1">
      <w:r>
        <w:t>Implementation result location will depends on your command line options, the key options are list here:</w:t>
      </w:r>
    </w:p>
    <w:p w:rsidR="008F7AB1" w:rsidRDefault="008F7AB1" w:rsidP="00AD5519">
      <w:pPr>
        <w:pStyle w:val="ListParagraph"/>
        <w:numPr>
          <w:ilvl w:val="0"/>
          <w:numId w:val="24"/>
        </w:numPr>
      </w:pPr>
      <w:r>
        <w:t>–top-dir</w:t>
      </w:r>
      <w:r>
        <w:tab/>
      </w:r>
      <w:r>
        <w:tab/>
      </w:r>
      <w:r>
        <w:tab/>
      </w:r>
      <w:r>
        <w:tab/>
      </w:r>
      <w:r>
        <w:tab/>
      </w:r>
      <w:r>
        <w:tab/>
      </w:r>
      <w:r>
        <w:tab/>
      </w:r>
    </w:p>
    <w:p w:rsidR="008F7AB1" w:rsidRDefault="008F7AB1" w:rsidP="00AD5519">
      <w:pPr>
        <w:pStyle w:val="ListParagraph"/>
        <w:numPr>
          <w:ilvl w:val="0"/>
          <w:numId w:val="24"/>
        </w:numPr>
      </w:pPr>
      <w:r>
        <w:t>–job-dir</w:t>
      </w:r>
      <w:r>
        <w:tab/>
      </w:r>
      <w:r>
        <w:tab/>
      </w:r>
      <w:r>
        <w:tab/>
      </w:r>
      <w:r>
        <w:tab/>
      </w:r>
      <w:r>
        <w:tab/>
      </w:r>
      <w:r>
        <w:tab/>
        <w:t>--default value is same as –top-dir option</w:t>
      </w:r>
    </w:p>
    <w:p w:rsidR="008F7AB1" w:rsidRDefault="008F7AB1" w:rsidP="00AD5519">
      <w:pPr>
        <w:pStyle w:val="ListParagraph"/>
        <w:numPr>
          <w:ilvl w:val="0"/>
          <w:numId w:val="24"/>
        </w:numPr>
      </w:pPr>
      <w:r>
        <w:t>--design</w:t>
      </w:r>
    </w:p>
    <w:p w:rsidR="008F7AB1" w:rsidRDefault="008F7AB1" w:rsidP="00AD5519">
      <w:pPr>
        <w:pStyle w:val="ListParagraph"/>
        <w:numPr>
          <w:ilvl w:val="0"/>
          <w:numId w:val="24"/>
        </w:numPr>
      </w:pPr>
      <w:r>
        <w:t>–tag</w:t>
      </w:r>
      <w:r>
        <w:tab/>
      </w:r>
      <w:r>
        <w:tab/>
      </w:r>
      <w:r>
        <w:tab/>
      </w:r>
      <w:r>
        <w:tab/>
      </w:r>
      <w:r>
        <w:tab/>
      </w:r>
      <w:r>
        <w:tab/>
      </w:r>
      <w:r>
        <w:tab/>
        <w:t>--default value is “_scratch”</w:t>
      </w:r>
    </w:p>
    <w:p w:rsidR="00E011FA" w:rsidRDefault="00B62F7E" w:rsidP="00EA0B33">
      <w:r>
        <w:t>The result path will be $job-dir/$design/$tag.</w:t>
      </w:r>
    </w:p>
    <w:p w:rsidR="004456A2" w:rsidRDefault="004456A2" w:rsidP="004456A2">
      <w:pPr>
        <w:pStyle w:val="Heading3"/>
      </w:pPr>
      <w:bookmarkStart w:id="834" w:name="_3.9.2_Some_debug"/>
      <w:bookmarkStart w:id="835" w:name="_Toc395885257"/>
      <w:bookmarkEnd w:id="834"/>
      <w:r>
        <w:t>3.9.2 Some debug files</w:t>
      </w:r>
      <w:bookmarkEnd w:id="835"/>
    </w:p>
    <w:p w:rsidR="00BC789D" w:rsidRDefault="00FD753F" w:rsidP="00BC789D">
      <w:r>
        <w:t>There are some files you may be interesting</w:t>
      </w:r>
      <w:r w:rsidR="00BC789D">
        <w:t>:</w:t>
      </w:r>
    </w:p>
    <w:p w:rsidR="00FD753F" w:rsidRDefault="00BC789D" w:rsidP="00BC789D">
      <w:pPr>
        <w:pStyle w:val="table"/>
      </w:pPr>
      <w:r>
        <w:t>General debug files</w:t>
      </w:r>
    </w:p>
    <w:tbl>
      <w:tblPr>
        <w:tblStyle w:val="TableGrid"/>
        <w:tblW w:w="0" w:type="auto"/>
        <w:tblLook w:val="04A0" w:firstRow="1" w:lastRow="0" w:firstColumn="1" w:lastColumn="0" w:noHBand="0" w:noVBand="1"/>
      </w:tblPr>
      <w:tblGrid>
        <w:gridCol w:w="560"/>
        <w:gridCol w:w="2652"/>
        <w:gridCol w:w="1134"/>
        <w:gridCol w:w="5153"/>
      </w:tblGrid>
      <w:tr w:rsidR="00FD753F" w:rsidTr="00BC789D">
        <w:tc>
          <w:tcPr>
            <w:tcW w:w="560" w:type="dxa"/>
          </w:tcPr>
          <w:p w:rsidR="00FD753F" w:rsidRDefault="00FD753F" w:rsidP="00FD753F">
            <w:r>
              <w:t>NO.</w:t>
            </w:r>
          </w:p>
        </w:tc>
        <w:tc>
          <w:tcPr>
            <w:tcW w:w="1675" w:type="dxa"/>
          </w:tcPr>
          <w:p w:rsidR="00FD753F" w:rsidRDefault="00FD753F" w:rsidP="00FD753F">
            <w:r>
              <w:t>File name</w:t>
            </w:r>
          </w:p>
        </w:tc>
        <w:tc>
          <w:tcPr>
            <w:tcW w:w="1134" w:type="dxa"/>
          </w:tcPr>
          <w:p w:rsidR="00FD753F" w:rsidRDefault="00FD753F" w:rsidP="00FD753F">
            <w:r>
              <w:t>Location</w:t>
            </w:r>
          </w:p>
        </w:tc>
        <w:tc>
          <w:tcPr>
            <w:tcW w:w="5153" w:type="dxa"/>
          </w:tcPr>
          <w:p w:rsidR="00FD753F" w:rsidRDefault="00FD753F" w:rsidP="00FD753F">
            <w:r>
              <w:t>Function</w:t>
            </w:r>
          </w:p>
        </w:tc>
      </w:tr>
      <w:tr w:rsidR="00FD753F" w:rsidTr="00BC789D">
        <w:tc>
          <w:tcPr>
            <w:tcW w:w="560" w:type="dxa"/>
          </w:tcPr>
          <w:p w:rsidR="00FD753F" w:rsidRDefault="00BC789D" w:rsidP="00FD753F">
            <w:r>
              <w:t>1</w:t>
            </w:r>
          </w:p>
        </w:tc>
        <w:tc>
          <w:tcPr>
            <w:tcW w:w="1675" w:type="dxa"/>
          </w:tcPr>
          <w:p w:rsidR="00FD753F" w:rsidRDefault="00BC789D" w:rsidP="00FD753F">
            <w:r w:rsidRPr="00BC789D">
              <w:t>local_debug.ini</w:t>
            </w:r>
          </w:p>
        </w:tc>
        <w:tc>
          <w:tcPr>
            <w:tcW w:w="1134" w:type="dxa"/>
          </w:tcPr>
          <w:p w:rsidR="00FD753F" w:rsidRDefault="00BC789D" w:rsidP="00FD753F">
            <w:r>
              <w:t>&lt;tag&gt;</w:t>
            </w:r>
          </w:p>
        </w:tc>
        <w:tc>
          <w:tcPr>
            <w:tcW w:w="5153" w:type="dxa"/>
          </w:tcPr>
          <w:p w:rsidR="00FD753F" w:rsidRDefault="00BC789D" w:rsidP="00FD753F">
            <w:r>
              <w:t>All info script collect</w:t>
            </w:r>
            <w:ins w:id="836" w:author="Jason Wang" w:date="2014-08-15T16:30:00Z">
              <w:r w:rsidR="00C95D48">
                <w:t>ed</w:t>
              </w:r>
            </w:ins>
            <w:r>
              <w:t xml:space="preserve"> for this case</w:t>
            </w:r>
          </w:p>
        </w:tc>
      </w:tr>
      <w:tr w:rsidR="00FD753F" w:rsidTr="00BC789D">
        <w:tc>
          <w:tcPr>
            <w:tcW w:w="560" w:type="dxa"/>
          </w:tcPr>
          <w:p w:rsidR="00FD753F" w:rsidRDefault="00BC789D" w:rsidP="00FD753F">
            <w:r>
              <w:t>2</w:t>
            </w:r>
          </w:p>
        </w:tc>
        <w:tc>
          <w:tcPr>
            <w:tcW w:w="1675" w:type="dxa"/>
          </w:tcPr>
          <w:p w:rsidR="00FD753F" w:rsidRDefault="00BC789D" w:rsidP="00BC789D">
            <w:del w:id="837" w:author="Jason Wang" w:date="2014-08-15T16:31:00Z">
              <w:r w:rsidDel="00C95D48">
                <w:delText>Run_&lt;case &gt;.log</w:delText>
              </w:r>
            </w:del>
            <w:ins w:id="838" w:author="Jason Wang" w:date="2014-08-15T16:31:00Z">
              <w:r w:rsidR="00C95D48">
                <w:t xml:space="preserve"> </w:t>
              </w:r>
              <w:r w:rsidR="00C95D48" w:rsidRPr="00C95D48">
                <w:t>runtime_console.log</w:t>
              </w:r>
            </w:ins>
          </w:p>
        </w:tc>
        <w:tc>
          <w:tcPr>
            <w:tcW w:w="1134" w:type="dxa"/>
          </w:tcPr>
          <w:p w:rsidR="00FD753F" w:rsidRDefault="00BC789D" w:rsidP="00FD753F">
            <w:r>
              <w:t>&lt;tag&gt;</w:t>
            </w:r>
          </w:p>
        </w:tc>
        <w:tc>
          <w:tcPr>
            <w:tcW w:w="5153" w:type="dxa"/>
          </w:tcPr>
          <w:p w:rsidR="00FD753F" w:rsidRDefault="00BC789D" w:rsidP="00FD753F">
            <w:r>
              <w:t>Console output info for this case</w:t>
            </w:r>
          </w:p>
        </w:tc>
      </w:tr>
      <w:tr w:rsidR="00FD753F" w:rsidTr="00BC789D">
        <w:tc>
          <w:tcPr>
            <w:tcW w:w="560" w:type="dxa"/>
          </w:tcPr>
          <w:p w:rsidR="00FD753F" w:rsidRDefault="00BC789D" w:rsidP="00FD753F">
            <w:r>
              <w:t>3</w:t>
            </w:r>
          </w:p>
        </w:tc>
        <w:tc>
          <w:tcPr>
            <w:tcW w:w="1675" w:type="dxa"/>
          </w:tcPr>
          <w:p w:rsidR="00FD753F" w:rsidRDefault="00BC789D" w:rsidP="00FD753F">
            <w:del w:id="839" w:author="Jason Wang" w:date="2014-08-15T16:32:00Z">
              <w:r w:rsidRPr="00BC789D" w:rsidDel="00C95D48">
                <w:delText>set_strategy_and_run.tcl</w:delText>
              </w:r>
            </w:del>
            <w:ins w:id="840" w:author="Jason Wang" w:date="2014-08-15T16:32:00Z">
              <w:r w:rsidR="00C95D48">
                <w:t xml:space="preserve"> </w:t>
              </w:r>
              <w:r w:rsidR="00C95D48" w:rsidRPr="00C95D48">
                <w:t>synthesis_flow.tcl</w:t>
              </w:r>
            </w:ins>
          </w:p>
        </w:tc>
        <w:tc>
          <w:tcPr>
            <w:tcW w:w="1134" w:type="dxa"/>
          </w:tcPr>
          <w:p w:rsidR="00FD753F" w:rsidRDefault="00BC789D" w:rsidP="00FD753F">
            <w:r>
              <w:t>&lt;tag&gt;</w:t>
            </w:r>
          </w:p>
        </w:tc>
        <w:tc>
          <w:tcPr>
            <w:tcW w:w="5153" w:type="dxa"/>
          </w:tcPr>
          <w:p w:rsidR="00FD753F" w:rsidRDefault="00BC789D" w:rsidP="00FD753F">
            <w:r>
              <w:t xml:space="preserve">Project setting </w:t>
            </w:r>
            <w:ins w:id="841" w:author="Jason Wang" w:date="2014-08-15T16:33:00Z">
              <w:r w:rsidR="00C95D48">
                <w:t>and synthesis flow</w:t>
              </w:r>
            </w:ins>
            <w:r>
              <w:t>TCL file generate by script</w:t>
            </w:r>
          </w:p>
        </w:tc>
      </w:tr>
      <w:tr w:rsidR="00FD753F" w:rsidTr="00BC789D">
        <w:tc>
          <w:tcPr>
            <w:tcW w:w="560" w:type="dxa"/>
          </w:tcPr>
          <w:p w:rsidR="00FD753F" w:rsidRDefault="00BC789D" w:rsidP="00FD753F">
            <w:r>
              <w:t>4</w:t>
            </w:r>
          </w:p>
        </w:tc>
        <w:tc>
          <w:tcPr>
            <w:tcW w:w="1675" w:type="dxa"/>
          </w:tcPr>
          <w:p w:rsidR="00FD753F" w:rsidRDefault="00BC789D" w:rsidP="00FD753F">
            <w:del w:id="842" w:author="Jason Wang" w:date="2014-08-15T16:33:00Z">
              <w:r w:rsidRPr="00BC789D" w:rsidDel="00C95D48">
                <w:delText>set_strategy_and_run.time</w:delText>
              </w:r>
            </w:del>
            <w:ins w:id="843" w:author="Jason Wang" w:date="2014-08-15T16:34:00Z">
              <w:r w:rsidR="00C95D48">
                <w:t xml:space="preserve"> </w:t>
              </w:r>
              <w:r w:rsidR="00C95D48" w:rsidRPr="00C95D48">
                <w:t>synthesis_flow.time</w:t>
              </w:r>
            </w:ins>
          </w:p>
        </w:tc>
        <w:tc>
          <w:tcPr>
            <w:tcW w:w="1134" w:type="dxa"/>
          </w:tcPr>
          <w:p w:rsidR="00FD753F" w:rsidRDefault="00BC789D" w:rsidP="00FD753F">
            <w:r>
              <w:t>&lt;tag&gt;</w:t>
            </w:r>
          </w:p>
        </w:tc>
        <w:tc>
          <w:tcPr>
            <w:tcW w:w="5153" w:type="dxa"/>
          </w:tcPr>
          <w:p w:rsidR="00FD753F" w:rsidRDefault="00BC789D" w:rsidP="00BC789D">
            <w:r>
              <w:t>Command line for launch TCL file</w:t>
            </w:r>
          </w:p>
        </w:tc>
      </w:tr>
      <w:tr w:rsidR="00FD753F" w:rsidTr="00BC789D">
        <w:tc>
          <w:tcPr>
            <w:tcW w:w="560" w:type="dxa"/>
          </w:tcPr>
          <w:p w:rsidR="00FD753F" w:rsidRDefault="00BC789D" w:rsidP="00FD753F">
            <w:r>
              <w:t>5</w:t>
            </w:r>
          </w:p>
        </w:tc>
        <w:tc>
          <w:tcPr>
            <w:tcW w:w="1675" w:type="dxa"/>
          </w:tcPr>
          <w:p w:rsidR="00FD753F" w:rsidRDefault="00BC789D" w:rsidP="00FD753F">
            <w:pPr>
              <w:rPr>
                <w:ins w:id="844" w:author="Jason Wang" w:date="2014-08-15T16:34:00Z"/>
              </w:rPr>
            </w:pPr>
            <w:del w:id="845" w:author="Jason Wang" w:date="2014-08-15T16:34:00Z">
              <w:r w:rsidRPr="00BC789D" w:rsidDel="00C95D48">
                <w:delText>set_strategy_and_run.log</w:delText>
              </w:r>
            </w:del>
          </w:p>
          <w:p w:rsidR="00C95D48" w:rsidRDefault="00C95D48" w:rsidP="00FD753F">
            <w:ins w:id="846" w:author="Jason Wang" w:date="2014-08-15T16:34:00Z">
              <w:r w:rsidRPr="00C95D48">
                <w:t>synthesis_flow.log</w:t>
              </w:r>
            </w:ins>
          </w:p>
        </w:tc>
        <w:tc>
          <w:tcPr>
            <w:tcW w:w="1134" w:type="dxa"/>
          </w:tcPr>
          <w:p w:rsidR="00FD753F" w:rsidRDefault="00BC789D" w:rsidP="00FD753F">
            <w:r>
              <w:t>&lt;tag&gt;</w:t>
            </w:r>
          </w:p>
        </w:tc>
        <w:tc>
          <w:tcPr>
            <w:tcW w:w="5153" w:type="dxa"/>
          </w:tcPr>
          <w:p w:rsidR="00FD753F" w:rsidRDefault="00BC789D" w:rsidP="00C95D48">
            <w:r>
              <w:t xml:space="preserve">Log info for </w:t>
            </w:r>
            <w:del w:id="847" w:author="Jason Wang" w:date="2014-08-15T16:34:00Z">
              <w:r w:rsidDel="00C95D48">
                <w:delText>launch TCL file</w:delText>
              </w:r>
            </w:del>
            <w:ins w:id="848" w:author="Jason Wang" w:date="2014-08-15T16:34:00Z">
              <w:r w:rsidR="00C95D48">
                <w:t>synthesis flow run</w:t>
              </w:r>
            </w:ins>
          </w:p>
        </w:tc>
      </w:tr>
      <w:tr w:rsidR="00FD753F" w:rsidTr="00BC789D">
        <w:tc>
          <w:tcPr>
            <w:tcW w:w="560" w:type="dxa"/>
          </w:tcPr>
          <w:p w:rsidR="00FD753F" w:rsidRDefault="00BC789D" w:rsidP="00FD753F">
            <w:r>
              <w:t>6</w:t>
            </w:r>
          </w:p>
        </w:tc>
        <w:tc>
          <w:tcPr>
            <w:tcW w:w="1675" w:type="dxa"/>
          </w:tcPr>
          <w:p w:rsidR="00FD753F" w:rsidRDefault="00BC789D" w:rsidP="00FD753F">
            <w:del w:id="849" w:author="Jason Wang" w:date="2014-08-15T16:35:00Z">
              <w:r w:rsidRPr="00BC789D" w:rsidDel="00C95D48">
                <w:delText>run_firstly.tcl</w:delText>
              </w:r>
            </w:del>
            <w:ins w:id="850" w:author="Jason Wang" w:date="2014-08-15T16:35:00Z">
              <w:r w:rsidR="00C95D48">
                <w:t xml:space="preserve"> </w:t>
              </w:r>
              <w:r w:rsidR="00C95D48" w:rsidRPr="00C95D48">
                <w:t>foundry_flow.tcl</w:t>
              </w:r>
            </w:ins>
          </w:p>
        </w:tc>
        <w:tc>
          <w:tcPr>
            <w:tcW w:w="1134" w:type="dxa"/>
          </w:tcPr>
          <w:p w:rsidR="00FD753F" w:rsidRDefault="00BC789D" w:rsidP="00FD753F">
            <w:r>
              <w:t>&lt;tag&gt;</w:t>
            </w:r>
          </w:p>
        </w:tc>
        <w:tc>
          <w:tcPr>
            <w:tcW w:w="5153" w:type="dxa"/>
          </w:tcPr>
          <w:p w:rsidR="00FD753F" w:rsidRDefault="00AA3411" w:rsidP="00FD753F">
            <w:r>
              <w:t>Project implementation TCL file</w:t>
            </w:r>
          </w:p>
        </w:tc>
      </w:tr>
      <w:tr w:rsidR="00BC789D" w:rsidTr="00BC789D">
        <w:tc>
          <w:tcPr>
            <w:tcW w:w="560" w:type="dxa"/>
          </w:tcPr>
          <w:p w:rsidR="00BC789D" w:rsidRDefault="00BC789D" w:rsidP="00FD753F">
            <w:r>
              <w:t>7</w:t>
            </w:r>
          </w:p>
        </w:tc>
        <w:tc>
          <w:tcPr>
            <w:tcW w:w="1675" w:type="dxa"/>
          </w:tcPr>
          <w:p w:rsidR="00BC789D" w:rsidRDefault="00AA3411" w:rsidP="00FD753F">
            <w:del w:id="851" w:author="Jason Wang" w:date="2014-08-15T16:35:00Z">
              <w:r w:rsidRPr="00AA3411" w:rsidDel="00C95D48">
                <w:delText>run_firstly.time</w:delText>
              </w:r>
            </w:del>
            <w:ins w:id="852" w:author="Jason Wang" w:date="2014-08-15T16:35:00Z">
              <w:r w:rsidR="00C95D48">
                <w:t xml:space="preserve"> </w:t>
              </w:r>
              <w:r w:rsidR="00C95D48" w:rsidRPr="00C95D48">
                <w:t>foundry_flow.time</w:t>
              </w:r>
            </w:ins>
          </w:p>
        </w:tc>
        <w:tc>
          <w:tcPr>
            <w:tcW w:w="1134" w:type="dxa"/>
          </w:tcPr>
          <w:p w:rsidR="00BC789D" w:rsidRDefault="00AA3411" w:rsidP="00FD753F">
            <w:r>
              <w:t>&lt;tag&gt;</w:t>
            </w:r>
          </w:p>
        </w:tc>
        <w:tc>
          <w:tcPr>
            <w:tcW w:w="5153" w:type="dxa"/>
          </w:tcPr>
          <w:p w:rsidR="00BC789D" w:rsidRDefault="00AA3411" w:rsidP="00FD753F">
            <w:r>
              <w:t>Command line for Project implementation</w:t>
            </w:r>
          </w:p>
        </w:tc>
      </w:tr>
      <w:tr w:rsidR="00BC789D" w:rsidTr="00BC789D">
        <w:tc>
          <w:tcPr>
            <w:tcW w:w="560" w:type="dxa"/>
          </w:tcPr>
          <w:p w:rsidR="00BC789D" w:rsidRDefault="00BC789D" w:rsidP="00FD753F">
            <w:r>
              <w:t>8</w:t>
            </w:r>
          </w:p>
        </w:tc>
        <w:tc>
          <w:tcPr>
            <w:tcW w:w="1675" w:type="dxa"/>
          </w:tcPr>
          <w:p w:rsidR="00BC789D" w:rsidRDefault="00AA3411" w:rsidP="00FD753F">
            <w:del w:id="853" w:author="Jason Wang" w:date="2014-08-15T16:35:00Z">
              <w:r w:rsidRPr="00AA3411" w:rsidDel="00C95D48">
                <w:delText>run_firstly.log</w:delText>
              </w:r>
            </w:del>
            <w:ins w:id="854" w:author="Jason Wang" w:date="2014-08-15T16:35:00Z">
              <w:r w:rsidR="00C95D48">
                <w:t xml:space="preserve"> </w:t>
              </w:r>
              <w:r w:rsidR="00C95D48" w:rsidRPr="00C95D48">
                <w:t>foundry_flow.log</w:t>
              </w:r>
            </w:ins>
          </w:p>
        </w:tc>
        <w:tc>
          <w:tcPr>
            <w:tcW w:w="1134" w:type="dxa"/>
          </w:tcPr>
          <w:p w:rsidR="00BC789D" w:rsidRDefault="00AA3411" w:rsidP="00FD753F">
            <w:r>
              <w:t>&lt;tag&gt;</w:t>
            </w:r>
          </w:p>
        </w:tc>
        <w:tc>
          <w:tcPr>
            <w:tcW w:w="5153" w:type="dxa"/>
          </w:tcPr>
          <w:p w:rsidR="00BC789D" w:rsidRDefault="00AA3411" w:rsidP="00FD753F">
            <w:r>
              <w:t>Log info for Project implementation</w:t>
            </w:r>
          </w:p>
        </w:tc>
      </w:tr>
    </w:tbl>
    <w:p w:rsidR="004456A2" w:rsidRDefault="00291896" w:rsidP="00EA0B33">
      <w:r>
        <w:t>*NOTE:</w:t>
      </w:r>
    </w:p>
    <w:p w:rsidR="00291896" w:rsidRDefault="00291896" w:rsidP="00AD5519">
      <w:pPr>
        <w:pStyle w:val="ListParagraph"/>
        <w:numPr>
          <w:ilvl w:val="0"/>
          <w:numId w:val="25"/>
        </w:numPr>
      </w:pPr>
      <w:r>
        <w:lastRenderedPageBreak/>
        <w:t>&lt;case&gt;: real case name</w:t>
      </w:r>
    </w:p>
    <w:p w:rsidR="00291896" w:rsidRDefault="00291896" w:rsidP="00AD5519">
      <w:pPr>
        <w:pStyle w:val="ListParagraph"/>
        <w:numPr>
          <w:ilvl w:val="0"/>
          <w:numId w:val="25"/>
        </w:numPr>
      </w:pPr>
      <w:r>
        <w:t>&lt;tag&gt;: test case output directory ($job-dir/$design/$tag)</w:t>
      </w:r>
    </w:p>
    <w:p w:rsidR="00556388" w:rsidRDefault="00556388" w:rsidP="00556388">
      <w:pPr>
        <w:pStyle w:val="Heading2"/>
      </w:pPr>
      <w:bookmarkStart w:id="855" w:name="_Toc395885258"/>
      <w:r>
        <w:t>3.10 Report check</w:t>
      </w:r>
      <w:bookmarkEnd w:id="855"/>
    </w:p>
    <w:p w:rsidR="00556388" w:rsidRDefault="00556388" w:rsidP="00556388">
      <w:r>
        <w:t>This section is for general report checking.</w:t>
      </w:r>
    </w:p>
    <w:p w:rsidR="00556388" w:rsidRDefault="00D46961" w:rsidP="00D46961">
      <w:pPr>
        <w:pStyle w:val="Heading3"/>
      </w:pPr>
      <w:bookmarkStart w:id="856" w:name="_Toc395885259"/>
      <w:r>
        <w:t>3.10.1 Where is test report</w:t>
      </w:r>
      <w:bookmarkEnd w:id="856"/>
    </w:p>
    <w:p w:rsidR="00D46961" w:rsidRDefault="00D46961" w:rsidP="00D46961">
      <w:r>
        <w:t>The location of test report is depends on the option values of “—check-rpt”.</w:t>
      </w:r>
    </w:p>
    <w:p w:rsidR="00D46961" w:rsidRDefault="00D46961" w:rsidP="00D46961">
      <w:r>
        <w:t>By default the report name will be “check_by_flow.csv”</w:t>
      </w:r>
    </w:p>
    <w:p w:rsidR="00D46961" w:rsidRDefault="00D46961" w:rsidP="00D46961">
      <w:r>
        <w:t xml:space="preserve">The location will be </w:t>
      </w:r>
      <w:r w:rsidR="004B497B">
        <w:t>the value of “—top-dir”.</w:t>
      </w:r>
    </w:p>
    <w:p w:rsidR="004B497B" w:rsidRDefault="004B497B" w:rsidP="004B497B">
      <w:pPr>
        <w:pStyle w:val="Heading3"/>
      </w:pPr>
      <w:bookmarkStart w:id="857" w:name="_Toc395885260"/>
      <w:r>
        <w:t>3.10.2 Report result definition</w:t>
      </w:r>
      <w:bookmarkEnd w:id="857"/>
    </w:p>
    <w:p w:rsidR="0028736E" w:rsidRDefault="0028736E" w:rsidP="004B497B">
      <w:r>
        <w:t>Lattice main script will run check flow according the “xx.conf” file located in test case folder(if script don’t find this file, PAR trace result will be checked by default).</w:t>
      </w:r>
    </w:p>
    <w:p w:rsidR="0028736E" w:rsidRDefault="0028736E" w:rsidP="004B497B">
      <w:r>
        <w:t>If the check result is ok, you will see “PASS” in the report file for this case.</w:t>
      </w:r>
    </w:p>
    <w:p w:rsidR="004B497B" w:rsidRDefault="0028736E" w:rsidP="00D46961">
      <w:r>
        <w:t xml:space="preserve">For detail check flow according with the configure file see </w:t>
      </w:r>
      <w:hyperlink w:anchor="_5.2_Behavior_check" w:history="1">
        <w:r w:rsidR="00F74B44" w:rsidRPr="00F74B44">
          <w:rPr>
            <w:rStyle w:val="Hyperlink"/>
          </w:rPr>
          <w:t>chapter 5.2</w:t>
        </w:r>
      </w:hyperlink>
    </w:p>
    <w:p w:rsidR="006100AA" w:rsidRDefault="006100AA">
      <w:pPr>
        <w:spacing w:after="200" w:line="276" w:lineRule="auto"/>
      </w:pPr>
      <w:r>
        <w:br w:type="page"/>
      </w:r>
    </w:p>
    <w:p w:rsidR="00DD0A25" w:rsidRDefault="00BA07F5" w:rsidP="00DD0A25">
      <w:pPr>
        <w:pStyle w:val="Heading1"/>
      </w:pPr>
      <w:bookmarkStart w:id="858" w:name="_Toc395885261"/>
      <w:r>
        <w:lastRenderedPageBreak/>
        <w:t>4</w:t>
      </w:r>
      <w:r w:rsidR="00DD0A25">
        <w:t xml:space="preserve"> Test flow orientation</w:t>
      </w:r>
      <w:bookmarkEnd w:id="858"/>
    </w:p>
    <w:p w:rsidR="00977E9E" w:rsidRDefault="00977E9E" w:rsidP="00977E9E">
      <w:pPr>
        <w:pStyle w:val="Heading2"/>
      </w:pPr>
      <w:bookmarkStart w:id="859" w:name="_4.1_General_flow"/>
      <w:bookmarkStart w:id="860" w:name="_Toc395885262"/>
      <w:bookmarkEnd w:id="859"/>
      <w:r>
        <w:t>4.1 General flow</w:t>
      </w:r>
      <w:bookmarkEnd w:id="860"/>
    </w:p>
    <w:p w:rsidR="00C44131" w:rsidRDefault="00C44131" w:rsidP="00C44131">
      <w:bookmarkStart w:id="861" w:name="_4.2_Sweeping_flow"/>
      <w:bookmarkEnd w:id="861"/>
      <w:r>
        <w:t>Section owner: Bohong</w:t>
      </w:r>
    </w:p>
    <w:p w:rsidR="00F81AAE" w:rsidRDefault="00F81AAE" w:rsidP="00F81AAE">
      <w:pPr>
        <w:pStyle w:val="Heading3"/>
      </w:pPr>
      <w:bookmarkStart w:id="862" w:name="_Toc395885263"/>
      <w:r>
        <w:t>4.1.1 Object</w:t>
      </w:r>
      <w:bookmarkEnd w:id="862"/>
    </w:p>
    <w:p w:rsidR="006D7E47" w:rsidRPr="006D7E47" w:rsidRDefault="006D7E47" w:rsidP="006D7E47">
      <w:r>
        <w:rPr>
          <w:rFonts w:hint="eastAsia"/>
        </w:rPr>
        <w:t xml:space="preserve">General flow </w:t>
      </w:r>
      <w:r>
        <w:t>will</w:t>
      </w:r>
      <w:r>
        <w:rPr>
          <w:rFonts w:hint="eastAsia"/>
        </w:rPr>
        <w:t xml:space="preserve"> </w:t>
      </w:r>
      <w:r>
        <w:t>focus on the general diamond project setting and implementation and check the result information, just like the GUI behavior.</w:t>
      </w:r>
    </w:p>
    <w:p w:rsidR="006D7E47" w:rsidRDefault="006D7E47" w:rsidP="006D7E47">
      <w:pPr>
        <w:pStyle w:val="Heading3"/>
      </w:pPr>
      <w:bookmarkStart w:id="863" w:name="_Toc395885264"/>
      <w:r>
        <w:t>4.1.2 Quick start</w:t>
      </w:r>
      <w:bookmarkEnd w:id="863"/>
    </w:p>
    <w:p w:rsidR="006D7E47" w:rsidRDefault="006D7E47" w:rsidP="006D7E47">
      <w:r>
        <w:t>Quick start will list some command lines for you to make you launch test case (suite) quickly. Quick start also covers different test orientations:</w:t>
      </w:r>
    </w:p>
    <w:p w:rsidR="006D7E47" w:rsidRDefault="006D7E47" w:rsidP="00AD5519">
      <w:pPr>
        <w:pStyle w:val="ListParagraph"/>
        <w:numPr>
          <w:ilvl w:val="0"/>
          <w:numId w:val="26"/>
        </w:numPr>
      </w:pPr>
      <w:r>
        <w:t>How to write a command line based on Lattice main script to launch a test case.</w:t>
      </w:r>
    </w:p>
    <w:p w:rsidR="006D7E47" w:rsidRPr="0025030E" w:rsidRDefault="006D7E47" w:rsidP="00AD5519">
      <w:pPr>
        <w:pStyle w:val="ListParagraph"/>
        <w:numPr>
          <w:ilvl w:val="0"/>
          <w:numId w:val="26"/>
        </w:numPr>
      </w:pPr>
      <w:r>
        <w:t>How to write a command line based on suite support script to launch a test suite.</w:t>
      </w:r>
    </w:p>
    <w:p w:rsidR="006D7E47" w:rsidRDefault="006D7E47" w:rsidP="006D7E47">
      <w:pPr>
        <w:pStyle w:val="Heading4"/>
      </w:pPr>
      <w:r>
        <w:t>4.1.2.1 Case support</w:t>
      </w:r>
    </w:p>
    <w:p w:rsidR="006D7E47" w:rsidRDefault="006D7E47" w:rsidP="006D7E47">
      <w:r>
        <w:t>All test command lines here are based on Lattice main script. Lattice main script has 5 option groups (</w:t>
      </w:r>
      <w:hyperlink w:anchor="_3.7.1_CMD_line" w:history="1">
        <w:r w:rsidR="00F74B44" w:rsidRPr="00F74B44">
          <w:rPr>
            <w:rStyle w:val="Hyperlink"/>
          </w:rPr>
          <w:t>chapter</w:t>
        </w:r>
        <w:r w:rsidRPr="00B50F85">
          <w:rPr>
            <w:rStyle w:val="Hyperlink"/>
          </w:rPr>
          <w:t xml:space="preserve"> 3.7.1</w:t>
        </w:r>
      </w:hyperlink>
      <w:r>
        <w:t xml:space="preserve">). We only focus on </w:t>
      </w:r>
      <w:r w:rsidR="00294DA4">
        <w:t>implementation</w:t>
      </w:r>
      <w:r>
        <w:t xml:space="preserve"> option group here, for other option groups use default setting.</w:t>
      </w:r>
    </w:p>
    <w:p w:rsidR="006D7E47" w:rsidRDefault="006D7E47" w:rsidP="00AD5519">
      <w:pPr>
        <w:pStyle w:val="ListParagraph"/>
        <w:numPr>
          <w:ilvl w:val="0"/>
          <w:numId w:val="39"/>
        </w:numPr>
      </w:pPr>
      <w:r>
        <w:t>Run PAR and Trace:</w:t>
      </w:r>
    </w:p>
    <w:p w:rsidR="006D7E47" w:rsidRPr="00E453A2" w:rsidRDefault="006D7E47" w:rsidP="006D7E47">
      <w:pPr>
        <w:pStyle w:val="ListParagraph"/>
        <w:rPr>
          <w:b/>
          <w:i/>
        </w:rPr>
      </w:pPr>
      <w:r w:rsidRPr="00E453A2">
        <w:rPr>
          <w:b/>
          <w:i/>
        </w:rPr>
        <w:t>“python ./BQS_script/bin/run_lattice.py  --top-dir=xxx --des</w:t>
      </w:r>
      <w:r>
        <w:rPr>
          <w:b/>
          <w:i/>
        </w:rPr>
        <w:t>ign=xxx --diamond=xxx</w:t>
      </w:r>
      <w:ins w:id="864" w:author="Jason Wang" w:date="2014-08-15T16:37:00Z">
        <w:r w:rsidR="00C95D48">
          <w:rPr>
            <w:b/>
            <w:i/>
          </w:rPr>
          <w:t xml:space="preserve"> </w:t>
        </w:r>
      </w:ins>
      <w:ins w:id="865" w:author="Jason Wang" w:date="2014-07-01T10:22:00Z">
        <w:r w:rsidR="00CD11B9">
          <w:rPr>
            <w:b/>
            <w:i/>
          </w:rPr>
          <w:t xml:space="preserve"> </w:t>
        </w:r>
      </w:ins>
      <w:ins w:id="866" w:author="Jason Wang" w:date="2014-08-15T16:38:00Z">
        <w:r w:rsidR="00C95D48">
          <w:rPr>
            <w:b/>
            <w:i/>
          </w:rPr>
          <w:t>[</w:t>
        </w:r>
      </w:ins>
      <w:ins w:id="867" w:author="Jason Wang" w:date="2014-07-01T10:22:00Z">
        <w:r w:rsidR="00CD11B9">
          <w:rPr>
            <w:b/>
            <w:i/>
          </w:rPr>
          <w:t>–run-par-trce</w:t>
        </w:r>
      </w:ins>
      <w:ins w:id="868" w:author="Jason Wang" w:date="2014-08-15T16:38:00Z">
        <w:r w:rsidR="00C95D48">
          <w:rPr>
            <w:b/>
            <w:i/>
          </w:rPr>
          <w:t>]</w:t>
        </w:r>
      </w:ins>
      <w:r w:rsidRPr="00E453A2">
        <w:rPr>
          <w:b/>
          <w:i/>
        </w:rPr>
        <w:t>”</w:t>
      </w:r>
    </w:p>
    <w:p w:rsidR="006D7E47" w:rsidRDefault="006D7E47" w:rsidP="00AD5519">
      <w:pPr>
        <w:pStyle w:val="ListParagraph"/>
        <w:numPr>
          <w:ilvl w:val="0"/>
          <w:numId w:val="39"/>
        </w:numPr>
      </w:pPr>
      <w:r w:rsidRPr="00D66FD9">
        <w:t xml:space="preserve">Run </w:t>
      </w:r>
      <w:r>
        <w:t xml:space="preserve">MAP </w:t>
      </w:r>
      <w:r w:rsidR="002B33FE">
        <w:t>flow</w:t>
      </w:r>
      <w:r>
        <w:t>:</w:t>
      </w:r>
    </w:p>
    <w:p w:rsidR="006D7E47" w:rsidRPr="00E453A2" w:rsidRDefault="006D7E47" w:rsidP="006D7E47">
      <w:pPr>
        <w:pStyle w:val="ListParagraph"/>
        <w:rPr>
          <w:b/>
          <w:i/>
        </w:rPr>
      </w:pPr>
      <w:r w:rsidRPr="00E453A2">
        <w:rPr>
          <w:b/>
          <w:i/>
        </w:rPr>
        <w:t>“python ./BQS_script/bin/run_lattice.py  --top</w:t>
      </w:r>
      <w:r>
        <w:rPr>
          <w:b/>
          <w:i/>
        </w:rPr>
        <w:t>-</w:t>
      </w:r>
      <w:r w:rsidRPr="00E453A2">
        <w:rPr>
          <w:b/>
          <w:i/>
        </w:rPr>
        <w:t xml:space="preserve">dir=xxx --design=xxx --diamond=xxx  </w:t>
      </w:r>
      <w:r w:rsidRPr="006D7E47">
        <w:rPr>
          <w:b/>
          <w:i/>
        </w:rPr>
        <w:t>--run-map</w:t>
      </w:r>
      <w:r w:rsidRPr="00E453A2">
        <w:rPr>
          <w:b/>
          <w:i/>
        </w:rPr>
        <w:t>”</w:t>
      </w:r>
    </w:p>
    <w:p w:rsidR="006D7E47" w:rsidRDefault="006D7E47" w:rsidP="00AD5519">
      <w:pPr>
        <w:pStyle w:val="ListParagraph"/>
        <w:numPr>
          <w:ilvl w:val="0"/>
          <w:numId w:val="39"/>
        </w:numPr>
      </w:pPr>
      <w:r w:rsidRPr="00D66FD9">
        <w:t xml:space="preserve">Run </w:t>
      </w:r>
      <w:r w:rsidR="00F24967">
        <w:t>IBIS export</w:t>
      </w:r>
      <w:r>
        <w:t>:</w:t>
      </w:r>
    </w:p>
    <w:p w:rsidR="006D7E47" w:rsidRDefault="006D7E47" w:rsidP="006D7E47">
      <w:pPr>
        <w:pStyle w:val="ListParagraph"/>
        <w:rPr>
          <w:b/>
          <w:i/>
        </w:rPr>
      </w:pPr>
      <w:r w:rsidRPr="00E453A2">
        <w:rPr>
          <w:b/>
          <w:i/>
        </w:rPr>
        <w:t>“</w:t>
      </w:r>
      <w:r w:rsidRPr="000B0957">
        <w:rPr>
          <w:b/>
          <w:i/>
        </w:rPr>
        <w:t>python ./BQS_script/bin/run_lattice.py  --top</w:t>
      </w:r>
      <w:r>
        <w:rPr>
          <w:b/>
          <w:i/>
        </w:rPr>
        <w:t>-</w:t>
      </w:r>
      <w:r w:rsidRPr="000B0957">
        <w:rPr>
          <w:b/>
          <w:i/>
        </w:rPr>
        <w:t xml:space="preserve">dir=xxx --design=xxx --diamond=xxx  </w:t>
      </w:r>
      <w:r w:rsidR="00F24967" w:rsidRPr="00F24967">
        <w:rPr>
          <w:b/>
          <w:i/>
        </w:rPr>
        <w:t>--run-export-ibis</w:t>
      </w:r>
      <w:r w:rsidRPr="00E453A2">
        <w:rPr>
          <w:b/>
          <w:i/>
        </w:rPr>
        <w:t>”</w:t>
      </w:r>
    </w:p>
    <w:p w:rsidR="006D7E47" w:rsidRDefault="00F24967" w:rsidP="00AD5519">
      <w:pPr>
        <w:pStyle w:val="ListParagraph"/>
        <w:numPr>
          <w:ilvl w:val="0"/>
          <w:numId w:val="39"/>
        </w:numPr>
      </w:pPr>
      <w:r>
        <w:t>Update device and run PAR and Trace</w:t>
      </w:r>
      <w:r w:rsidR="006D7E47">
        <w:t>:</w:t>
      </w:r>
    </w:p>
    <w:p w:rsidR="006D7E47" w:rsidRDefault="006D7E47" w:rsidP="006D7E47">
      <w:pPr>
        <w:pStyle w:val="ListParagraph"/>
        <w:rPr>
          <w:ins w:id="869" w:author="Jason Wang" w:date="2014-08-15T16:38:00Z"/>
          <w:b/>
          <w:i/>
        </w:rPr>
      </w:pPr>
      <w:r w:rsidRPr="00E453A2">
        <w:rPr>
          <w:b/>
          <w:i/>
        </w:rPr>
        <w:t>“</w:t>
      </w:r>
      <w:r w:rsidRPr="00E13D4C">
        <w:rPr>
          <w:b/>
          <w:i/>
        </w:rPr>
        <w:t>python ./BQS_s</w:t>
      </w:r>
      <w:r>
        <w:rPr>
          <w:b/>
          <w:i/>
        </w:rPr>
        <w:t>cript/bin/run_lattice.py  --top-</w:t>
      </w:r>
      <w:r w:rsidRPr="00E13D4C">
        <w:rPr>
          <w:b/>
          <w:i/>
        </w:rPr>
        <w:t xml:space="preserve">dir=xxx --design=xxx --diamond=xxx  </w:t>
      </w:r>
      <w:r w:rsidR="0094098D">
        <w:rPr>
          <w:b/>
          <w:i/>
        </w:rPr>
        <w:t xml:space="preserve">--devkit=xxx </w:t>
      </w:r>
      <w:ins w:id="870" w:author="Jason Wang" w:date="2014-08-15T16:38:00Z">
        <w:r w:rsidR="00C95D48">
          <w:rPr>
            <w:b/>
            <w:i/>
          </w:rPr>
          <w:t>[</w:t>
        </w:r>
      </w:ins>
      <w:r w:rsidR="00E224FF">
        <w:rPr>
          <w:b/>
          <w:i/>
        </w:rPr>
        <w:t>--run-par-trce</w:t>
      </w:r>
      <w:ins w:id="871" w:author="Jason Wang" w:date="2014-08-15T16:38:00Z">
        <w:r w:rsidR="00C95D48">
          <w:rPr>
            <w:b/>
            <w:i/>
          </w:rPr>
          <w:t>]</w:t>
        </w:r>
      </w:ins>
      <w:r w:rsidRPr="00E453A2">
        <w:rPr>
          <w:b/>
          <w:i/>
        </w:rPr>
        <w:t>”</w:t>
      </w:r>
    </w:p>
    <w:p w:rsidR="00C95D48" w:rsidRPr="00C95D48" w:rsidRDefault="00C95D48">
      <w:pPr>
        <w:rPr>
          <w:b/>
          <w:i/>
          <w:rPrChange w:id="872" w:author="Jason Wang" w:date="2014-08-15T16:39:00Z">
            <w:rPr/>
          </w:rPrChange>
        </w:rPr>
        <w:pPrChange w:id="873" w:author="Jason Wang" w:date="2014-08-15T16:39:00Z">
          <w:pPr>
            <w:pStyle w:val="ListParagraph"/>
          </w:pPr>
        </w:pPrChange>
      </w:pPr>
      <w:ins w:id="874" w:author="Jason Wang" w:date="2014-08-15T16:39:00Z">
        <w:r>
          <w:rPr>
            <w:b/>
            <w:i/>
          </w:rPr>
          <w:t>Note:option in “[]” means this option can be omit.</w:t>
        </w:r>
      </w:ins>
    </w:p>
    <w:p w:rsidR="006D7E47" w:rsidRDefault="006D7E47" w:rsidP="006D7E47">
      <w:pPr>
        <w:pStyle w:val="Heading4"/>
      </w:pPr>
      <w:r>
        <w:t>4.12.2 Suite support</w:t>
      </w:r>
    </w:p>
    <w:p w:rsidR="006D7E47" w:rsidRDefault="006D7E47" w:rsidP="006D7E47">
      <w:r>
        <w:t>All test command lines here are based on suite support script (</w:t>
      </w:r>
      <w:hyperlink w:anchor="_5.1_suite_support" w:history="1">
        <w:r w:rsidR="00F74B44" w:rsidRPr="00F74B44">
          <w:rPr>
            <w:rStyle w:val="Hyperlink"/>
          </w:rPr>
          <w:t>chapter</w:t>
        </w:r>
        <w:r w:rsidRPr="00F67CC2">
          <w:rPr>
            <w:rStyle w:val="Hyperlink"/>
          </w:rPr>
          <w:t xml:space="preserve"> 5.1</w:t>
        </w:r>
      </w:hyperlink>
      <w:r>
        <w:t xml:space="preserve">). </w:t>
      </w:r>
    </w:p>
    <w:p w:rsidR="006D7E47" w:rsidRDefault="006D7E47" w:rsidP="00AD5519">
      <w:pPr>
        <w:pStyle w:val="ListParagraph"/>
        <w:numPr>
          <w:ilvl w:val="0"/>
          <w:numId w:val="28"/>
        </w:numPr>
      </w:pPr>
      <w:r>
        <w:t>For test suite “suite”, launch 3 process</w:t>
      </w:r>
      <w:r w:rsidR="007B4A89">
        <w:t xml:space="preserve"> to run test suite</w:t>
      </w:r>
      <w:r>
        <w:t>:</w:t>
      </w:r>
    </w:p>
    <w:p w:rsidR="006D7E47" w:rsidRPr="00F67CC2" w:rsidRDefault="006D7E47" w:rsidP="006D7E47">
      <w:pPr>
        <w:pStyle w:val="ListParagraph"/>
        <w:rPr>
          <w:b/>
          <w:i/>
        </w:rPr>
      </w:pPr>
      <w:r w:rsidRPr="00E453A2">
        <w:rPr>
          <w:b/>
          <w:i/>
        </w:rPr>
        <w:t>“</w:t>
      </w:r>
      <w:r w:rsidRPr="00620FAE">
        <w:rPr>
          <w:b/>
          <w:i/>
        </w:rPr>
        <w:t xml:space="preserve">python </w:t>
      </w:r>
      <w:r w:rsidRPr="00E13D4C">
        <w:rPr>
          <w:b/>
          <w:i/>
        </w:rPr>
        <w:t>BQS_s</w:t>
      </w:r>
      <w:r>
        <w:rPr>
          <w:b/>
          <w:i/>
        </w:rPr>
        <w:t>cript/</w:t>
      </w:r>
      <w:r w:rsidR="00350020">
        <w:rPr>
          <w:b/>
          <w:i/>
        </w:rPr>
        <w:t xml:space="preserve">tools </w:t>
      </w:r>
      <w:r>
        <w:rPr>
          <w:b/>
          <w:i/>
        </w:rPr>
        <w:t>/</w:t>
      </w:r>
      <w:r w:rsidRPr="00620FAE">
        <w:rPr>
          <w:b/>
          <w:i/>
        </w:rPr>
        <w:t>suite_support</w:t>
      </w:r>
      <w:r>
        <w:rPr>
          <w:b/>
          <w:i/>
        </w:rPr>
        <w:t>/</w:t>
      </w:r>
      <w:r w:rsidRPr="00620FAE">
        <w:rPr>
          <w:b/>
          <w:i/>
        </w:rPr>
        <w:t>suite_support.py --suite-file=case_list.ini --suite-name=suite --process=3 --lattice --options=" --</w:t>
      </w:r>
      <w:r>
        <w:rPr>
          <w:b/>
          <w:i/>
        </w:rPr>
        <w:t>diamond=</w:t>
      </w:r>
      <w:r w:rsidR="00704A2E">
        <w:rPr>
          <w:b/>
          <w:i/>
        </w:rPr>
        <w:t>C:/lscc/diamond/3.2_x64</w:t>
      </w:r>
      <w:ins w:id="875" w:author="Jason Wang" w:date="2014-07-01T10:22:00Z">
        <w:r w:rsidR="00CD11B9">
          <w:rPr>
            <w:b/>
            <w:i/>
          </w:rPr>
          <w:t xml:space="preserve"> </w:t>
        </w:r>
      </w:ins>
      <w:ins w:id="876" w:author="Jason Wang" w:date="2014-08-15T16:38:00Z">
        <w:r w:rsidR="00C95D48">
          <w:rPr>
            <w:b/>
            <w:i/>
          </w:rPr>
          <w:t xml:space="preserve"> [</w:t>
        </w:r>
      </w:ins>
      <w:ins w:id="877" w:author="Jason Wang" w:date="2014-07-01T10:22:00Z">
        <w:r w:rsidR="00CD11B9">
          <w:rPr>
            <w:b/>
            <w:i/>
          </w:rPr>
          <w:t>–run-par-trce</w:t>
        </w:r>
      </w:ins>
      <w:ins w:id="878" w:author="Jason Wang" w:date="2014-08-15T16:38:00Z">
        <w:r w:rsidR="00C95D48">
          <w:rPr>
            <w:b/>
            <w:i/>
          </w:rPr>
          <w:t>]</w:t>
        </w:r>
      </w:ins>
      <w:r w:rsidRPr="00E453A2">
        <w:rPr>
          <w:b/>
          <w:i/>
        </w:rPr>
        <w:t>”</w:t>
      </w:r>
    </w:p>
    <w:p w:rsidR="006D7E47" w:rsidRDefault="006D7E47" w:rsidP="00AD5519">
      <w:pPr>
        <w:pStyle w:val="ListParagraph"/>
        <w:numPr>
          <w:ilvl w:val="0"/>
          <w:numId w:val="28"/>
        </w:numPr>
      </w:pPr>
      <w:r>
        <w:t>For test suite “suite”, launch 3 process</w:t>
      </w:r>
      <w:r w:rsidR="007B4A89">
        <w:t xml:space="preserve"> to run test suite</w:t>
      </w:r>
      <w:r>
        <w:t>:</w:t>
      </w:r>
    </w:p>
    <w:p w:rsidR="006D7E47" w:rsidRDefault="006D7E47" w:rsidP="005C2259">
      <w:pPr>
        <w:pStyle w:val="ListParagraph"/>
        <w:rPr>
          <w:ins w:id="879" w:author="Jason Wang" w:date="2014-08-15T16:40:00Z"/>
          <w:b/>
          <w:i/>
        </w:rPr>
      </w:pPr>
      <w:r w:rsidRPr="00E453A2">
        <w:rPr>
          <w:b/>
          <w:i/>
        </w:rPr>
        <w:t>“</w:t>
      </w:r>
      <w:r w:rsidRPr="00620FAE">
        <w:rPr>
          <w:b/>
          <w:i/>
        </w:rPr>
        <w:t xml:space="preserve">python </w:t>
      </w:r>
      <w:r w:rsidRPr="00E13D4C">
        <w:rPr>
          <w:b/>
          <w:i/>
        </w:rPr>
        <w:t>BQS_s</w:t>
      </w:r>
      <w:r>
        <w:rPr>
          <w:b/>
          <w:i/>
        </w:rPr>
        <w:t>cript/</w:t>
      </w:r>
      <w:r w:rsidRPr="00620FAE">
        <w:rPr>
          <w:b/>
          <w:i/>
        </w:rPr>
        <w:t>tools</w:t>
      </w:r>
      <w:r w:rsidR="00350020">
        <w:rPr>
          <w:b/>
          <w:i/>
        </w:rPr>
        <w:t xml:space="preserve"> </w:t>
      </w:r>
      <w:r>
        <w:rPr>
          <w:b/>
          <w:i/>
        </w:rPr>
        <w:t>/</w:t>
      </w:r>
      <w:r w:rsidRPr="00620FAE">
        <w:rPr>
          <w:b/>
          <w:i/>
        </w:rPr>
        <w:t>suite_support</w:t>
      </w:r>
      <w:r>
        <w:rPr>
          <w:b/>
          <w:i/>
        </w:rPr>
        <w:t>/</w:t>
      </w:r>
      <w:r w:rsidRPr="00620FAE">
        <w:rPr>
          <w:b/>
          <w:i/>
        </w:rPr>
        <w:t>suite_support.py --suite-file=case_list.ini --suite-name=suite --process=3 --lattice --options=" --</w:t>
      </w:r>
      <w:r>
        <w:rPr>
          <w:b/>
          <w:i/>
        </w:rPr>
        <w:t xml:space="preserve">diamond=C:/lscc/diamond/3.2_x64 </w:t>
      </w:r>
      <w:r w:rsidR="00C15F4E" w:rsidRPr="00F24967">
        <w:rPr>
          <w:b/>
          <w:i/>
        </w:rPr>
        <w:t>--run-export-ibis</w:t>
      </w:r>
      <w:r w:rsidRPr="00E453A2">
        <w:rPr>
          <w:b/>
          <w:i/>
        </w:rPr>
        <w:t>”</w:t>
      </w:r>
    </w:p>
    <w:p w:rsidR="00C95D48" w:rsidRPr="00C95D48" w:rsidRDefault="00C95D48">
      <w:pPr>
        <w:rPr>
          <w:b/>
          <w:i/>
          <w:rPrChange w:id="880" w:author="Jason Wang" w:date="2014-08-15T16:40:00Z">
            <w:rPr/>
          </w:rPrChange>
        </w:rPr>
        <w:pPrChange w:id="881" w:author="Jason Wang" w:date="2014-08-15T16:40:00Z">
          <w:pPr>
            <w:pStyle w:val="ListParagraph"/>
          </w:pPr>
        </w:pPrChange>
      </w:pPr>
      <w:ins w:id="882" w:author="Jason Wang" w:date="2014-08-15T16:40:00Z">
        <w:r>
          <w:rPr>
            <w:b/>
            <w:i/>
          </w:rPr>
          <w:t>Note:option in “[]” means this option can be omit.</w:t>
        </w:r>
      </w:ins>
    </w:p>
    <w:p w:rsidR="00F81AAE" w:rsidRDefault="00F81AAE" w:rsidP="00F81AAE">
      <w:pPr>
        <w:pStyle w:val="Heading3"/>
      </w:pPr>
      <w:bookmarkStart w:id="883" w:name="_Toc395885265"/>
      <w:r>
        <w:t>4.1.3 Major options</w:t>
      </w:r>
      <w:bookmarkEnd w:id="883"/>
    </w:p>
    <w:p w:rsidR="00DB766F" w:rsidRDefault="00DB766F" w:rsidP="00DB766F">
      <w:r>
        <w:t xml:space="preserve">Here </w:t>
      </w:r>
      <w:ins w:id="884" w:author="Jason Wang" w:date="2014-08-15T16:40:00Z">
        <w:r w:rsidR="00C95D48">
          <w:t xml:space="preserve">is </w:t>
        </w:r>
      </w:ins>
      <w:r>
        <w:t xml:space="preserve">a list of major options for </w:t>
      </w:r>
      <w:r w:rsidR="00605644">
        <w:t>general</w:t>
      </w:r>
      <w:r>
        <w:t xml:space="preserve"> flow use:</w:t>
      </w:r>
    </w:p>
    <w:p w:rsidR="000F462E" w:rsidRPr="000F462E" w:rsidRDefault="000F462E" w:rsidP="000F462E">
      <w:pPr>
        <w:pStyle w:val="table"/>
      </w:pPr>
      <w:r w:rsidRPr="000F462E">
        <w:t>Major options for general flow</w:t>
      </w:r>
    </w:p>
    <w:tbl>
      <w:tblPr>
        <w:tblW w:w="9200" w:type="dxa"/>
        <w:tblInd w:w="93" w:type="dxa"/>
        <w:tblLook w:val="04A0" w:firstRow="1" w:lastRow="0" w:firstColumn="1" w:lastColumn="0" w:noHBand="0" w:noVBand="1"/>
        <w:tblPrChange w:id="885" w:author="Jason Wang" w:date="2014-08-15T16:40:00Z">
          <w:tblPr>
            <w:tblW w:w="9200" w:type="dxa"/>
            <w:tblInd w:w="93" w:type="dxa"/>
            <w:tblLook w:val="04A0" w:firstRow="1" w:lastRow="0" w:firstColumn="1" w:lastColumn="0" w:noHBand="0" w:noVBand="1"/>
          </w:tblPr>
        </w:tblPrChange>
      </w:tblPr>
      <w:tblGrid>
        <w:gridCol w:w="569"/>
        <w:gridCol w:w="1995"/>
        <w:gridCol w:w="2319"/>
        <w:gridCol w:w="4317"/>
        <w:tblGridChange w:id="886">
          <w:tblGrid>
            <w:gridCol w:w="569"/>
            <w:gridCol w:w="1995"/>
            <w:gridCol w:w="2319"/>
            <w:gridCol w:w="4317"/>
          </w:tblGrid>
        </w:tblGridChange>
      </w:tblGrid>
      <w:tr w:rsidR="000F462E" w:rsidRPr="000F462E" w:rsidTr="00061E13">
        <w:trPr>
          <w:trHeight w:val="315"/>
          <w:trPrChange w:id="887" w:author="Jason Wang" w:date="2014-08-15T16:40:00Z">
            <w:trPr>
              <w:trHeight w:val="315"/>
            </w:trPr>
          </w:trPrChange>
        </w:trPr>
        <w:tc>
          <w:tcPr>
            <w:tcW w:w="569" w:type="dxa"/>
            <w:tcBorders>
              <w:top w:val="single" w:sz="8" w:space="0" w:color="auto"/>
              <w:left w:val="single" w:sz="8" w:space="0" w:color="auto"/>
              <w:bottom w:val="single" w:sz="8" w:space="0" w:color="auto"/>
              <w:right w:val="single" w:sz="4" w:space="0" w:color="auto"/>
            </w:tcBorders>
            <w:shd w:val="clear" w:color="auto" w:fill="auto"/>
            <w:vAlign w:val="bottom"/>
            <w:hideMark/>
            <w:tcPrChange w:id="888" w:author="Jason Wang" w:date="2014-08-15T16:40:00Z">
              <w:tcPr>
                <w:tcW w:w="520" w:type="dxa"/>
                <w:tcBorders>
                  <w:top w:val="single" w:sz="8" w:space="0" w:color="auto"/>
                  <w:left w:val="single" w:sz="8" w:space="0" w:color="auto"/>
                  <w:bottom w:val="single" w:sz="8"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b/>
                <w:bCs/>
                <w:color w:val="000000"/>
              </w:rPr>
            </w:pPr>
            <w:r w:rsidRPr="000F462E">
              <w:rPr>
                <w:rFonts w:ascii="Calibri" w:eastAsia="Times New Roman" w:hAnsi="Calibri" w:cs="Calibri"/>
                <w:b/>
                <w:bCs/>
                <w:color w:val="000000"/>
              </w:rPr>
              <w:lastRenderedPageBreak/>
              <w:t>NO.</w:t>
            </w:r>
          </w:p>
        </w:tc>
        <w:tc>
          <w:tcPr>
            <w:tcW w:w="1995" w:type="dxa"/>
            <w:tcBorders>
              <w:top w:val="single" w:sz="8" w:space="0" w:color="auto"/>
              <w:left w:val="nil"/>
              <w:bottom w:val="single" w:sz="8" w:space="0" w:color="auto"/>
              <w:right w:val="single" w:sz="4" w:space="0" w:color="auto"/>
            </w:tcBorders>
            <w:shd w:val="clear" w:color="auto" w:fill="auto"/>
            <w:vAlign w:val="bottom"/>
            <w:hideMark/>
            <w:tcPrChange w:id="889" w:author="Jason Wang" w:date="2014-08-15T16:40:00Z">
              <w:tcPr>
                <w:tcW w:w="2000" w:type="dxa"/>
                <w:tcBorders>
                  <w:top w:val="single" w:sz="8" w:space="0" w:color="auto"/>
                  <w:left w:val="nil"/>
                  <w:bottom w:val="single" w:sz="8"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b/>
                <w:bCs/>
                <w:color w:val="000000"/>
              </w:rPr>
            </w:pPr>
            <w:r w:rsidRPr="000F462E">
              <w:rPr>
                <w:rFonts w:ascii="Calibri" w:eastAsia="Times New Roman" w:hAnsi="Calibri" w:cs="Calibri"/>
                <w:b/>
                <w:bCs/>
                <w:color w:val="000000"/>
              </w:rPr>
              <w:t>Option group</w:t>
            </w:r>
          </w:p>
        </w:tc>
        <w:tc>
          <w:tcPr>
            <w:tcW w:w="2319" w:type="dxa"/>
            <w:tcBorders>
              <w:top w:val="single" w:sz="8" w:space="0" w:color="auto"/>
              <w:left w:val="nil"/>
              <w:bottom w:val="single" w:sz="8" w:space="0" w:color="auto"/>
              <w:right w:val="single" w:sz="4" w:space="0" w:color="auto"/>
            </w:tcBorders>
            <w:shd w:val="clear" w:color="auto" w:fill="auto"/>
            <w:vAlign w:val="bottom"/>
            <w:hideMark/>
            <w:tcPrChange w:id="890" w:author="Jason Wang" w:date="2014-08-15T16:40:00Z">
              <w:tcPr>
                <w:tcW w:w="2320" w:type="dxa"/>
                <w:tcBorders>
                  <w:top w:val="single" w:sz="8" w:space="0" w:color="auto"/>
                  <w:left w:val="nil"/>
                  <w:bottom w:val="single" w:sz="8"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b/>
                <w:bCs/>
                <w:color w:val="000000"/>
              </w:rPr>
            </w:pPr>
            <w:r w:rsidRPr="000F462E">
              <w:rPr>
                <w:rFonts w:ascii="Calibri" w:eastAsia="Times New Roman" w:hAnsi="Calibri" w:cs="Calibri"/>
                <w:b/>
                <w:bCs/>
                <w:color w:val="000000"/>
              </w:rPr>
              <w:t>Option name</w:t>
            </w:r>
          </w:p>
        </w:tc>
        <w:tc>
          <w:tcPr>
            <w:tcW w:w="4317" w:type="dxa"/>
            <w:tcBorders>
              <w:top w:val="single" w:sz="8" w:space="0" w:color="auto"/>
              <w:left w:val="nil"/>
              <w:bottom w:val="single" w:sz="8" w:space="0" w:color="auto"/>
              <w:right w:val="single" w:sz="8" w:space="0" w:color="auto"/>
            </w:tcBorders>
            <w:shd w:val="clear" w:color="auto" w:fill="auto"/>
            <w:vAlign w:val="bottom"/>
            <w:hideMark/>
            <w:tcPrChange w:id="891" w:author="Jason Wang" w:date="2014-08-15T16:40:00Z">
              <w:tcPr>
                <w:tcW w:w="4360" w:type="dxa"/>
                <w:tcBorders>
                  <w:top w:val="single" w:sz="8" w:space="0" w:color="auto"/>
                  <w:left w:val="nil"/>
                  <w:bottom w:val="single" w:sz="8"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b/>
                <w:bCs/>
                <w:color w:val="000000"/>
              </w:rPr>
            </w:pPr>
            <w:r w:rsidRPr="000F462E">
              <w:rPr>
                <w:rFonts w:ascii="Calibri" w:eastAsia="Times New Roman" w:hAnsi="Calibri" w:cs="Calibri"/>
                <w:b/>
                <w:bCs/>
                <w:color w:val="000000"/>
              </w:rPr>
              <w:t>Specification</w:t>
            </w:r>
          </w:p>
        </w:tc>
      </w:tr>
      <w:tr w:rsidR="000F462E" w:rsidRPr="000F462E" w:rsidTr="00061E13">
        <w:trPr>
          <w:trHeight w:val="300"/>
          <w:trPrChange w:id="892"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893"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w:t>
            </w:r>
          </w:p>
        </w:tc>
        <w:tc>
          <w:tcPr>
            <w:tcW w:w="1995" w:type="dxa"/>
            <w:tcBorders>
              <w:top w:val="nil"/>
              <w:left w:val="nil"/>
              <w:bottom w:val="single" w:sz="4" w:space="0" w:color="auto"/>
              <w:right w:val="single" w:sz="4" w:space="0" w:color="auto"/>
            </w:tcBorders>
            <w:shd w:val="clear" w:color="auto" w:fill="auto"/>
            <w:vAlign w:val="bottom"/>
            <w:hideMark/>
            <w:tcPrChange w:id="894"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Public Options</w:t>
            </w:r>
          </w:p>
        </w:tc>
        <w:tc>
          <w:tcPr>
            <w:tcW w:w="2319" w:type="dxa"/>
            <w:tcBorders>
              <w:top w:val="nil"/>
              <w:left w:val="nil"/>
              <w:bottom w:val="single" w:sz="4" w:space="0" w:color="auto"/>
              <w:right w:val="single" w:sz="4" w:space="0" w:color="auto"/>
            </w:tcBorders>
            <w:shd w:val="clear" w:color="auto" w:fill="auto"/>
            <w:vAlign w:val="bottom"/>
            <w:hideMark/>
            <w:tcPrChange w:id="895"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--top-dir=TOP_DIR</w:t>
            </w:r>
          </w:p>
        </w:tc>
        <w:tc>
          <w:tcPr>
            <w:tcW w:w="4317" w:type="dxa"/>
            <w:tcBorders>
              <w:top w:val="nil"/>
              <w:left w:val="nil"/>
              <w:bottom w:val="single" w:sz="4" w:space="0" w:color="auto"/>
              <w:right w:val="single" w:sz="8" w:space="0" w:color="auto"/>
            </w:tcBorders>
            <w:shd w:val="clear" w:color="auto" w:fill="auto"/>
            <w:vAlign w:val="bottom"/>
            <w:hideMark/>
            <w:tcPrChange w:id="896"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the top source path name</w:t>
            </w:r>
          </w:p>
        </w:tc>
      </w:tr>
      <w:tr w:rsidR="000F462E" w:rsidRPr="000F462E" w:rsidTr="00061E13">
        <w:trPr>
          <w:trHeight w:val="300"/>
          <w:trPrChange w:id="897"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898"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2</w:t>
            </w:r>
          </w:p>
        </w:tc>
        <w:tc>
          <w:tcPr>
            <w:tcW w:w="1995" w:type="dxa"/>
            <w:tcBorders>
              <w:top w:val="nil"/>
              <w:left w:val="nil"/>
              <w:bottom w:val="single" w:sz="4" w:space="0" w:color="auto"/>
              <w:right w:val="single" w:sz="4" w:space="0" w:color="auto"/>
            </w:tcBorders>
            <w:shd w:val="clear" w:color="auto" w:fill="auto"/>
            <w:vAlign w:val="bottom"/>
            <w:hideMark/>
            <w:tcPrChange w:id="899"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00"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--design=DESIGN</w:t>
            </w:r>
          </w:p>
        </w:tc>
        <w:tc>
          <w:tcPr>
            <w:tcW w:w="4317" w:type="dxa"/>
            <w:tcBorders>
              <w:top w:val="nil"/>
              <w:left w:val="nil"/>
              <w:bottom w:val="single" w:sz="4" w:space="0" w:color="auto"/>
              <w:right w:val="single" w:sz="8" w:space="0" w:color="auto"/>
            </w:tcBorders>
            <w:shd w:val="clear" w:color="auto" w:fill="auto"/>
            <w:vAlign w:val="bottom"/>
            <w:hideMark/>
            <w:tcPrChange w:id="901"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the design name</w:t>
            </w:r>
          </w:p>
        </w:tc>
      </w:tr>
      <w:tr w:rsidR="000F462E" w:rsidRPr="000F462E" w:rsidTr="00061E13">
        <w:trPr>
          <w:trHeight w:val="300"/>
          <w:trPrChange w:id="902"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03"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3</w:t>
            </w:r>
          </w:p>
        </w:tc>
        <w:tc>
          <w:tcPr>
            <w:tcW w:w="1995" w:type="dxa"/>
            <w:tcBorders>
              <w:top w:val="nil"/>
              <w:left w:val="nil"/>
              <w:bottom w:val="single" w:sz="4" w:space="0" w:color="auto"/>
              <w:right w:val="single" w:sz="4" w:space="0" w:color="auto"/>
            </w:tcBorders>
            <w:shd w:val="clear" w:color="auto" w:fill="auto"/>
            <w:vAlign w:val="bottom"/>
            <w:hideMark/>
            <w:tcPrChange w:id="904"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05"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--job-dir=JOB_DIR</w:t>
            </w:r>
          </w:p>
        </w:tc>
        <w:tc>
          <w:tcPr>
            <w:tcW w:w="4317" w:type="dxa"/>
            <w:tcBorders>
              <w:top w:val="nil"/>
              <w:left w:val="nil"/>
              <w:bottom w:val="single" w:sz="4" w:space="0" w:color="auto"/>
              <w:right w:val="single" w:sz="8" w:space="0" w:color="auto"/>
            </w:tcBorders>
            <w:shd w:val="clear" w:color="auto" w:fill="auto"/>
            <w:vAlign w:val="bottom"/>
            <w:hideMark/>
            <w:tcPrChange w:id="906"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the job working path name</w:t>
            </w:r>
          </w:p>
        </w:tc>
      </w:tr>
      <w:tr w:rsidR="000F462E" w:rsidRPr="000F462E" w:rsidTr="00061E13">
        <w:trPr>
          <w:trHeight w:val="900"/>
          <w:trPrChange w:id="907" w:author="Jason Wang" w:date="2014-08-15T16:40:00Z">
            <w:trPr>
              <w:trHeight w:val="9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08"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4</w:t>
            </w:r>
          </w:p>
        </w:tc>
        <w:tc>
          <w:tcPr>
            <w:tcW w:w="1995" w:type="dxa"/>
            <w:tcBorders>
              <w:top w:val="nil"/>
              <w:left w:val="nil"/>
              <w:bottom w:val="single" w:sz="4" w:space="0" w:color="auto"/>
              <w:right w:val="single" w:sz="4" w:space="0" w:color="auto"/>
            </w:tcBorders>
            <w:shd w:val="clear" w:color="auto" w:fill="auto"/>
            <w:vAlign w:val="bottom"/>
            <w:hideMark/>
            <w:tcPrChange w:id="909"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10"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--tag=TAG </w:t>
            </w:r>
          </w:p>
        </w:tc>
        <w:tc>
          <w:tcPr>
            <w:tcW w:w="4317" w:type="dxa"/>
            <w:tcBorders>
              <w:top w:val="nil"/>
              <w:left w:val="nil"/>
              <w:bottom w:val="single" w:sz="4" w:space="0" w:color="auto"/>
              <w:right w:val="single" w:sz="8" w:space="0" w:color="auto"/>
            </w:tcBorders>
            <w:shd w:val="clear" w:color="auto" w:fill="auto"/>
            <w:vAlign w:val="bottom"/>
            <w:hideMark/>
            <w:tcPrChange w:id="911"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the job tag name, default is _scratch, which is created in the design job working path</w:t>
            </w:r>
          </w:p>
        </w:tc>
      </w:tr>
      <w:tr w:rsidR="000F462E" w:rsidRPr="000F462E" w:rsidTr="00061E13">
        <w:trPr>
          <w:trHeight w:val="300"/>
          <w:trPrChange w:id="912"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13"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5</w:t>
            </w:r>
          </w:p>
        </w:tc>
        <w:tc>
          <w:tcPr>
            <w:tcW w:w="1995" w:type="dxa"/>
            <w:tcBorders>
              <w:top w:val="nil"/>
              <w:left w:val="nil"/>
              <w:bottom w:val="single" w:sz="4" w:space="0" w:color="auto"/>
              <w:right w:val="single" w:sz="4" w:space="0" w:color="auto"/>
            </w:tcBorders>
            <w:shd w:val="clear" w:color="auto" w:fill="auto"/>
            <w:vAlign w:val="bottom"/>
            <w:hideMark/>
            <w:tcPrChange w:id="914"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Diamond Options</w:t>
            </w:r>
          </w:p>
        </w:tc>
        <w:tc>
          <w:tcPr>
            <w:tcW w:w="2319" w:type="dxa"/>
            <w:tcBorders>
              <w:top w:val="nil"/>
              <w:left w:val="nil"/>
              <w:bottom w:val="single" w:sz="4" w:space="0" w:color="auto"/>
              <w:right w:val="single" w:sz="4" w:space="0" w:color="auto"/>
            </w:tcBorders>
            <w:shd w:val="clear" w:color="auto" w:fill="auto"/>
            <w:vAlign w:val="bottom"/>
            <w:hideMark/>
            <w:tcPrChange w:id="915"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-X, --x86</w:t>
            </w:r>
          </w:p>
        </w:tc>
        <w:tc>
          <w:tcPr>
            <w:tcW w:w="4317" w:type="dxa"/>
            <w:tcBorders>
              <w:top w:val="nil"/>
              <w:left w:val="nil"/>
              <w:bottom w:val="single" w:sz="4" w:space="0" w:color="auto"/>
              <w:right w:val="single" w:sz="8" w:space="0" w:color="auto"/>
            </w:tcBorders>
            <w:shd w:val="clear" w:color="auto" w:fill="auto"/>
            <w:vAlign w:val="bottom"/>
            <w:hideMark/>
            <w:tcPrChange w:id="916"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with x86 vendor tools</w:t>
            </w:r>
          </w:p>
        </w:tc>
      </w:tr>
      <w:tr w:rsidR="000F462E" w:rsidRPr="000F462E" w:rsidTr="00061E13">
        <w:trPr>
          <w:trHeight w:val="300"/>
          <w:trPrChange w:id="917"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18"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6</w:t>
            </w:r>
          </w:p>
        </w:tc>
        <w:tc>
          <w:tcPr>
            <w:tcW w:w="1995" w:type="dxa"/>
            <w:tcBorders>
              <w:top w:val="nil"/>
              <w:left w:val="nil"/>
              <w:bottom w:val="single" w:sz="4" w:space="0" w:color="auto"/>
              <w:right w:val="single" w:sz="4" w:space="0" w:color="auto"/>
            </w:tcBorders>
            <w:shd w:val="clear" w:color="auto" w:fill="auto"/>
            <w:vAlign w:val="bottom"/>
            <w:hideMark/>
            <w:tcPrChange w:id="919"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Project Options</w:t>
            </w:r>
          </w:p>
        </w:tc>
        <w:tc>
          <w:tcPr>
            <w:tcW w:w="2319" w:type="dxa"/>
            <w:tcBorders>
              <w:top w:val="nil"/>
              <w:left w:val="nil"/>
              <w:bottom w:val="single" w:sz="4" w:space="0" w:color="auto"/>
              <w:right w:val="single" w:sz="4" w:space="0" w:color="auto"/>
            </w:tcBorders>
            <w:shd w:val="clear" w:color="auto" w:fill="auto"/>
            <w:vAlign w:val="bottom"/>
            <w:hideMark/>
            <w:tcPrChange w:id="920"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--devkit=DEVKIT</w:t>
            </w:r>
          </w:p>
        </w:tc>
        <w:tc>
          <w:tcPr>
            <w:tcW w:w="4317" w:type="dxa"/>
            <w:tcBorders>
              <w:top w:val="nil"/>
              <w:left w:val="nil"/>
              <w:bottom w:val="single" w:sz="4" w:space="0" w:color="auto"/>
              <w:right w:val="single" w:sz="8" w:space="0" w:color="auto"/>
            </w:tcBorders>
            <w:shd w:val="clear" w:color="auto" w:fill="auto"/>
            <w:vAlign w:val="bottom"/>
            <w:hideMark/>
            <w:tcPrChange w:id="921"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the devkit name</w:t>
            </w:r>
          </w:p>
        </w:tc>
      </w:tr>
      <w:tr w:rsidR="000F462E" w:rsidRPr="000F462E" w:rsidTr="00061E13">
        <w:trPr>
          <w:trHeight w:val="300"/>
          <w:trPrChange w:id="922"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23"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7</w:t>
            </w:r>
          </w:p>
        </w:tc>
        <w:tc>
          <w:tcPr>
            <w:tcW w:w="1995" w:type="dxa"/>
            <w:tcBorders>
              <w:top w:val="nil"/>
              <w:left w:val="nil"/>
              <w:bottom w:val="single" w:sz="4" w:space="0" w:color="auto"/>
              <w:right w:val="single" w:sz="4" w:space="0" w:color="auto"/>
            </w:tcBorders>
            <w:shd w:val="clear" w:color="auto" w:fill="auto"/>
            <w:vAlign w:val="bottom"/>
            <w:hideMark/>
            <w:tcPrChange w:id="924"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25"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--synthesis=SYNTHESIS</w:t>
            </w:r>
          </w:p>
        </w:tc>
        <w:tc>
          <w:tcPr>
            <w:tcW w:w="4317" w:type="dxa"/>
            <w:tcBorders>
              <w:top w:val="nil"/>
              <w:left w:val="nil"/>
              <w:bottom w:val="single" w:sz="4" w:space="0" w:color="auto"/>
              <w:right w:val="single" w:sz="8" w:space="0" w:color="auto"/>
            </w:tcBorders>
            <w:shd w:val="clear" w:color="auto" w:fill="auto"/>
            <w:vAlign w:val="bottom"/>
            <w:hideMark/>
            <w:tcPrChange w:id="926"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specify synthesis name, else use default one</w:t>
            </w:r>
          </w:p>
        </w:tc>
      </w:tr>
      <w:tr w:rsidR="000F462E" w:rsidRPr="000F462E" w:rsidTr="00061E13">
        <w:trPr>
          <w:trHeight w:val="600"/>
          <w:trPrChange w:id="927" w:author="Jason Wang" w:date="2014-08-15T16:40:00Z">
            <w:trPr>
              <w:trHeight w:val="6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28"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8</w:t>
            </w:r>
          </w:p>
        </w:tc>
        <w:tc>
          <w:tcPr>
            <w:tcW w:w="1995" w:type="dxa"/>
            <w:tcBorders>
              <w:top w:val="nil"/>
              <w:left w:val="nil"/>
              <w:bottom w:val="single" w:sz="4" w:space="0" w:color="auto"/>
              <w:right w:val="single" w:sz="4" w:space="0" w:color="auto"/>
            </w:tcBorders>
            <w:shd w:val="clear" w:color="auto" w:fill="auto"/>
            <w:vAlign w:val="bottom"/>
            <w:hideMark/>
            <w:tcPrChange w:id="929"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Implementation Options</w:t>
            </w:r>
          </w:p>
        </w:tc>
        <w:tc>
          <w:tcPr>
            <w:tcW w:w="2319" w:type="dxa"/>
            <w:tcBorders>
              <w:top w:val="nil"/>
              <w:left w:val="nil"/>
              <w:bottom w:val="single" w:sz="4" w:space="0" w:color="auto"/>
              <w:right w:val="single" w:sz="4" w:space="0" w:color="auto"/>
            </w:tcBorders>
            <w:shd w:val="clear" w:color="auto" w:fill="auto"/>
            <w:vAlign w:val="bottom"/>
            <w:hideMark/>
            <w:tcPrChange w:id="930"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--pushbutton</w:t>
            </w:r>
          </w:p>
        </w:tc>
        <w:tc>
          <w:tcPr>
            <w:tcW w:w="4317" w:type="dxa"/>
            <w:tcBorders>
              <w:top w:val="nil"/>
              <w:left w:val="nil"/>
              <w:bottom w:val="single" w:sz="4" w:space="0" w:color="auto"/>
              <w:right w:val="single" w:sz="8" w:space="0" w:color="auto"/>
            </w:tcBorders>
            <w:shd w:val="clear" w:color="auto" w:fill="auto"/>
            <w:vAlign w:val="bottom"/>
            <w:hideMark/>
            <w:tcPrChange w:id="931"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default pushbutton flow, run till the par trace</w:t>
            </w:r>
          </w:p>
        </w:tc>
      </w:tr>
      <w:tr w:rsidR="000F462E" w:rsidRPr="000F462E" w:rsidTr="00061E13">
        <w:trPr>
          <w:trHeight w:val="300"/>
          <w:trPrChange w:id="932"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33"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9</w:t>
            </w:r>
          </w:p>
        </w:tc>
        <w:tc>
          <w:tcPr>
            <w:tcW w:w="1995" w:type="dxa"/>
            <w:tcBorders>
              <w:top w:val="nil"/>
              <w:left w:val="nil"/>
              <w:bottom w:val="single" w:sz="4" w:space="0" w:color="auto"/>
              <w:right w:val="single" w:sz="4" w:space="0" w:color="auto"/>
            </w:tcBorders>
            <w:shd w:val="clear" w:color="auto" w:fill="auto"/>
            <w:vAlign w:val="bottom"/>
            <w:hideMark/>
            <w:tcPrChange w:id="934"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35"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--run-translate</w:t>
            </w:r>
          </w:p>
        </w:tc>
        <w:tc>
          <w:tcPr>
            <w:tcW w:w="4317" w:type="dxa"/>
            <w:tcBorders>
              <w:top w:val="nil"/>
              <w:left w:val="nil"/>
              <w:bottom w:val="single" w:sz="4" w:space="0" w:color="auto"/>
              <w:right w:val="single" w:sz="8" w:space="0" w:color="auto"/>
            </w:tcBorders>
            <w:shd w:val="clear" w:color="auto" w:fill="auto"/>
            <w:vAlign w:val="bottom"/>
            <w:hideMark/>
            <w:tcPrChange w:id="936"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Translate Design flow</w:t>
            </w:r>
          </w:p>
        </w:tc>
      </w:tr>
      <w:tr w:rsidR="000F462E" w:rsidRPr="000F462E" w:rsidTr="00061E13">
        <w:trPr>
          <w:trHeight w:val="300"/>
          <w:trPrChange w:id="937"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38"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10</w:t>
            </w:r>
          </w:p>
        </w:tc>
        <w:tc>
          <w:tcPr>
            <w:tcW w:w="1995" w:type="dxa"/>
            <w:tcBorders>
              <w:top w:val="nil"/>
              <w:left w:val="nil"/>
              <w:bottom w:val="single" w:sz="4" w:space="0" w:color="auto"/>
              <w:right w:val="single" w:sz="4" w:space="0" w:color="auto"/>
            </w:tcBorders>
            <w:shd w:val="clear" w:color="auto" w:fill="auto"/>
            <w:vAlign w:val="bottom"/>
            <w:hideMark/>
            <w:tcPrChange w:id="939"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40"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--run-map</w:t>
            </w:r>
          </w:p>
        </w:tc>
        <w:tc>
          <w:tcPr>
            <w:tcW w:w="4317" w:type="dxa"/>
            <w:tcBorders>
              <w:top w:val="nil"/>
              <w:left w:val="nil"/>
              <w:bottom w:val="single" w:sz="4" w:space="0" w:color="auto"/>
              <w:right w:val="single" w:sz="8" w:space="0" w:color="auto"/>
            </w:tcBorders>
            <w:shd w:val="clear" w:color="auto" w:fill="auto"/>
            <w:vAlign w:val="bottom"/>
            <w:hideMark/>
            <w:tcPrChange w:id="941"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Map flow</w:t>
            </w:r>
          </w:p>
        </w:tc>
      </w:tr>
      <w:tr w:rsidR="000F462E" w:rsidRPr="000F462E" w:rsidTr="00061E13">
        <w:trPr>
          <w:trHeight w:val="300"/>
          <w:trPrChange w:id="942"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43"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11</w:t>
            </w:r>
          </w:p>
        </w:tc>
        <w:tc>
          <w:tcPr>
            <w:tcW w:w="1995" w:type="dxa"/>
            <w:tcBorders>
              <w:top w:val="nil"/>
              <w:left w:val="nil"/>
              <w:bottom w:val="single" w:sz="4" w:space="0" w:color="auto"/>
              <w:right w:val="single" w:sz="4" w:space="0" w:color="auto"/>
            </w:tcBorders>
            <w:shd w:val="clear" w:color="auto" w:fill="auto"/>
            <w:vAlign w:val="bottom"/>
            <w:hideMark/>
            <w:tcPrChange w:id="944"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45"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--run-map-trce</w:t>
            </w:r>
          </w:p>
        </w:tc>
        <w:tc>
          <w:tcPr>
            <w:tcW w:w="4317" w:type="dxa"/>
            <w:tcBorders>
              <w:top w:val="nil"/>
              <w:left w:val="nil"/>
              <w:bottom w:val="single" w:sz="4" w:space="0" w:color="auto"/>
              <w:right w:val="single" w:sz="8" w:space="0" w:color="auto"/>
            </w:tcBorders>
            <w:shd w:val="clear" w:color="auto" w:fill="auto"/>
            <w:vAlign w:val="bottom"/>
            <w:hideMark/>
            <w:tcPrChange w:id="946"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Map Trace trace flow</w:t>
            </w:r>
          </w:p>
        </w:tc>
      </w:tr>
      <w:tr w:rsidR="000F462E" w:rsidRPr="000F462E" w:rsidTr="00061E13">
        <w:trPr>
          <w:trHeight w:val="300"/>
          <w:trPrChange w:id="947"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48"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12</w:t>
            </w:r>
          </w:p>
        </w:tc>
        <w:tc>
          <w:tcPr>
            <w:tcW w:w="1995" w:type="dxa"/>
            <w:tcBorders>
              <w:top w:val="nil"/>
              <w:left w:val="nil"/>
              <w:bottom w:val="single" w:sz="4" w:space="0" w:color="auto"/>
              <w:right w:val="single" w:sz="4" w:space="0" w:color="auto"/>
            </w:tcBorders>
            <w:shd w:val="clear" w:color="auto" w:fill="auto"/>
            <w:vAlign w:val="bottom"/>
            <w:hideMark/>
            <w:tcPrChange w:id="949"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50"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--run-map-trce    </w:t>
            </w:r>
          </w:p>
        </w:tc>
        <w:tc>
          <w:tcPr>
            <w:tcW w:w="4317" w:type="dxa"/>
            <w:tcBorders>
              <w:top w:val="nil"/>
              <w:left w:val="nil"/>
              <w:bottom w:val="single" w:sz="4" w:space="0" w:color="auto"/>
              <w:right w:val="single" w:sz="8" w:space="0" w:color="auto"/>
            </w:tcBorders>
            <w:shd w:val="clear" w:color="auto" w:fill="auto"/>
            <w:vAlign w:val="bottom"/>
            <w:hideMark/>
            <w:tcPrChange w:id="951"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Map Trace trace flow</w:t>
            </w:r>
          </w:p>
        </w:tc>
      </w:tr>
      <w:tr w:rsidR="000F462E" w:rsidRPr="000F462E" w:rsidTr="00061E13">
        <w:trPr>
          <w:trHeight w:val="300"/>
          <w:trPrChange w:id="952"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53"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13</w:t>
            </w:r>
          </w:p>
        </w:tc>
        <w:tc>
          <w:tcPr>
            <w:tcW w:w="1995" w:type="dxa"/>
            <w:tcBorders>
              <w:top w:val="nil"/>
              <w:left w:val="nil"/>
              <w:bottom w:val="single" w:sz="4" w:space="0" w:color="auto"/>
              <w:right w:val="single" w:sz="4" w:space="0" w:color="auto"/>
            </w:tcBorders>
            <w:shd w:val="clear" w:color="auto" w:fill="auto"/>
            <w:vAlign w:val="bottom"/>
            <w:hideMark/>
            <w:tcPrChange w:id="954"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55"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--run-map-vlg     </w:t>
            </w:r>
          </w:p>
        </w:tc>
        <w:tc>
          <w:tcPr>
            <w:tcW w:w="4317" w:type="dxa"/>
            <w:tcBorders>
              <w:top w:val="nil"/>
              <w:left w:val="nil"/>
              <w:bottom w:val="single" w:sz="4" w:space="0" w:color="auto"/>
              <w:right w:val="single" w:sz="8" w:space="0" w:color="auto"/>
            </w:tcBorders>
            <w:shd w:val="clear" w:color="auto" w:fill="auto"/>
            <w:vAlign w:val="bottom"/>
            <w:hideMark/>
            <w:tcPrChange w:id="956"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Map Verilog Simulation File</w:t>
            </w:r>
          </w:p>
        </w:tc>
      </w:tr>
      <w:tr w:rsidR="000F462E" w:rsidRPr="000F462E" w:rsidTr="00061E13">
        <w:trPr>
          <w:trHeight w:val="300"/>
          <w:trPrChange w:id="957"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58"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14</w:t>
            </w:r>
          </w:p>
        </w:tc>
        <w:tc>
          <w:tcPr>
            <w:tcW w:w="1995" w:type="dxa"/>
            <w:tcBorders>
              <w:top w:val="nil"/>
              <w:left w:val="nil"/>
              <w:bottom w:val="single" w:sz="4" w:space="0" w:color="auto"/>
              <w:right w:val="single" w:sz="4" w:space="0" w:color="auto"/>
            </w:tcBorders>
            <w:shd w:val="clear" w:color="auto" w:fill="auto"/>
            <w:vAlign w:val="bottom"/>
            <w:hideMark/>
            <w:tcPrChange w:id="959"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60"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--run-map-vhd     </w:t>
            </w:r>
          </w:p>
        </w:tc>
        <w:tc>
          <w:tcPr>
            <w:tcW w:w="4317" w:type="dxa"/>
            <w:tcBorders>
              <w:top w:val="nil"/>
              <w:left w:val="nil"/>
              <w:bottom w:val="single" w:sz="4" w:space="0" w:color="auto"/>
              <w:right w:val="single" w:sz="8" w:space="0" w:color="auto"/>
            </w:tcBorders>
            <w:shd w:val="clear" w:color="auto" w:fill="auto"/>
            <w:vAlign w:val="bottom"/>
            <w:hideMark/>
            <w:tcPrChange w:id="961"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Map VHDL Simulation File</w:t>
            </w:r>
          </w:p>
        </w:tc>
      </w:tr>
      <w:tr w:rsidR="000F462E" w:rsidRPr="000F462E" w:rsidTr="00061E13">
        <w:trPr>
          <w:trHeight w:val="300"/>
          <w:trPrChange w:id="962"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63"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15</w:t>
            </w:r>
          </w:p>
        </w:tc>
        <w:tc>
          <w:tcPr>
            <w:tcW w:w="1995" w:type="dxa"/>
            <w:tcBorders>
              <w:top w:val="nil"/>
              <w:left w:val="nil"/>
              <w:bottom w:val="single" w:sz="4" w:space="0" w:color="auto"/>
              <w:right w:val="single" w:sz="4" w:space="0" w:color="auto"/>
            </w:tcBorders>
            <w:shd w:val="clear" w:color="auto" w:fill="auto"/>
            <w:vAlign w:val="bottom"/>
            <w:hideMark/>
            <w:tcPrChange w:id="964"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65"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--run-par         </w:t>
            </w:r>
          </w:p>
        </w:tc>
        <w:tc>
          <w:tcPr>
            <w:tcW w:w="4317" w:type="dxa"/>
            <w:tcBorders>
              <w:top w:val="nil"/>
              <w:left w:val="nil"/>
              <w:bottom w:val="single" w:sz="4" w:space="0" w:color="auto"/>
              <w:right w:val="single" w:sz="8" w:space="0" w:color="auto"/>
            </w:tcBorders>
            <w:shd w:val="clear" w:color="auto" w:fill="auto"/>
            <w:vAlign w:val="bottom"/>
            <w:hideMark/>
            <w:tcPrChange w:id="966"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PAR flow</w:t>
            </w:r>
          </w:p>
        </w:tc>
      </w:tr>
      <w:tr w:rsidR="000F462E" w:rsidRPr="000F462E" w:rsidTr="00061E13">
        <w:trPr>
          <w:trHeight w:val="300"/>
          <w:trPrChange w:id="967"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68"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16</w:t>
            </w:r>
          </w:p>
        </w:tc>
        <w:tc>
          <w:tcPr>
            <w:tcW w:w="1995" w:type="dxa"/>
            <w:tcBorders>
              <w:top w:val="nil"/>
              <w:left w:val="nil"/>
              <w:bottom w:val="single" w:sz="4" w:space="0" w:color="auto"/>
              <w:right w:val="single" w:sz="4" w:space="0" w:color="auto"/>
            </w:tcBorders>
            <w:shd w:val="clear" w:color="auto" w:fill="auto"/>
            <w:vAlign w:val="bottom"/>
            <w:hideMark/>
            <w:tcPrChange w:id="969"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70"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--run-par-trce    </w:t>
            </w:r>
          </w:p>
        </w:tc>
        <w:tc>
          <w:tcPr>
            <w:tcW w:w="4317" w:type="dxa"/>
            <w:tcBorders>
              <w:top w:val="nil"/>
              <w:left w:val="nil"/>
              <w:bottom w:val="single" w:sz="4" w:space="0" w:color="auto"/>
              <w:right w:val="single" w:sz="8" w:space="0" w:color="auto"/>
            </w:tcBorders>
            <w:shd w:val="clear" w:color="auto" w:fill="auto"/>
            <w:vAlign w:val="bottom"/>
            <w:hideMark/>
            <w:tcPrChange w:id="971"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Place &amp; Route Trace flow</w:t>
            </w:r>
          </w:p>
        </w:tc>
      </w:tr>
      <w:tr w:rsidR="000F462E" w:rsidRPr="000F462E" w:rsidTr="00061E13">
        <w:trPr>
          <w:trHeight w:val="300"/>
          <w:trPrChange w:id="972"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73"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17</w:t>
            </w:r>
          </w:p>
        </w:tc>
        <w:tc>
          <w:tcPr>
            <w:tcW w:w="1995" w:type="dxa"/>
            <w:tcBorders>
              <w:top w:val="nil"/>
              <w:left w:val="nil"/>
              <w:bottom w:val="single" w:sz="4" w:space="0" w:color="auto"/>
              <w:right w:val="single" w:sz="4" w:space="0" w:color="auto"/>
            </w:tcBorders>
            <w:shd w:val="clear" w:color="auto" w:fill="auto"/>
            <w:vAlign w:val="bottom"/>
            <w:hideMark/>
            <w:tcPrChange w:id="974"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75"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--run-par-iota    </w:t>
            </w:r>
          </w:p>
        </w:tc>
        <w:tc>
          <w:tcPr>
            <w:tcW w:w="4317" w:type="dxa"/>
            <w:tcBorders>
              <w:top w:val="nil"/>
              <w:left w:val="nil"/>
              <w:bottom w:val="single" w:sz="4" w:space="0" w:color="auto"/>
              <w:right w:val="single" w:sz="8" w:space="0" w:color="auto"/>
            </w:tcBorders>
            <w:shd w:val="clear" w:color="auto" w:fill="auto"/>
            <w:vAlign w:val="bottom"/>
            <w:hideMark/>
            <w:tcPrChange w:id="976"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I/O Timing Analysis flow</w:t>
            </w:r>
          </w:p>
        </w:tc>
      </w:tr>
      <w:tr w:rsidR="000F462E" w:rsidRPr="000F462E" w:rsidTr="00061E13">
        <w:trPr>
          <w:trHeight w:val="300"/>
          <w:trPrChange w:id="977"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78"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18</w:t>
            </w:r>
          </w:p>
        </w:tc>
        <w:tc>
          <w:tcPr>
            <w:tcW w:w="1995" w:type="dxa"/>
            <w:tcBorders>
              <w:top w:val="nil"/>
              <w:left w:val="nil"/>
              <w:bottom w:val="single" w:sz="4" w:space="0" w:color="auto"/>
              <w:right w:val="single" w:sz="4" w:space="0" w:color="auto"/>
            </w:tcBorders>
            <w:shd w:val="clear" w:color="auto" w:fill="auto"/>
            <w:vAlign w:val="bottom"/>
            <w:hideMark/>
            <w:tcPrChange w:id="979"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80"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--run-export-ibis </w:t>
            </w:r>
          </w:p>
        </w:tc>
        <w:tc>
          <w:tcPr>
            <w:tcW w:w="4317" w:type="dxa"/>
            <w:tcBorders>
              <w:top w:val="nil"/>
              <w:left w:val="nil"/>
              <w:bottom w:val="single" w:sz="4" w:space="0" w:color="auto"/>
              <w:right w:val="single" w:sz="8" w:space="0" w:color="auto"/>
            </w:tcBorders>
            <w:shd w:val="clear" w:color="auto" w:fill="auto"/>
            <w:vAlign w:val="bottom"/>
            <w:hideMark/>
            <w:tcPrChange w:id="981"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Export IBIS Model flow</w:t>
            </w:r>
          </w:p>
        </w:tc>
      </w:tr>
      <w:tr w:rsidR="000F462E" w:rsidRPr="000F462E" w:rsidTr="00061E13">
        <w:trPr>
          <w:trHeight w:val="300"/>
          <w:trPrChange w:id="982"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83"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19</w:t>
            </w:r>
          </w:p>
        </w:tc>
        <w:tc>
          <w:tcPr>
            <w:tcW w:w="1995" w:type="dxa"/>
            <w:tcBorders>
              <w:top w:val="nil"/>
              <w:left w:val="nil"/>
              <w:bottom w:val="single" w:sz="4" w:space="0" w:color="auto"/>
              <w:right w:val="single" w:sz="4" w:space="0" w:color="auto"/>
            </w:tcBorders>
            <w:shd w:val="clear" w:color="auto" w:fill="auto"/>
            <w:vAlign w:val="bottom"/>
            <w:hideMark/>
            <w:tcPrChange w:id="984"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85"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--run-export-vlg  </w:t>
            </w:r>
          </w:p>
        </w:tc>
        <w:tc>
          <w:tcPr>
            <w:tcW w:w="4317" w:type="dxa"/>
            <w:tcBorders>
              <w:top w:val="nil"/>
              <w:left w:val="nil"/>
              <w:bottom w:val="single" w:sz="4" w:space="0" w:color="auto"/>
              <w:right w:val="single" w:sz="8" w:space="0" w:color="auto"/>
            </w:tcBorders>
            <w:shd w:val="clear" w:color="auto" w:fill="auto"/>
            <w:vAlign w:val="bottom"/>
            <w:hideMark/>
            <w:tcPrChange w:id="986"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Export Verilog Simulation File</w:t>
            </w:r>
          </w:p>
        </w:tc>
      </w:tr>
      <w:tr w:rsidR="000F462E" w:rsidRPr="000F462E" w:rsidTr="00061E13">
        <w:trPr>
          <w:trHeight w:val="300"/>
          <w:trPrChange w:id="987"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88"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20</w:t>
            </w:r>
          </w:p>
        </w:tc>
        <w:tc>
          <w:tcPr>
            <w:tcW w:w="1995" w:type="dxa"/>
            <w:tcBorders>
              <w:top w:val="nil"/>
              <w:left w:val="nil"/>
              <w:bottom w:val="single" w:sz="4" w:space="0" w:color="auto"/>
              <w:right w:val="single" w:sz="4" w:space="0" w:color="auto"/>
            </w:tcBorders>
            <w:shd w:val="clear" w:color="auto" w:fill="auto"/>
            <w:vAlign w:val="bottom"/>
            <w:hideMark/>
            <w:tcPrChange w:id="989"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90"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xml:space="preserve">--run-export-vhd  </w:t>
            </w:r>
          </w:p>
        </w:tc>
        <w:tc>
          <w:tcPr>
            <w:tcW w:w="4317" w:type="dxa"/>
            <w:tcBorders>
              <w:top w:val="nil"/>
              <w:left w:val="nil"/>
              <w:bottom w:val="single" w:sz="4" w:space="0" w:color="auto"/>
              <w:right w:val="single" w:sz="8" w:space="0" w:color="auto"/>
            </w:tcBorders>
            <w:shd w:val="clear" w:color="auto" w:fill="auto"/>
            <w:vAlign w:val="bottom"/>
            <w:hideMark/>
            <w:tcPrChange w:id="991"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Export VHDL Simulation File</w:t>
            </w:r>
          </w:p>
        </w:tc>
      </w:tr>
      <w:tr w:rsidR="000F462E" w:rsidRPr="000F462E" w:rsidTr="00061E13">
        <w:trPr>
          <w:trHeight w:val="300"/>
          <w:trPrChange w:id="992"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93"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21</w:t>
            </w:r>
          </w:p>
        </w:tc>
        <w:tc>
          <w:tcPr>
            <w:tcW w:w="1995" w:type="dxa"/>
            <w:tcBorders>
              <w:top w:val="nil"/>
              <w:left w:val="nil"/>
              <w:bottom w:val="single" w:sz="4" w:space="0" w:color="auto"/>
              <w:right w:val="single" w:sz="4" w:space="0" w:color="auto"/>
            </w:tcBorders>
            <w:shd w:val="clear" w:color="auto" w:fill="auto"/>
            <w:vAlign w:val="bottom"/>
            <w:hideMark/>
            <w:tcPrChange w:id="994"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995"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--run-export-jedec</w:t>
            </w:r>
          </w:p>
        </w:tc>
        <w:tc>
          <w:tcPr>
            <w:tcW w:w="4317" w:type="dxa"/>
            <w:tcBorders>
              <w:top w:val="nil"/>
              <w:left w:val="nil"/>
              <w:bottom w:val="single" w:sz="4" w:space="0" w:color="auto"/>
              <w:right w:val="single" w:sz="8" w:space="0" w:color="auto"/>
            </w:tcBorders>
            <w:shd w:val="clear" w:color="auto" w:fill="auto"/>
            <w:vAlign w:val="bottom"/>
            <w:hideMark/>
            <w:tcPrChange w:id="996"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Export JEDEC File</w:t>
            </w:r>
          </w:p>
        </w:tc>
      </w:tr>
      <w:tr w:rsidR="000F462E" w:rsidRPr="000F462E" w:rsidTr="00061E13">
        <w:trPr>
          <w:trHeight w:val="300"/>
          <w:trPrChange w:id="997"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998"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22</w:t>
            </w:r>
          </w:p>
        </w:tc>
        <w:tc>
          <w:tcPr>
            <w:tcW w:w="1995" w:type="dxa"/>
            <w:tcBorders>
              <w:top w:val="nil"/>
              <w:left w:val="nil"/>
              <w:bottom w:val="single" w:sz="4" w:space="0" w:color="auto"/>
              <w:right w:val="single" w:sz="4" w:space="0" w:color="auto"/>
            </w:tcBorders>
            <w:shd w:val="clear" w:color="auto" w:fill="auto"/>
            <w:vAlign w:val="bottom"/>
            <w:hideMark/>
            <w:tcPrChange w:id="999"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1000"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--run-export-bitstream</w:t>
            </w:r>
          </w:p>
        </w:tc>
        <w:tc>
          <w:tcPr>
            <w:tcW w:w="4317" w:type="dxa"/>
            <w:tcBorders>
              <w:top w:val="nil"/>
              <w:left w:val="nil"/>
              <w:bottom w:val="single" w:sz="4" w:space="0" w:color="auto"/>
              <w:right w:val="single" w:sz="8" w:space="0" w:color="auto"/>
            </w:tcBorders>
            <w:shd w:val="clear" w:color="auto" w:fill="auto"/>
            <w:vAlign w:val="bottom"/>
            <w:hideMark/>
            <w:tcPrChange w:id="1001"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generate Export Bitstream File</w:t>
            </w:r>
          </w:p>
        </w:tc>
      </w:tr>
      <w:tr w:rsidR="000F462E" w:rsidRPr="000F462E" w:rsidTr="00061E13">
        <w:trPr>
          <w:trHeight w:val="300"/>
          <w:trPrChange w:id="1002" w:author="Jason Wang" w:date="2014-08-15T16:40: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03" w:author="Jason Wang" w:date="2014-08-15T16:40:00Z">
              <w:tcPr>
                <w:tcW w:w="520" w:type="dxa"/>
                <w:tcBorders>
                  <w:top w:val="nil"/>
                  <w:left w:val="single" w:sz="8" w:space="0" w:color="auto"/>
                  <w:bottom w:val="single" w:sz="4" w:space="0" w:color="auto"/>
                  <w:right w:val="single" w:sz="4" w:space="0" w:color="auto"/>
                </w:tcBorders>
                <w:shd w:val="clear" w:color="auto" w:fill="auto"/>
                <w:vAlign w:val="bottom"/>
                <w:hideMark/>
              </w:tcPr>
            </w:tcPrChange>
          </w:tcPr>
          <w:p w:rsidR="000F462E" w:rsidRPr="000F462E" w:rsidRDefault="000F462E" w:rsidP="000F462E">
            <w:pPr>
              <w:jc w:val="right"/>
              <w:rPr>
                <w:rFonts w:ascii="Calibri" w:eastAsia="Times New Roman" w:hAnsi="Calibri" w:cs="Calibri"/>
                <w:color w:val="000000"/>
              </w:rPr>
            </w:pPr>
            <w:r w:rsidRPr="000F462E">
              <w:rPr>
                <w:rFonts w:ascii="Calibri" w:eastAsia="Times New Roman" w:hAnsi="Calibri" w:cs="Calibri"/>
                <w:color w:val="000000"/>
              </w:rPr>
              <w:t>23</w:t>
            </w:r>
          </w:p>
        </w:tc>
        <w:tc>
          <w:tcPr>
            <w:tcW w:w="1995" w:type="dxa"/>
            <w:tcBorders>
              <w:top w:val="nil"/>
              <w:left w:val="nil"/>
              <w:bottom w:val="single" w:sz="4" w:space="0" w:color="auto"/>
              <w:right w:val="single" w:sz="4" w:space="0" w:color="auto"/>
            </w:tcBorders>
            <w:shd w:val="clear" w:color="auto" w:fill="auto"/>
            <w:vAlign w:val="bottom"/>
            <w:hideMark/>
            <w:tcPrChange w:id="1004" w:author="Jason Wang" w:date="2014-08-15T16:40:00Z">
              <w:tcPr>
                <w:tcW w:w="200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 </w:t>
            </w:r>
          </w:p>
        </w:tc>
        <w:tc>
          <w:tcPr>
            <w:tcW w:w="2319" w:type="dxa"/>
            <w:tcBorders>
              <w:top w:val="nil"/>
              <w:left w:val="nil"/>
              <w:bottom w:val="single" w:sz="4" w:space="0" w:color="auto"/>
              <w:right w:val="single" w:sz="4" w:space="0" w:color="auto"/>
            </w:tcBorders>
            <w:shd w:val="clear" w:color="auto" w:fill="auto"/>
            <w:vAlign w:val="bottom"/>
            <w:hideMark/>
            <w:tcPrChange w:id="1005" w:author="Jason Wang" w:date="2014-08-15T16:40:00Z">
              <w:tcPr>
                <w:tcW w:w="2320" w:type="dxa"/>
                <w:tcBorders>
                  <w:top w:val="nil"/>
                  <w:left w:val="nil"/>
                  <w:bottom w:val="single" w:sz="4" w:space="0" w:color="auto"/>
                  <w:right w:val="single" w:sz="4"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--till-map</w:t>
            </w:r>
          </w:p>
        </w:tc>
        <w:tc>
          <w:tcPr>
            <w:tcW w:w="4317" w:type="dxa"/>
            <w:tcBorders>
              <w:top w:val="nil"/>
              <w:left w:val="nil"/>
              <w:bottom w:val="single" w:sz="4" w:space="0" w:color="auto"/>
              <w:right w:val="single" w:sz="8" w:space="0" w:color="auto"/>
            </w:tcBorders>
            <w:shd w:val="clear" w:color="auto" w:fill="auto"/>
            <w:vAlign w:val="bottom"/>
            <w:hideMark/>
            <w:tcPrChange w:id="1006" w:author="Jason Wang" w:date="2014-08-15T16:40:00Z">
              <w:tcPr>
                <w:tcW w:w="4360" w:type="dxa"/>
                <w:tcBorders>
                  <w:top w:val="nil"/>
                  <w:left w:val="nil"/>
                  <w:bottom w:val="single" w:sz="4" w:space="0" w:color="auto"/>
                  <w:right w:val="single" w:sz="8" w:space="0" w:color="auto"/>
                </w:tcBorders>
                <w:shd w:val="clear" w:color="auto" w:fill="auto"/>
                <w:vAlign w:val="bottom"/>
                <w:hideMark/>
              </w:tcPr>
            </w:tcPrChange>
          </w:tcPr>
          <w:p w:rsidR="000F462E" w:rsidRPr="000F462E" w:rsidRDefault="000F462E" w:rsidP="000F462E">
            <w:pPr>
              <w:rPr>
                <w:rFonts w:ascii="Calibri" w:eastAsia="Times New Roman" w:hAnsi="Calibri" w:cs="Calibri"/>
                <w:color w:val="000000"/>
              </w:rPr>
            </w:pPr>
            <w:r w:rsidRPr="000F462E">
              <w:rPr>
                <w:rFonts w:ascii="Calibri" w:eastAsia="Times New Roman" w:hAnsi="Calibri" w:cs="Calibri"/>
                <w:color w:val="000000"/>
              </w:rPr>
              <w:t>run till map trace flow</w:t>
            </w:r>
          </w:p>
        </w:tc>
      </w:tr>
      <w:tr w:rsidR="000F462E" w:rsidRPr="000F462E" w:rsidDel="00061E13" w:rsidTr="00061E13">
        <w:trPr>
          <w:trHeight w:val="315"/>
          <w:del w:id="1007" w:author="Jason Wang" w:date="2014-08-15T16:40:00Z"/>
          <w:trPrChange w:id="1008" w:author="Jason Wang" w:date="2014-08-15T16:40:00Z">
            <w:trPr>
              <w:trHeight w:val="315"/>
            </w:trPr>
          </w:trPrChange>
        </w:trPr>
        <w:tc>
          <w:tcPr>
            <w:tcW w:w="569" w:type="dxa"/>
            <w:tcBorders>
              <w:top w:val="nil"/>
              <w:left w:val="single" w:sz="8" w:space="0" w:color="auto"/>
              <w:bottom w:val="single" w:sz="8" w:space="0" w:color="auto"/>
              <w:right w:val="single" w:sz="4" w:space="0" w:color="auto"/>
            </w:tcBorders>
            <w:shd w:val="clear" w:color="auto" w:fill="auto"/>
            <w:vAlign w:val="bottom"/>
            <w:hideMark/>
            <w:tcPrChange w:id="1009" w:author="Jason Wang" w:date="2014-08-15T16:40:00Z">
              <w:tcPr>
                <w:tcW w:w="520" w:type="dxa"/>
                <w:tcBorders>
                  <w:top w:val="nil"/>
                  <w:left w:val="single" w:sz="8" w:space="0" w:color="auto"/>
                  <w:bottom w:val="single" w:sz="8" w:space="0" w:color="auto"/>
                  <w:right w:val="single" w:sz="4" w:space="0" w:color="auto"/>
                </w:tcBorders>
                <w:shd w:val="clear" w:color="auto" w:fill="auto"/>
                <w:vAlign w:val="bottom"/>
                <w:hideMark/>
              </w:tcPr>
            </w:tcPrChange>
          </w:tcPr>
          <w:p w:rsidR="000F462E" w:rsidRPr="000F462E" w:rsidDel="00061E13" w:rsidRDefault="000F462E" w:rsidP="000F462E">
            <w:pPr>
              <w:jc w:val="right"/>
              <w:rPr>
                <w:del w:id="1010" w:author="Jason Wang" w:date="2014-08-15T16:40:00Z"/>
                <w:rFonts w:ascii="Calibri" w:eastAsia="Times New Roman" w:hAnsi="Calibri" w:cs="Calibri"/>
                <w:color w:val="000000"/>
              </w:rPr>
            </w:pPr>
            <w:del w:id="1011" w:author="Jason Wang" w:date="2014-08-15T16:40:00Z">
              <w:r w:rsidRPr="000F462E" w:rsidDel="00061E13">
                <w:rPr>
                  <w:rFonts w:ascii="Calibri" w:eastAsia="Times New Roman" w:hAnsi="Calibri" w:cs="Calibri"/>
                  <w:color w:val="000000"/>
                </w:rPr>
                <w:delText>24</w:delText>
              </w:r>
            </w:del>
          </w:p>
        </w:tc>
        <w:tc>
          <w:tcPr>
            <w:tcW w:w="1995" w:type="dxa"/>
            <w:tcBorders>
              <w:top w:val="nil"/>
              <w:left w:val="nil"/>
              <w:bottom w:val="single" w:sz="8" w:space="0" w:color="auto"/>
              <w:right w:val="single" w:sz="4" w:space="0" w:color="auto"/>
            </w:tcBorders>
            <w:shd w:val="clear" w:color="auto" w:fill="auto"/>
            <w:vAlign w:val="bottom"/>
            <w:hideMark/>
            <w:tcPrChange w:id="1012" w:author="Jason Wang" w:date="2014-08-15T16:40:00Z">
              <w:tcPr>
                <w:tcW w:w="2000" w:type="dxa"/>
                <w:tcBorders>
                  <w:top w:val="nil"/>
                  <w:left w:val="nil"/>
                  <w:bottom w:val="single" w:sz="8" w:space="0" w:color="auto"/>
                  <w:right w:val="single" w:sz="4" w:space="0" w:color="auto"/>
                </w:tcBorders>
                <w:shd w:val="clear" w:color="auto" w:fill="auto"/>
                <w:vAlign w:val="bottom"/>
                <w:hideMark/>
              </w:tcPr>
            </w:tcPrChange>
          </w:tcPr>
          <w:p w:rsidR="000F462E" w:rsidRPr="000F462E" w:rsidDel="00061E13" w:rsidRDefault="000F462E" w:rsidP="000F462E">
            <w:pPr>
              <w:rPr>
                <w:del w:id="1013" w:author="Jason Wang" w:date="2014-08-15T16:40:00Z"/>
                <w:rFonts w:ascii="Calibri" w:eastAsia="Times New Roman" w:hAnsi="Calibri" w:cs="Calibri"/>
                <w:color w:val="000000"/>
              </w:rPr>
            </w:pPr>
            <w:del w:id="1014" w:author="Jason Wang" w:date="2014-08-15T16:40:00Z">
              <w:r w:rsidRPr="000F462E" w:rsidDel="00061E13">
                <w:rPr>
                  <w:rFonts w:ascii="Calibri" w:eastAsia="Times New Roman" w:hAnsi="Calibri" w:cs="Calibri"/>
                  <w:color w:val="000000"/>
                </w:rPr>
                <w:delText>Simulation Options</w:delText>
              </w:r>
            </w:del>
          </w:p>
        </w:tc>
        <w:tc>
          <w:tcPr>
            <w:tcW w:w="2319" w:type="dxa"/>
            <w:tcBorders>
              <w:top w:val="nil"/>
              <w:left w:val="nil"/>
              <w:bottom w:val="single" w:sz="8" w:space="0" w:color="auto"/>
              <w:right w:val="single" w:sz="4" w:space="0" w:color="auto"/>
            </w:tcBorders>
            <w:shd w:val="clear" w:color="auto" w:fill="auto"/>
            <w:vAlign w:val="bottom"/>
            <w:hideMark/>
            <w:tcPrChange w:id="1015" w:author="Jason Wang" w:date="2014-08-15T16:40:00Z">
              <w:tcPr>
                <w:tcW w:w="2320" w:type="dxa"/>
                <w:tcBorders>
                  <w:top w:val="nil"/>
                  <w:left w:val="nil"/>
                  <w:bottom w:val="single" w:sz="8" w:space="0" w:color="auto"/>
                  <w:right w:val="single" w:sz="4" w:space="0" w:color="auto"/>
                </w:tcBorders>
                <w:shd w:val="clear" w:color="auto" w:fill="auto"/>
                <w:vAlign w:val="bottom"/>
                <w:hideMark/>
              </w:tcPr>
            </w:tcPrChange>
          </w:tcPr>
          <w:p w:rsidR="000F462E" w:rsidRPr="000F462E" w:rsidDel="00061E13" w:rsidRDefault="000F462E" w:rsidP="000F462E">
            <w:pPr>
              <w:rPr>
                <w:del w:id="1016" w:author="Jason Wang" w:date="2014-08-15T16:40:00Z"/>
                <w:rFonts w:ascii="Calibri" w:eastAsia="Times New Roman" w:hAnsi="Calibri" w:cs="Calibri"/>
                <w:color w:val="000000"/>
              </w:rPr>
            </w:pPr>
            <w:del w:id="1017" w:author="Jason Wang" w:date="2014-08-15T16:40:00Z">
              <w:r w:rsidRPr="000F462E" w:rsidDel="00061E13">
                <w:rPr>
                  <w:rFonts w:ascii="Calibri" w:eastAsia="Times New Roman" w:hAnsi="Calibri" w:cs="Calibri"/>
                  <w:color w:val="000000"/>
                </w:rPr>
                <w:delText>NA</w:delText>
              </w:r>
            </w:del>
          </w:p>
        </w:tc>
        <w:tc>
          <w:tcPr>
            <w:tcW w:w="4317" w:type="dxa"/>
            <w:tcBorders>
              <w:top w:val="nil"/>
              <w:left w:val="nil"/>
              <w:bottom w:val="single" w:sz="8" w:space="0" w:color="auto"/>
              <w:right w:val="single" w:sz="8" w:space="0" w:color="auto"/>
            </w:tcBorders>
            <w:shd w:val="clear" w:color="auto" w:fill="auto"/>
            <w:vAlign w:val="bottom"/>
            <w:hideMark/>
            <w:tcPrChange w:id="1018" w:author="Jason Wang" w:date="2014-08-15T16:40:00Z">
              <w:tcPr>
                <w:tcW w:w="4360" w:type="dxa"/>
                <w:tcBorders>
                  <w:top w:val="nil"/>
                  <w:left w:val="nil"/>
                  <w:bottom w:val="single" w:sz="8" w:space="0" w:color="auto"/>
                  <w:right w:val="single" w:sz="8" w:space="0" w:color="auto"/>
                </w:tcBorders>
                <w:shd w:val="clear" w:color="auto" w:fill="auto"/>
                <w:vAlign w:val="bottom"/>
                <w:hideMark/>
              </w:tcPr>
            </w:tcPrChange>
          </w:tcPr>
          <w:p w:rsidR="000F462E" w:rsidRPr="000F462E" w:rsidDel="00061E13" w:rsidRDefault="000F462E" w:rsidP="000F462E">
            <w:pPr>
              <w:rPr>
                <w:del w:id="1019" w:author="Jason Wang" w:date="2014-08-15T16:40:00Z"/>
                <w:rFonts w:ascii="Calibri" w:eastAsia="Times New Roman" w:hAnsi="Calibri" w:cs="Calibri"/>
                <w:color w:val="000000"/>
              </w:rPr>
            </w:pPr>
            <w:del w:id="1020" w:author="Jason Wang" w:date="2014-08-15T16:40:00Z">
              <w:r w:rsidRPr="000F462E" w:rsidDel="00061E13">
                <w:rPr>
                  <w:rFonts w:ascii="Calibri" w:eastAsia="Times New Roman" w:hAnsi="Calibri" w:cs="Calibri"/>
                  <w:color w:val="000000"/>
                </w:rPr>
                <w:delText> </w:delText>
              </w:r>
            </w:del>
          </w:p>
        </w:tc>
      </w:tr>
    </w:tbl>
    <w:p w:rsidR="00840A2A" w:rsidRDefault="00840A2A" w:rsidP="00840A2A">
      <w:pPr>
        <w:pStyle w:val="Heading3"/>
      </w:pPr>
      <w:bookmarkStart w:id="1021" w:name="_4.1.4_Work_flow"/>
      <w:bookmarkStart w:id="1022" w:name="_Toc395885266"/>
      <w:bookmarkEnd w:id="1021"/>
      <w:r>
        <w:t>4.1.4 Work flow</w:t>
      </w:r>
      <w:bookmarkEnd w:id="1022"/>
    </w:p>
    <w:p w:rsidR="00A51567" w:rsidRDefault="00A51567" w:rsidP="00A51567">
      <w:r>
        <w:t>The detail General work flows and the relationship with Lattice main script work flow show in the following picture:</w:t>
      </w:r>
    </w:p>
    <w:p w:rsidR="00CC2B1B" w:rsidRDefault="00CC2B1B" w:rsidP="00A51567">
      <w:r>
        <w:object w:dxaOrig="11933" w:dyaOrig="10572">
          <v:shape id="_x0000_i1032" type="#_x0000_t75" style="width:468pt;height:414.75pt" o:ole="">
            <v:imagedata r:id="rId21" o:title=""/>
          </v:shape>
          <o:OLEObject Type="Embed" ProgID="Visio.Drawing.11" ShapeID="_x0000_i1032" DrawAspect="Content" ObjectID="_1664801926" r:id="rId22"/>
        </w:object>
      </w:r>
    </w:p>
    <w:p w:rsidR="00CC2B1B" w:rsidRDefault="00CC2B1B" w:rsidP="00CC2B1B">
      <w:pPr>
        <w:pStyle w:val="figure"/>
      </w:pPr>
      <w:r>
        <w:t>General flow</w:t>
      </w:r>
    </w:p>
    <w:p w:rsidR="00C706BD" w:rsidRPr="00C706BD" w:rsidRDefault="00C706BD" w:rsidP="00C706BD">
      <w:r>
        <w:t>As we see from above picture, general flow will launch TCL flow</w:t>
      </w:r>
      <w:ins w:id="1023" w:author="Jason Wang" w:date="2014-08-15T16:41:00Z">
        <w:r w:rsidR="00061E13">
          <w:t xml:space="preserve"> (belong to implementation flow)</w:t>
        </w:r>
      </w:ins>
      <w:r>
        <w:t xml:space="preserve"> since project file find. Also the main work flow for general flow will be implementation flow including project setting and running. The simulation flow will be bypassed since there is no simulation option (we can start simulation by add simulation options).</w:t>
      </w:r>
    </w:p>
    <w:p w:rsidR="009F057D" w:rsidRDefault="009F057D" w:rsidP="009F057D">
      <w:pPr>
        <w:pStyle w:val="Heading3"/>
      </w:pPr>
      <w:bookmarkStart w:id="1024" w:name="_Toc395885267"/>
      <w:r>
        <w:t xml:space="preserve">4.1.5 </w:t>
      </w:r>
      <w:r w:rsidR="00C46618">
        <w:t>General</w:t>
      </w:r>
      <w:r>
        <w:t xml:space="preserve"> flow usage</w:t>
      </w:r>
      <w:bookmarkEnd w:id="1024"/>
    </w:p>
    <w:p w:rsidR="00423D5E" w:rsidRDefault="00423D5E" w:rsidP="00423D5E">
      <w:pPr>
        <w:pStyle w:val="Heading4"/>
      </w:pPr>
      <w:r>
        <w:t>4.1.5.1 Environment setting</w:t>
      </w:r>
    </w:p>
    <w:p w:rsidR="00423D5E" w:rsidRPr="00FD7405" w:rsidRDefault="00423D5E" w:rsidP="00423D5E">
      <w:r>
        <w:t xml:space="preserve">General setting: refer to </w:t>
      </w:r>
      <w:hyperlink w:anchor="_3.1_Environment_setting" w:history="1">
        <w:r w:rsidR="00F74B44" w:rsidRPr="00F74B44">
          <w:rPr>
            <w:rStyle w:val="Hyperlink"/>
          </w:rPr>
          <w:t>chapter</w:t>
        </w:r>
        <w:r w:rsidRPr="00FD7405">
          <w:rPr>
            <w:rStyle w:val="Hyperlink"/>
          </w:rPr>
          <w:t xml:space="preserve"> 3.1</w:t>
        </w:r>
      </w:hyperlink>
    </w:p>
    <w:p w:rsidR="00423D5E" w:rsidRDefault="00423D5E" w:rsidP="00423D5E">
      <w:pPr>
        <w:pStyle w:val="Heading4"/>
      </w:pPr>
      <w:r>
        <w:t>4.1.5.2 Script initialization</w:t>
      </w:r>
    </w:p>
    <w:p w:rsidR="00423D5E" w:rsidRPr="00FD7405" w:rsidRDefault="00423D5E" w:rsidP="00423D5E">
      <w:r>
        <w:t xml:space="preserve">General setting: refer to </w:t>
      </w:r>
      <w:hyperlink w:anchor="_3.2_Script_initialization" w:history="1">
        <w:r w:rsidR="00F74B44" w:rsidRPr="00F74B44">
          <w:rPr>
            <w:rStyle w:val="Hyperlink"/>
          </w:rPr>
          <w:t>chapter</w:t>
        </w:r>
        <w:r w:rsidRPr="00FD7405">
          <w:rPr>
            <w:rStyle w:val="Hyperlink"/>
          </w:rPr>
          <w:t xml:space="preserve"> 3.2</w:t>
        </w:r>
      </w:hyperlink>
    </w:p>
    <w:p w:rsidR="00423D5E" w:rsidRDefault="00423D5E" w:rsidP="00423D5E">
      <w:pPr>
        <w:pStyle w:val="Heading4"/>
      </w:pPr>
      <w:r>
        <w:t>4.1.5.3 Test suite building</w:t>
      </w:r>
    </w:p>
    <w:p w:rsidR="00423D5E" w:rsidRDefault="00423D5E" w:rsidP="00423D5E">
      <w:r>
        <w:t xml:space="preserve">General setting: refer to </w:t>
      </w:r>
      <w:hyperlink w:anchor="_3.3_Test_case" w:history="1">
        <w:r w:rsidR="003D3B8F" w:rsidRPr="003D3B8F">
          <w:rPr>
            <w:rStyle w:val="Hyperlink"/>
          </w:rPr>
          <w:t>chapter</w:t>
        </w:r>
        <w:r w:rsidRPr="00FD7405">
          <w:rPr>
            <w:rStyle w:val="Hyperlink"/>
          </w:rPr>
          <w:t xml:space="preserve"> 3.3</w:t>
        </w:r>
      </w:hyperlink>
    </w:p>
    <w:p w:rsidR="00423D5E" w:rsidRDefault="00423D5E" w:rsidP="00423D5E">
      <w:pPr>
        <w:pStyle w:val="Heading4"/>
      </w:pPr>
      <w:r>
        <w:t>4.1.5.4 Launch file writing</w:t>
      </w:r>
    </w:p>
    <w:p w:rsidR="00423D5E" w:rsidRDefault="00423D5E" w:rsidP="00423D5E">
      <w:r>
        <w:lastRenderedPageBreak/>
        <w:t xml:space="preserve">General writing: refer to </w:t>
      </w:r>
      <w:hyperlink w:anchor="_3.7_Launch_file" w:history="1">
        <w:r w:rsidR="003D3B8F" w:rsidRPr="003D3B8F">
          <w:rPr>
            <w:rStyle w:val="Hyperlink"/>
          </w:rPr>
          <w:t>chapter</w:t>
        </w:r>
        <w:r w:rsidRPr="00907490">
          <w:rPr>
            <w:rStyle w:val="Hyperlink"/>
          </w:rPr>
          <w:t xml:space="preserve"> 3.7</w:t>
        </w:r>
      </w:hyperlink>
    </w:p>
    <w:p w:rsidR="00423D5E" w:rsidRDefault="00423D5E" w:rsidP="00423D5E">
      <w:pPr>
        <w:pStyle w:val="Heading4"/>
      </w:pPr>
      <w:r>
        <w:t>4.1.5.5 Launch test suite</w:t>
      </w:r>
    </w:p>
    <w:p w:rsidR="00423D5E" w:rsidRPr="000D7176" w:rsidRDefault="00423D5E" w:rsidP="00423D5E">
      <w:r>
        <w:t xml:space="preserve">General launch: refer to </w:t>
      </w:r>
      <w:hyperlink w:anchor="_3.8_Launch_test" w:history="1">
        <w:r w:rsidR="003D3B8F" w:rsidRPr="003D3B8F">
          <w:rPr>
            <w:rStyle w:val="Hyperlink"/>
          </w:rPr>
          <w:t>chapter</w:t>
        </w:r>
        <w:r w:rsidRPr="0000641C">
          <w:rPr>
            <w:rStyle w:val="Hyperlink"/>
          </w:rPr>
          <w:t xml:space="preserve"> 3.8</w:t>
        </w:r>
      </w:hyperlink>
    </w:p>
    <w:p w:rsidR="00423D5E" w:rsidRDefault="00423D5E" w:rsidP="00423D5E">
      <w:pPr>
        <w:pStyle w:val="Heading4"/>
      </w:pPr>
      <w:r>
        <w:t>4.1.5.6 Result check</w:t>
      </w:r>
    </w:p>
    <w:p w:rsidR="00423D5E" w:rsidRPr="00FD7405" w:rsidRDefault="0069061C" w:rsidP="00423D5E">
      <w:r>
        <w:t>General check: refer to</w:t>
      </w:r>
      <w:hyperlink w:anchor="_3.9_Result_check" w:history="1">
        <w:r w:rsidRPr="0069061C">
          <w:t xml:space="preserve"> </w:t>
        </w:r>
        <w:r w:rsidRPr="0069061C">
          <w:rPr>
            <w:rStyle w:val="Hyperlink"/>
          </w:rPr>
          <w:t>chapter</w:t>
        </w:r>
        <w:r w:rsidR="00423D5E" w:rsidRPr="0000641C">
          <w:rPr>
            <w:rStyle w:val="Hyperlink"/>
          </w:rPr>
          <w:t xml:space="preserve"> 3.9</w:t>
        </w:r>
      </w:hyperlink>
    </w:p>
    <w:p w:rsidR="00423D5E" w:rsidRDefault="00423D5E" w:rsidP="00423D5E">
      <w:pPr>
        <w:pStyle w:val="Heading4"/>
      </w:pPr>
      <w:r>
        <w:t xml:space="preserve">4.1.5.7 </w:t>
      </w:r>
      <w:r w:rsidRPr="00276D76">
        <w:t>Restrictions &amp; status</w:t>
      </w:r>
    </w:p>
    <w:p w:rsidR="00C46618" w:rsidRPr="00C46618" w:rsidRDefault="00423D5E" w:rsidP="00C46618">
      <w:r>
        <w:t>NA</w:t>
      </w:r>
    </w:p>
    <w:p w:rsidR="00C44131" w:rsidRDefault="009F057D" w:rsidP="004C44A5">
      <w:pPr>
        <w:pStyle w:val="Heading3"/>
      </w:pPr>
      <w:bookmarkStart w:id="1025" w:name="_Toc395885268"/>
      <w:r>
        <w:t>4.1.6 Examples</w:t>
      </w:r>
      <w:bookmarkEnd w:id="1025"/>
    </w:p>
    <w:p w:rsidR="00991B4F" w:rsidRPr="00991B4F" w:rsidRDefault="00991B4F" w:rsidP="00991B4F">
      <w:r>
        <w:t>NA</w:t>
      </w:r>
    </w:p>
    <w:p w:rsidR="00977E9E" w:rsidRDefault="00977E9E" w:rsidP="00977E9E">
      <w:pPr>
        <w:pStyle w:val="Heading2"/>
      </w:pPr>
      <w:bookmarkStart w:id="1026" w:name="_4.2_Sweeping_flow_1"/>
      <w:bookmarkStart w:id="1027" w:name="_Toc395885269"/>
      <w:bookmarkEnd w:id="1026"/>
      <w:r>
        <w:t>4.</w:t>
      </w:r>
      <w:r w:rsidR="008F275B">
        <w:t>2</w:t>
      </w:r>
      <w:r>
        <w:t xml:space="preserve"> Sweeping flow</w:t>
      </w:r>
      <w:bookmarkEnd w:id="1027"/>
    </w:p>
    <w:p w:rsidR="001E3D0C" w:rsidRDefault="001E3D0C" w:rsidP="001E3D0C">
      <w:r>
        <w:t>Section owner: Jeffrey Ye</w:t>
      </w:r>
    </w:p>
    <w:p w:rsidR="00735E38" w:rsidRDefault="001E3D0C" w:rsidP="001E3D0C">
      <w:pPr>
        <w:pStyle w:val="Heading3"/>
      </w:pPr>
      <w:bookmarkStart w:id="1028" w:name="_Toc395885270"/>
      <w:r>
        <w:t>4.2.1 Object</w:t>
      </w:r>
      <w:bookmarkEnd w:id="1028"/>
    </w:p>
    <w:p w:rsidR="001E3D0C" w:rsidRDefault="001E3D0C" w:rsidP="001E3D0C">
      <w:r w:rsidRPr="001E3D0C">
        <w:t>Sweeping and seed are usually used in QoR, to monitor and judge the performance and quality of our EDA tools. Run sweeping and seed are required to specify format and customize options. There’re 2 entries for application. One uses suite mode, the other uses case mode.</w:t>
      </w:r>
    </w:p>
    <w:p w:rsidR="00A614A4" w:rsidRDefault="00A614A4" w:rsidP="00A614A4">
      <w:pPr>
        <w:pStyle w:val="Heading3"/>
      </w:pPr>
      <w:bookmarkStart w:id="1029" w:name="_Toc395885271"/>
      <w:r>
        <w:t>4.2.2 Quick start</w:t>
      </w:r>
      <w:bookmarkEnd w:id="1029"/>
    </w:p>
    <w:p w:rsidR="00A614A4" w:rsidRDefault="00A614A4" w:rsidP="00A614A4">
      <w:r>
        <w:t>Quick start will list some command lines for you to make you launch test case (suite) quickly. Quick start also covers different test orientations:</w:t>
      </w:r>
    </w:p>
    <w:p w:rsidR="00A614A4" w:rsidRDefault="00A614A4" w:rsidP="002E1CB1">
      <w:pPr>
        <w:pStyle w:val="ListParagraph"/>
        <w:numPr>
          <w:ilvl w:val="0"/>
          <w:numId w:val="50"/>
        </w:numPr>
      </w:pPr>
      <w:r>
        <w:t>How to write a command line based on Lattice main script to launch a test case.</w:t>
      </w:r>
    </w:p>
    <w:p w:rsidR="00A614A4" w:rsidRPr="0025030E" w:rsidRDefault="00A614A4" w:rsidP="002E1CB1">
      <w:pPr>
        <w:pStyle w:val="ListParagraph"/>
        <w:numPr>
          <w:ilvl w:val="0"/>
          <w:numId w:val="50"/>
        </w:numPr>
      </w:pPr>
      <w:r>
        <w:t>How to write a command line based on suite support script to launch a test suite.</w:t>
      </w:r>
    </w:p>
    <w:p w:rsidR="00A614A4" w:rsidRDefault="00A614A4" w:rsidP="00A614A4">
      <w:pPr>
        <w:pStyle w:val="Heading4"/>
      </w:pPr>
      <w:r>
        <w:t>4.2.2.1 Case support</w:t>
      </w:r>
    </w:p>
    <w:p w:rsidR="00A614A4" w:rsidRDefault="00A614A4" w:rsidP="00A614A4">
      <w:r>
        <w:t>All test command lines here are based on Lattice main script. Lattice main script has 5 option groups (</w:t>
      </w:r>
      <w:hyperlink w:anchor="_3.7.1_CMD_line" w:history="1">
        <w:r w:rsidR="004228B9" w:rsidRPr="004228B9">
          <w:rPr>
            <w:rStyle w:val="Hyperlink"/>
          </w:rPr>
          <w:t>chapter</w:t>
        </w:r>
        <w:r w:rsidRPr="00B50F85">
          <w:rPr>
            <w:rStyle w:val="Hyperlink"/>
          </w:rPr>
          <w:t xml:space="preserve"> 3.7.1</w:t>
        </w:r>
      </w:hyperlink>
      <w:r>
        <w:t xml:space="preserve">). We only focus on </w:t>
      </w:r>
      <w:r w:rsidR="0041353A">
        <w:t xml:space="preserve">implementation </w:t>
      </w:r>
      <w:r>
        <w:t>option group here, for other option groups use default setting.</w:t>
      </w:r>
    </w:p>
    <w:p w:rsidR="0041353A" w:rsidRDefault="0041353A" w:rsidP="00AD5519">
      <w:pPr>
        <w:pStyle w:val="ListParagraph"/>
        <w:numPr>
          <w:ilvl w:val="0"/>
          <w:numId w:val="27"/>
        </w:numPr>
      </w:pPr>
      <w:r w:rsidRPr="0041353A">
        <w:t>Run sweeping, delete original clock</w:t>
      </w:r>
      <w:r>
        <w:t xml:space="preserve"> </w:t>
      </w:r>
      <w:r w:rsidRPr="0041353A">
        <w:t xml:space="preserve">(in </w:t>
      </w:r>
      <w:r>
        <w:t>LPF</w:t>
      </w:r>
      <w:r w:rsidRPr="0041353A">
        <w:t xml:space="preserve"> file) frequency constraints and remain others, clock constraints are picked from </w:t>
      </w:r>
      <w:r>
        <w:t>MRP</w:t>
      </w:r>
      <w:r w:rsidRPr="0041353A">
        <w:t xml:space="preserve"> file. You can specify the design name, one design one command line, and change the option</w:t>
      </w:r>
      <w:r>
        <w:t>s according to your requirement:</w:t>
      </w:r>
    </w:p>
    <w:p w:rsidR="0041353A" w:rsidRDefault="0041353A" w:rsidP="0041353A">
      <w:pPr>
        <w:pStyle w:val="ListParagraph"/>
        <w:rPr>
          <w:b/>
          <w:i/>
        </w:rPr>
      </w:pPr>
      <w:r w:rsidRPr="00E453A2">
        <w:rPr>
          <w:b/>
          <w:i/>
        </w:rPr>
        <w:t>“</w:t>
      </w:r>
      <w:r w:rsidR="00726B38" w:rsidRPr="00726B38">
        <w:rPr>
          <w:b/>
          <w:i/>
        </w:rPr>
        <w:t>python trunk\bin\run_lattice.py  --job-dir=result\1  --top-dir=cases  --block-lpf  --diamond=C:\lscc\diamond\3.2_x64  --fmax-sweep=50 300 10   --synthesis=synplify  --strategy=timing  --design=CR53836_uapc_sap</w:t>
      </w:r>
      <w:r w:rsidRPr="00E453A2">
        <w:rPr>
          <w:b/>
          <w:i/>
        </w:rPr>
        <w:t>”</w:t>
      </w:r>
    </w:p>
    <w:p w:rsidR="000765D3" w:rsidRDefault="000765D3" w:rsidP="00AD5519">
      <w:pPr>
        <w:pStyle w:val="ListParagraph"/>
        <w:numPr>
          <w:ilvl w:val="0"/>
          <w:numId w:val="27"/>
        </w:numPr>
      </w:pPr>
      <w:r w:rsidRPr="00575FE5">
        <w:rPr>
          <w:rFonts w:cstheme="minorHAnsi"/>
        </w:rPr>
        <w:t xml:space="preserve">Customer cases and run sweeping, empty customer </w:t>
      </w:r>
      <w:r>
        <w:rPr>
          <w:rFonts w:cstheme="minorHAnsi"/>
        </w:rPr>
        <w:t>LPF</w:t>
      </w:r>
      <w:r w:rsidRPr="00575FE5">
        <w:rPr>
          <w:rFonts w:cstheme="minorHAnsi"/>
        </w:rPr>
        <w:t xml:space="preserve"> file, clock constraints are picked from </w:t>
      </w:r>
      <w:r>
        <w:rPr>
          <w:rFonts w:cstheme="minorHAnsi"/>
        </w:rPr>
        <w:t>MRP</w:t>
      </w:r>
      <w:r w:rsidRPr="00575FE5">
        <w:rPr>
          <w:rFonts w:cstheme="minorHAnsi"/>
        </w:rPr>
        <w:t xml:space="preserve"> file</w:t>
      </w:r>
      <w:r>
        <w:t>:</w:t>
      </w:r>
    </w:p>
    <w:p w:rsidR="000765D3" w:rsidRDefault="000765D3" w:rsidP="000765D3">
      <w:pPr>
        <w:pStyle w:val="ListParagraph"/>
        <w:rPr>
          <w:b/>
          <w:i/>
        </w:rPr>
      </w:pPr>
      <w:r w:rsidRPr="00E453A2">
        <w:rPr>
          <w:b/>
          <w:i/>
        </w:rPr>
        <w:t>“</w:t>
      </w:r>
      <w:r w:rsidR="00313B8B" w:rsidRPr="00313B8B">
        <w:rPr>
          <w:b/>
          <w:i/>
        </w:rPr>
        <w:t>python trunk\bin\run_lattice.py  --job-dir=result\2  --top-dir=cases  --block-lpf  --diamond=C:\lscc\diamond\3.2_x64  --fmax-sweep=50 300 10   --synthesis=synplify  --strategy=timing  --empty-lpf  --design=CR53836_uapc_sap</w:t>
      </w:r>
      <w:r w:rsidRPr="00E453A2">
        <w:rPr>
          <w:b/>
          <w:i/>
        </w:rPr>
        <w:t>”</w:t>
      </w:r>
    </w:p>
    <w:p w:rsidR="006F19BD" w:rsidRDefault="006F19BD" w:rsidP="00AD5519">
      <w:pPr>
        <w:pStyle w:val="ListParagraph"/>
        <w:numPr>
          <w:ilvl w:val="0"/>
          <w:numId w:val="27"/>
        </w:numPr>
      </w:pPr>
      <w:r w:rsidRPr="006F19BD">
        <w:rPr>
          <w:rFonts w:cstheme="minorHAnsi"/>
        </w:rPr>
        <w:t>Run multi-seed, use all original constraints and run multiple seed</w:t>
      </w:r>
      <w:r>
        <w:t>:</w:t>
      </w:r>
    </w:p>
    <w:p w:rsidR="006F19BD" w:rsidRDefault="006F19BD" w:rsidP="006F19BD">
      <w:pPr>
        <w:pStyle w:val="ListParagraph"/>
        <w:rPr>
          <w:b/>
          <w:i/>
        </w:rPr>
      </w:pPr>
      <w:r w:rsidRPr="00E453A2">
        <w:rPr>
          <w:b/>
          <w:i/>
        </w:rPr>
        <w:t>“</w:t>
      </w:r>
      <w:r w:rsidRPr="006F19BD">
        <w:rPr>
          <w:b/>
          <w:i/>
        </w:rPr>
        <w:t>python trunk\bin\run_lattice.py  --job-dir=result\3  --top-dir=cases  --block-lpf  --diamond=C:\lscc\diamond\3.2_x64   --seed-sweep=1 5 1      --synthesis=synplify  --strategy=timing  --design=CR53836_uapc_sap</w:t>
      </w:r>
      <w:r w:rsidRPr="00E453A2">
        <w:rPr>
          <w:b/>
          <w:i/>
        </w:rPr>
        <w:t>”</w:t>
      </w:r>
    </w:p>
    <w:p w:rsidR="002F08A3" w:rsidRDefault="002F08A3" w:rsidP="00AD5519">
      <w:pPr>
        <w:pStyle w:val="ListParagraph"/>
        <w:numPr>
          <w:ilvl w:val="0"/>
          <w:numId w:val="27"/>
        </w:numPr>
      </w:pPr>
      <w:r w:rsidRPr="00575FE5">
        <w:rPr>
          <w:rFonts w:cstheme="minorHAnsi" w:hint="eastAsia"/>
        </w:rPr>
        <w:t>R</w:t>
      </w:r>
      <w:r w:rsidRPr="00575FE5">
        <w:rPr>
          <w:rFonts w:cstheme="minorHAnsi"/>
        </w:rPr>
        <w:t>un multi-seed without any constraints</w:t>
      </w:r>
      <w:r>
        <w:t>:</w:t>
      </w:r>
    </w:p>
    <w:p w:rsidR="002F08A3" w:rsidRDefault="002F08A3" w:rsidP="002F08A3">
      <w:pPr>
        <w:pStyle w:val="ListParagraph"/>
        <w:rPr>
          <w:b/>
          <w:i/>
        </w:rPr>
      </w:pPr>
      <w:r w:rsidRPr="00E453A2">
        <w:rPr>
          <w:b/>
          <w:i/>
        </w:rPr>
        <w:lastRenderedPageBreak/>
        <w:t>“</w:t>
      </w:r>
      <w:r w:rsidRPr="002F08A3">
        <w:rPr>
          <w:b/>
          <w:i/>
        </w:rPr>
        <w:t>python trunk\bin\run_lattice.py  --job-dir=result\4  --top-dir=cases  --block-lpf  --diamond=C:\lscc\diamond\3.2_x64   --seed-sweep=1 5 1      --synthesis=synplify  --strategy=timing  --empty-lpf  --design=CR53836_uapc_sap</w:t>
      </w:r>
      <w:r w:rsidRPr="00E453A2">
        <w:rPr>
          <w:b/>
          <w:i/>
        </w:rPr>
        <w:t>”</w:t>
      </w:r>
    </w:p>
    <w:p w:rsidR="00487BBA" w:rsidRDefault="00487BBA" w:rsidP="00AD5519">
      <w:pPr>
        <w:pStyle w:val="ListParagraph"/>
        <w:numPr>
          <w:ilvl w:val="0"/>
          <w:numId w:val="27"/>
        </w:numPr>
      </w:pPr>
      <w:r w:rsidRPr="00487BBA">
        <w:rPr>
          <w:rFonts w:cstheme="minorHAnsi"/>
        </w:rPr>
        <w:t>Run sweeping and multi-seed, empty original lpf file, clock constraints are picked from mrp file, run sweeping and every frequency run multi-seed</w:t>
      </w:r>
      <w:r>
        <w:t>:</w:t>
      </w:r>
    </w:p>
    <w:p w:rsidR="00487BBA" w:rsidRDefault="00487BBA" w:rsidP="00487BBA">
      <w:pPr>
        <w:pStyle w:val="ListParagraph"/>
        <w:rPr>
          <w:b/>
          <w:i/>
        </w:rPr>
      </w:pPr>
      <w:r w:rsidRPr="00E453A2">
        <w:rPr>
          <w:b/>
          <w:i/>
        </w:rPr>
        <w:t>“</w:t>
      </w:r>
      <w:r w:rsidRPr="00487BBA">
        <w:rPr>
          <w:b/>
          <w:i/>
        </w:rPr>
        <w:t>python trunk\bin\run_lattice.py  --job-dir=result\5  --top-dir=cases  --block-lpf  --diamond=C:\lscc\diamond\3.2_x64  --seed-sweep=1 5 1  --fmax-sweep=50 300 10  --fmax-seed  --synthesis=synplify  --strategy=timing  --empty-lpf  --design=CR53836_uapc_sap</w:t>
      </w:r>
      <w:r w:rsidRPr="00E453A2">
        <w:rPr>
          <w:b/>
          <w:i/>
        </w:rPr>
        <w:t>”</w:t>
      </w:r>
    </w:p>
    <w:p w:rsidR="00A722F0" w:rsidRDefault="00A722F0" w:rsidP="00AD5519">
      <w:pPr>
        <w:pStyle w:val="ListParagraph"/>
        <w:numPr>
          <w:ilvl w:val="0"/>
          <w:numId w:val="27"/>
        </w:numPr>
      </w:pPr>
      <w:r w:rsidRPr="00A722F0">
        <w:rPr>
          <w:rFonts w:cstheme="minorHAnsi"/>
        </w:rPr>
        <w:t>Customer cases and run sweeping and multi-seed, delete original clock frequency constraints and remain other constraints, clock constraints are picked from mrp file, run sweeping and every frequency run multi-seed</w:t>
      </w:r>
      <w:r>
        <w:t>:</w:t>
      </w:r>
    </w:p>
    <w:p w:rsidR="00A722F0" w:rsidRDefault="00A722F0" w:rsidP="00A722F0">
      <w:pPr>
        <w:pStyle w:val="ListParagraph"/>
        <w:rPr>
          <w:b/>
          <w:i/>
        </w:rPr>
      </w:pPr>
      <w:r w:rsidRPr="00E453A2">
        <w:rPr>
          <w:b/>
          <w:i/>
        </w:rPr>
        <w:t>“</w:t>
      </w:r>
      <w:r w:rsidRPr="00A722F0">
        <w:rPr>
          <w:b/>
          <w:i/>
        </w:rPr>
        <w:t>python trunk\bin\run_lattice.py  --job-dir=result\6  --top-dir=cases  --block-lpf  --diamond=C:\lscc\diamond\3.2_x64  --seed-sweep=1 5 1  --fmax-sweep=50 300 10  --fmax-seed  --synthesis=synplify  --strategy=timing  --design=CR53836_uapc_sap</w:t>
      </w:r>
      <w:r w:rsidRPr="00E453A2">
        <w:rPr>
          <w:b/>
          <w:i/>
        </w:rPr>
        <w:t>”</w:t>
      </w:r>
    </w:p>
    <w:p w:rsidR="006E0B55" w:rsidRDefault="006E0B55" w:rsidP="00AD5519">
      <w:pPr>
        <w:pStyle w:val="ListParagraph"/>
        <w:numPr>
          <w:ilvl w:val="0"/>
          <w:numId w:val="27"/>
        </w:numPr>
      </w:pPr>
      <w:r w:rsidRPr="006E0B55">
        <w:rPr>
          <w:rFonts w:cstheme="minorHAnsi"/>
        </w:rPr>
        <w:t>Use original clock to run sweeping, remain other constraints</w:t>
      </w:r>
      <w:r>
        <w:t>:</w:t>
      </w:r>
    </w:p>
    <w:p w:rsidR="006E0B55" w:rsidRDefault="006E0B55" w:rsidP="006E0B55">
      <w:pPr>
        <w:pStyle w:val="ListParagraph"/>
        <w:rPr>
          <w:b/>
          <w:i/>
        </w:rPr>
      </w:pPr>
      <w:r w:rsidRPr="00E453A2">
        <w:rPr>
          <w:b/>
          <w:i/>
        </w:rPr>
        <w:t>“</w:t>
      </w:r>
      <w:r w:rsidRPr="006E0B55">
        <w:rPr>
          <w:b/>
          <w:i/>
        </w:rPr>
        <w:t>python trunk\bin\run_lattice.py  --job-dir=result\7  --top-dir=cases  --block-lpf  --diamond=C:\lscc\diamond\3.2_x64  --fmax-sweep=50 300 10  --use-ori-clks  --synthesis=synplify  --strategy=timing  --design=CR53836_uapc_sap</w:t>
      </w:r>
      <w:r w:rsidRPr="00E453A2">
        <w:rPr>
          <w:b/>
          <w:i/>
        </w:rPr>
        <w:t>”</w:t>
      </w:r>
    </w:p>
    <w:p w:rsidR="001F71C5" w:rsidRDefault="001F71C5" w:rsidP="00AD5519">
      <w:pPr>
        <w:pStyle w:val="ListParagraph"/>
        <w:numPr>
          <w:ilvl w:val="0"/>
          <w:numId w:val="27"/>
        </w:numPr>
      </w:pPr>
      <w:r w:rsidRPr="001F71C5">
        <w:rPr>
          <w:rFonts w:cstheme="minorHAnsi"/>
        </w:rPr>
        <w:t>Customer cases and use original clock to run sweeping and multi-seed, remain other constraints</w:t>
      </w:r>
      <w:r>
        <w:t>:</w:t>
      </w:r>
    </w:p>
    <w:p w:rsidR="001F71C5" w:rsidRDefault="001F71C5" w:rsidP="001F71C5">
      <w:pPr>
        <w:pStyle w:val="ListParagraph"/>
        <w:rPr>
          <w:b/>
          <w:i/>
        </w:rPr>
      </w:pPr>
      <w:r w:rsidRPr="00E453A2">
        <w:rPr>
          <w:b/>
          <w:i/>
        </w:rPr>
        <w:t>“</w:t>
      </w:r>
      <w:r w:rsidRPr="001F71C5">
        <w:rPr>
          <w:b/>
          <w:i/>
        </w:rPr>
        <w:t>python trunk\bin\run_lattice.py  --job-dir=result\8  --top-dir=cases  --block-lpf  --diamond=C:\lscc\diamond\3.2_x64  --seed-sweep=1 5 1  --fmax-sweep=50 300 10  --fmax-seed  --synthesis=synplify  --strategy=timing  --use-ori-clks  --design=CR53836_uapc_sap</w:t>
      </w:r>
      <w:r w:rsidRPr="00E453A2">
        <w:rPr>
          <w:b/>
          <w:i/>
        </w:rPr>
        <w:t>”</w:t>
      </w:r>
    </w:p>
    <w:p w:rsidR="00B51518" w:rsidRDefault="00B51518" w:rsidP="00AD5519">
      <w:pPr>
        <w:pStyle w:val="ListParagraph"/>
        <w:numPr>
          <w:ilvl w:val="0"/>
          <w:numId w:val="27"/>
        </w:numPr>
      </w:pPr>
      <w:r>
        <w:t>R</w:t>
      </w:r>
      <w:r>
        <w:rPr>
          <w:rFonts w:hint="eastAsia"/>
        </w:rPr>
        <w:t>un pushbutton</w:t>
      </w:r>
      <w:r>
        <w:t>:</w:t>
      </w:r>
    </w:p>
    <w:p w:rsidR="000765D3" w:rsidRPr="003B64D6" w:rsidRDefault="00B51518" w:rsidP="003B64D6">
      <w:pPr>
        <w:pStyle w:val="ListParagraph"/>
        <w:rPr>
          <w:b/>
          <w:i/>
        </w:rPr>
      </w:pPr>
      <w:r w:rsidRPr="00E453A2">
        <w:rPr>
          <w:b/>
          <w:i/>
        </w:rPr>
        <w:t>“</w:t>
      </w:r>
      <w:r w:rsidR="00060315" w:rsidRPr="00060315">
        <w:rPr>
          <w:b/>
          <w:i/>
        </w:rPr>
        <w:t>python trunk\bin\run_lattice.py  --job-dir=result\9  --top-dir=cases  --block-lpf  --diamond=C:\lscc\diamond\3.2_x64  --pushbutton  --synthesis=synplify  --strategy=timing   --design=CR53836_uapc_sap</w:t>
      </w:r>
      <w:r w:rsidRPr="00E453A2">
        <w:rPr>
          <w:b/>
          <w:i/>
        </w:rPr>
        <w:t>”</w:t>
      </w:r>
    </w:p>
    <w:p w:rsidR="00A614A4" w:rsidRDefault="00A614A4" w:rsidP="00A614A4">
      <w:pPr>
        <w:pStyle w:val="Heading4"/>
      </w:pPr>
      <w:r>
        <w:t>4.2.2.2 Suite support</w:t>
      </w:r>
    </w:p>
    <w:p w:rsidR="00A614A4" w:rsidRDefault="00A614A4" w:rsidP="00A614A4">
      <w:r>
        <w:t>All test command lines here are based on suite support script (</w:t>
      </w:r>
      <w:hyperlink w:anchor="_5.1_suite_support" w:history="1">
        <w:r w:rsidR="004228B9" w:rsidRPr="004228B9">
          <w:rPr>
            <w:rStyle w:val="Hyperlink"/>
          </w:rPr>
          <w:t>chapter</w:t>
        </w:r>
        <w:r w:rsidR="004228B9">
          <w:rPr>
            <w:rStyle w:val="Hyperlink"/>
          </w:rPr>
          <w:t>s</w:t>
        </w:r>
        <w:r w:rsidRPr="00F67CC2">
          <w:rPr>
            <w:rStyle w:val="Hyperlink"/>
          </w:rPr>
          <w:t xml:space="preserve"> 5.1</w:t>
        </w:r>
      </w:hyperlink>
      <w:r>
        <w:t xml:space="preserve">). </w:t>
      </w:r>
    </w:p>
    <w:p w:rsidR="003B64D6" w:rsidRDefault="00EB5E1B" w:rsidP="00AD5519">
      <w:pPr>
        <w:pStyle w:val="ListParagraph"/>
        <w:numPr>
          <w:ilvl w:val="0"/>
          <w:numId w:val="39"/>
        </w:numPr>
      </w:pPr>
      <w:r>
        <w:t>For test suite “</w:t>
      </w:r>
      <w:r w:rsidRPr="003B64D6">
        <w:rPr>
          <w:b/>
          <w:i/>
        </w:rPr>
        <w:t>suite1</w:t>
      </w:r>
      <w:r>
        <w:t>”, launch 3 process to run fmax sweeping flow</w:t>
      </w:r>
      <w:r w:rsidR="003B64D6">
        <w:t>:</w:t>
      </w:r>
    </w:p>
    <w:p w:rsidR="00FB470C" w:rsidRPr="00FB470C" w:rsidRDefault="003B64D6" w:rsidP="00FB470C">
      <w:pPr>
        <w:pStyle w:val="ListParagraph"/>
        <w:rPr>
          <w:b/>
          <w:i/>
        </w:rPr>
      </w:pPr>
      <w:r w:rsidRPr="00E453A2">
        <w:rPr>
          <w:b/>
          <w:i/>
        </w:rPr>
        <w:t>“</w:t>
      </w:r>
      <w:r w:rsidRPr="003B64D6">
        <w:rPr>
          <w:b/>
          <w:i/>
        </w:rPr>
        <w:t>python trunk\tools\</w:t>
      </w:r>
      <w:r w:rsidR="00350020" w:rsidRPr="003B64D6">
        <w:rPr>
          <w:b/>
          <w:i/>
        </w:rPr>
        <w:t xml:space="preserve"> </w:t>
      </w:r>
      <w:r w:rsidRPr="003B64D6">
        <w:rPr>
          <w:b/>
          <w:i/>
        </w:rPr>
        <w:t>suite_support\suite_support.py --suite-file=case_list.ini --suite-name=suite1 --process=3 --top-dir=./  --lattice  --options="--job-dir=result\1 --block-lpf  --diamond=C:\lscc\diamond\3.2_x64  --fmax-sweep=50 300 10   --synthesis=synplify  --strategy=timing "</w:t>
      </w:r>
      <w:r w:rsidR="004B5637">
        <w:rPr>
          <w:b/>
          <w:i/>
        </w:rPr>
        <w:t xml:space="preserve">  </w:t>
      </w:r>
      <w:r w:rsidRPr="00E453A2">
        <w:rPr>
          <w:b/>
          <w:i/>
        </w:rPr>
        <w:t>”</w:t>
      </w:r>
    </w:p>
    <w:p w:rsidR="00C63FEE" w:rsidRDefault="00C63FEE" w:rsidP="00C63FEE">
      <w:pPr>
        <w:pStyle w:val="Heading3"/>
      </w:pPr>
      <w:bookmarkStart w:id="1030" w:name="_Toc395885272"/>
      <w:r>
        <w:t>4.2.3 Major options</w:t>
      </w:r>
      <w:bookmarkEnd w:id="1030"/>
    </w:p>
    <w:p w:rsidR="00C63FEE" w:rsidRDefault="00C63FEE" w:rsidP="00C63FEE">
      <w:r>
        <w:t>Here a list of major options for sweeping flow use:</w:t>
      </w:r>
    </w:p>
    <w:p w:rsidR="00B2312E" w:rsidRPr="00B2312E" w:rsidRDefault="00B2312E" w:rsidP="00B2312E">
      <w:pPr>
        <w:pStyle w:val="table"/>
      </w:pPr>
      <w:r w:rsidRPr="00B2312E">
        <w:t>Major options for sweeping flow</w:t>
      </w:r>
    </w:p>
    <w:tbl>
      <w:tblPr>
        <w:tblW w:w="9024" w:type="dxa"/>
        <w:tblInd w:w="93" w:type="dxa"/>
        <w:tblLook w:val="04A0" w:firstRow="1" w:lastRow="0" w:firstColumn="1" w:lastColumn="0" w:noHBand="0" w:noVBand="1"/>
      </w:tblPr>
      <w:tblGrid>
        <w:gridCol w:w="570"/>
        <w:gridCol w:w="1831"/>
        <w:gridCol w:w="2608"/>
        <w:gridCol w:w="4015"/>
      </w:tblGrid>
      <w:tr w:rsidR="00B2312E" w:rsidRPr="00B2312E" w:rsidTr="00AD3B13">
        <w:trPr>
          <w:trHeight w:val="313"/>
        </w:trPr>
        <w:tc>
          <w:tcPr>
            <w:tcW w:w="570"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b/>
                <w:bCs/>
                <w:color w:val="000000"/>
              </w:rPr>
            </w:pPr>
            <w:r w:rsidRPr="00B2312E">
              <w:rPr>
                <w:rFonts w:ascii="Calibri" w:eastAsia="Times New Roman" w:hAnsi="Calibri" w:cs="Calibri"/>
                <w:b/>
                <w:bCs/>
                <w:color w:val="000000"/>
              </w:rPr>
              <w:t>NO.</w:t>
            </w:r>
          </w:p>
        </w:tc>
        <w:tc>
          <w:tcPr>
            <w:tcW w:w="1831" w:type="dxa"/>
            <w:tcBorders>
              <w:top w:val="single" w:sz="8" w:space="0" w:color="auto"/>
              <w:left w:val="nil"/>
              <w:bottom w:val="single" w:sz="8"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b/>
                <w:bCs/>
                <w:color w:val="000000"/>
              </w:rPr>
            </w:pPr>
            <w:r w:rsidRPr="00B2312E">
              <w:rPr>
                <w:rFonts w:ascii="Calibri" w:eastAsia="Times New Roman" w:hAnsi="Calibri" w:cs="Calibri"/>
                <w:b/>
                <w:bCs/>
                <w:color w:val="000000"/>
              </w:rPr>
              <w:t>Option group</w:t>
            </w:r>
          </w:p>
        </w:tc>
        <w:tc>
          <w:tcPr>
            <w:tcW w:w="2608" w:type="dxa"/>
            <w:tcBorders>
              <w:top w:val="single" w:sz="8" w:space="0" w:color="auto"/>
              <w:left w:val="nil"/>
              <w:bottom w:val="single" w:sz="8"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b/>
                <w:bCs/>
                <w:color w:val="000000"/>
              </w:rPr>
            </w:pPr>
            <w:r w:rsidRPr="00B2312E">
              <w:rPr>
                <w:rFonts w:ascii="Calibri" w:eastAsia="Times New Roman" w:hAnsi="Calibri" w:cs="Calibri"/>
                <w:b/>
                <w:bCs/>
                <w:color w:val="000000"/>
              </w:rPr>
              <w:t>Option name</w:t>
            </w:r>
          </w:p>
        </w:tc>
        <w:tc>
          <w:tcPr>
            <w:tcW w:w="4015" w:type="dxa"/>
            <w:tcBorders>
              <w:top w:val="single" w:sz="8" w:space="0" w:color="auto"/>
              <w:left w:val="nil"/>
              <w:bottom w:val="single" w:sz="8"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b/>
                <w:bCs/>
                <w:color w:val="000000"/>
              </w:rPr>
            </w:pPr>
            <w:r w:rsidRPr="00B2312E">
              <w:rPr>
                <w:rFonts w:ascii="Calibri" w:eastAsia="Times New Roman" w:hAnsi="Calibri" w:cs="Calibri"/>
                <w:b/>
                <w:bCs/>
                <w:color w:val="000000"/>
              </w:rPr>
              <w:t>Specification</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Public Options</w:t>
            </w:r>
          </w:p>
        </w:tc>
        <w:tc>
          <w:tcPr>
            <w:tcW w:w="2608" w:type="dxa"/>
            <w:tcBorders>
              <w:top w:val="single" w:sz="4" w:space="0" w:color="auto"/>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--top-dir=TOP_DIR</w:t>
            </w:r>
          </w:p>
        </w:tc>
        <w:tc>
          <w:tcPr>
            <w:tcW w:w="4015" w:type="dxa"/>
            <w:tcBorders>
              <w:top w:val="single" w:sz="4" w:space="0" w:color="auto"/>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the top source path name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2</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--design=DESIGN</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the design name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3</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--job-dir=JOB_DIR</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the job working path name</w:t>
            </w:r>
          </w:p>
        </w:tc>
      </w:tr>
      <w:tr w:rsidR="00B2312E" w:rsidRPr="00B2312E" w:rsidTr="00AD3B13">
        <w:trPr>
          <w:trHeight w:val="596"/>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4</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xml:space="preserve">--tag=TAG </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the job tag name, default is _scratch, which is created in the design job working path</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lastRenderedPageBreak/>
              <w:t>5</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Diamond Options</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-X, --x86</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run with x86 vendor tools</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6</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--diamond=DIAMOND</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Diamond install path</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7</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Project Options</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--run-scuba</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run scuba to update the model files</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8</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--devkit=DEVKIT</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the devkit name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9</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--synthesis=SYNTHESIS</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synthesis name, else use default one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10</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--goal=GOAL</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synthesis optimization goal</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11</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--synthesis-done</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synthesis already done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12</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--synthesis-only</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run synthesis only</w:t>
            </w:r>
          </w:p>
        </w:tc>
      </w:tr>
      <w:tr w:rsidR="00B2312E" w:rsidRPr="00B2312E" w:rsidTr="00AD3B13">
        <w:trPr>
          <w:trHeight w:val="596"/>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13</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Implementation Options</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--fmax-sweep=&lt;from&gt; &lt;to&gt; &lt;step&gt;</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fmax sweeping range</w:t>
            </w:r>
          </w:p>
        </w:tc>
      </w:tr>
      <w:tr w:rsidR="00B2312E" w:rsidRPr="00B2312E" w:rsidTr="00AD3B13">
        <w:trPr>
          <w:trHeight w:val="596"/>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14</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--seed-sweep=&lt;from&gt; &lt;to&gt; &lt;step&gt;</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specify seed sweeping range</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15</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xml:space="preserve">--fmax-seed   </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run seed sweeping for every fmax points</w:t>
            </w:r>
          </w:p>
        </w:tc>
      </w:tr>
      <w:tr w:rsidR="00B2312E" w:rsidRPr="00B2312E" w:rsidTr="00AD3B13">
        <w:trPr>
          <w:trHeight w:val="298"/>
        </w:trPr>
        <w:tc>
          <w:tcPr>
            <w:tcW w:w="570" w:type="dxa"/>
            <w:tcBorders>
              <w:top w:val="nil"/>
              <w:left w:val="single" w:sz="8" w:space="0" w:color="auto"/>
              <w:bottom w:val="single" w:sz="4"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16</w:t>
            </w:r>
          </w:p>
        </w:tc>
        <w:tc>
          <w:tcPr>
            <w:tcW w:w="1831"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c>
          <w:tcPr>
            <w:tcW w:w="2608" w:type="dxa"/>
            <w:tcBorders>
              <w:top w:val="nil"/>
              <w:left w:val="nil"/>
              <w:bottom w:val="single" w:sz="4"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xml:space="preserve">--double-step </w:t>
            </w:r>
          </w:p>
        </w:tc>
        <w:tc>
          <w:tcPr>
            <w:tcW w:w="4015" w:type="dxa"/>
            <w:tcBorders>
              <w:top w:val="nil"/>
              <w:left w:val="nil"/>
              <w:bottom w:val="single" w:sz="4"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double the running step for running faster</w:t>
            </w:r>
          </w:p>
        </w:tc>
      </w:tr>
      <w:tr w:rsidR="00B2312E" w:rsidRPr="00B2312E" w:rsidTr="00AD3B13">
        <w:trPr>
          <w:trHeight w:val="313"/>
        </w:trPr>
        <w:tc>
          <w:tcPr>
            <w:tcW w:w="570" w:type="dxa"/>
            <w:tcBorders>
              <w:top w:val="nil"/>
              <w:left w:val="single" w:sz="8" w:space="0" w:color="auto"/>
              <w:bottom w:val="single" w:sz="8" w:space="0" w:color="auto"/>
              <w:right w:val="single" w:sz="4" w:space="0" w:color="auto"/>
            </w:tcBorders>
            <w:shd w:val="clear" w:color="auto" w:fill="auto"/>
            <w:vAlign w:val="bottom"/>
            <w:hideMark/>
          </w:tcPr>
          <w:p w:rsidR="00B2312E" w:rsidRPr="00B2312E" w:rsidRDefault="00B2312E" w:rsidP="00B2312E">
            <w:pPr>
              <w:jc w:val="right"/>
              <w:rPr>
                <w:rFonts w:ascii="Calibri" w:eastAsia="Times New Roman" w:hAnsi="Calibri" w:cs="Calibri"/>
                <w:color w:val="000000"/>
              </w:rPr>
            </w:pPr>
            <w:r w:rsidRPr="00B2312E">
              <w:rPr>
                <w:rFonts w:ascii="Calibri" w:eastAsia="Times New Roman" w:hAnsi="Calibri" w:cs="Calibri"/>
                <w:color w:val="000000"/>
              </w:rPr>
              <w:t>17</w:t>
            </w:r>
          </w:p>
        </w:tc>
        <w:tc>
          <w:tcPr>
            <w:tcW w:w="1831" w:type="dxa"/>
            <w:tcBorders>
              <w:top w:val="nil"/>
              <w:left w:val="nil"/>
              <w:bottom w:val="single" w:sz="8"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Simulation Options</w:t>
            </w:r>
          </w:p>
        </w:tc>
        <w:tc>
          <w:tcPr>
            <w:tcW w:w="2608" w:type="dxa"/>
            <w:tcBorders>
              <w:top w:val="nil"/>
              <w:left w:val="nil"/>
              <w:bottom w:val="single" w:sz="8" w:space="0" w:color="auto"/>
              <w:right w:val="single" w:sz="4"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NA</w:t>
            </w:r>
          </w:p>
        </w:tc>
        <w:tc>
          <w:tcPr>
            <w:tcW w:w="4015" w:type="dxa"/>
            <w:tcBorders>
              <w:top w:val="nil"/>
              <w:left w:val="nil"/>
              <w:bottom w:val="single" w:sz="8" w:space="0" w:color="auto"/>
              <w:right w:val="single" w:sz="8" w:space="0" w:color="auto"/>
            </w:tcBorders>
            <w:shd w:val="clear" w:color="auto" w:fill="auto"/>
            <w:vAlign w:val="bottom"/>
            <w:hideMark/>
          </w:tcPr>
          <w:p w:rsidR="00B2312E" w:rsidRPr="00B2312E" w:rsidRDefault="00B2312E" w:rsidP="00B2312E">
            <w:pPr>
              <w:rPr>
                <w:rFonts w:ascii="Calibri" w:eastAsia="Times New Roman" w:hAnsi="Calibri" w:cs="Calibri"/>
                <w:color w:val="000000"/>
              </w:rPr>
            </w:pPr>
            <w:r w:rsidRPr="00B2312E">
              <w:rPr>
                <w:rFonts w:ascii="Calibri" w:eastAsia="Times New Roman" w:hAnsi="Calibri" w:cs="Calibri"/>
                <w:color w:val="000000"/>
              </w:rPr>
              <w:t> </w:t>
            </w:r>
          </w:p>
        </w:tc>
      </w:tr>
    </w:tbl>
    <w:p w:rsidR="00AD3B13" w:rsidRPr="00D94B5A" w:rsidRDefault="00AD3B13" w:rsidP="00AD3B13">
      <w:pPr>
        <w:pStyle w:val="Heading3"/>
      </w:pPr>
      <w:bookmarkStart w:id="1031" w:name="_Toc395885273"/>
      <w:r>
        <w:t>4.2.4 Work flow</w:t>
      </w:r>
      <w:bookmarkEnd w:id="1031"/>
    </w:p>
    <w:p w:rsidR="00FB470C" w:rsidRDefault="005B1144" w:rsidP="00EB5E1B">
      <w:r>
        <w:t>Sweeping flow includes fmax sweeping and seed sweeping flows.</w:t>
      </w:r>
    </w:p>
    <w:p w:rsidR="005B1144" w:rsidRDefault="007B3ADB" w:rsidP="007B3ADB">
      <w:pPr>
        <w:pStyle w:val="Heading4"/>
      </w:pPr>
      <w:r>
        <w:t>4.2.4.1 Fmax sweeping flow</w:t>
      </w:r>
    </w:p>
    <w:p w:rsidR="00FA3861" w:rsidRPr="00267253" w:rsidRDefault="00FA3861" w:rsidP="00FA3861">
      <w:pPr>
        <w:widowControl w:val="0"/>
        <w:jc w:val="both"/>
      </w:pPr>
      <w:r w:rsidRPr="00267253">
        <w:t>T</w:t>
      </w:r>
      <w:r w:rsidRPr="00267253">
        <w:rPr>
          <w:rFonts w:hint="eastAsia"/>
        </w:rPr>
        <w:t>he main flow</w:t>
      </w:r>
      <w:r>
        <w:rPr>
          <w:rFonts w:hint="eastAsia"/>
        </w:rPr>
        <w:t xml:space="preserve"> is show as following</w:t>
      </w:r>
      <w:r>
        <w:t>:</w:t>
      </w:r>
    </w:p>
    <w:p w:rsidR="00FA3861" w:rsidRPr="00FA3861" w:rsidRDefault="00FA3861" w:rsidP="00FA3861"/>
    <w:p w:rsidR="00FA3861" w:rsidRDefault="00FA3861" w:rsidP="00B25291">
      <w:pPr>
        <w:pStyle w:val="ListParagraph"/>
        <w:ind w:left="360"/>
        <w:jc w:val="center"/>
      </w:pPr>
      <w:r>
        <w:rPr>
          <w:rFonts w:hint="eastAsia"/>
          <w:noProof/>
        </w:rPr>
        <w:lastRenderedPageBreak/>
        <mc:AlternateContent>
          <mc:Choice Requires="wpg">
            <w:drawing>
              <wp:inline distT="0" distB="0" distL="0" distR="0" wp14:anchorId="4D915ED7" wp14:editId="5CF04C66">
                <wp:extent cx="2594610" cy="4302834"/>
                <wp:effectExtent l="0" t="0" r="15240" b="21590"/>
                <wp:docPr id="25" name="Group 25"/>
                <wp:cNvGraphicFramePr/>
                <a:graphic xmlns:a="http://schemas.openxmlformats.org/drawingml/2006/main">
                  <a:graphicData uri="http://schemas.microsoft.com/office/word/2010/wordprocessingGroup">
                    <wpg:wgp>
                      <wpg:cNvGrpSpPr/>
                      <wpg:grpSpPr>
                        <a:xfrm>
                          <a:off x="0" y="0"/>
                          <a:ext cx="2594610" cy="4302834"/>
                          <a:chOff x="0" y="0"/>
                          <a:chExt cx="2594610" cy="4302834"/>
                        </a:xfrm>
                      </wpg:grpSpPr>
                      <wps:wsp>
                        <wps:cNvPr id="26" name="Rounded Rectangle 26"/>
                        <wps:cNvSpPr/>
                        <wps:spPr>
                          <a:xfrm>
                            <a:off x="882352" y="0"/>
                            <a:ext cx="1712258" cy="3227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FA3861">
                              <w:pPr>
                                <w:jc w:val="center"/>
                              </w:pPr>
                              <w:r>
                                <w:t>S</w:t>
                              </w:r>
                              <w:r>
                                <w:rPr>
                                  <w:rFonts w:hint="eastAsia"/>
                                </w:rPr>
                                <w:t>ynthesis(translate)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ounded Rectangle 27"/>
                        <wps:cNvSpPr/>
                        <wps:spPr>
                          <a:xfrm>
                            <a:off x="882352" y="582706"/>
                            <a:ext cx="1711960" cy="322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FA3861">
                              <w:pPr>
                                <w:jc w:val="center"/>
                              </w:pPr>
                              <w:r>
                                <w:t>M</w:t>
                              </w:r>
                              <w:r>
                                <w:rPr>
                                  <w:rFonts w:hint="eastAsia"/>
                                </w:rPr>
                                <w:t>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ounded Rectangle 28"/>
                        <wps:cNvSpPr/>
                        <wps:spPr>
                          <a:xfrm>
                            <a:off x="882352" y="1174376"/>
                            <a:ext cx="1711960" cy="322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FA3861">
                              <w:pPr>
                                <w:jc w:val="center"/>
                              </w:pPr>
                              <w:r>
                                <w:t>S</w:t>
                              </w:r>
                              <w:r>
                                <w:rPr>
                                  <w:rFonts w:hint="eastAsia"/>
                                </w:rPr>
                                <w:t xml:space="preserve">elect </w:t>
                              </w:r>
                              <w:r>
                                <w:rPr>
                                  <w:rFonts w:cstheme="minorHAnsi"/>
                                </w:rPr>
                                <w:t>cloc</w:t>
                              </w:r>
                              <w:r>
                                <w:rPr>
                                  <w:rFonts w:cstheme="minorHAnsi" w:hint="eastAsia"/>
                                </w:rPr>
                                <w:t>k 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ounded Rectangle 29"/>
                        <wps:cNvSpPr/>
                        <wps:spPr>
                          <a:xfrm>
                            <a:off x="882352" y="1757082"/>
                            <a:ext cx="1711960" cy="8068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FA3861">
                              <w:pPr>
                                <w:jc w:val="center"/>
                              </w:pPr>
                              <w:r>
                                <w:t>W</w:t>
                              </w:r>
                              <w:r>
                                <w:rPr>
                                  <w:rFonts w:hint="eastAsia"/>
                                </w:rPr>
                                <w:t>rite clocks to lpf file, change the frequency to run sweeping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882352" y="2823882"/>
                            <a:ext cx="1711960" cy="58270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FA3861">
                              <w:pPr>
                                <w:jc w:val="center"/>
                              </w:pPr>
                              <w:r>
                                <w:t>F</w:t>
                              </w:r>
                              <w:r>
                                <w:rPr>
                                  <w:rFonts w:hint="eastAsia"/>
                                </w:rPr>
                                <w:t>requency is XXMHz,</w:t>
                              </w:r>
                            </w:p>
                            <w:p w:rsidR="00434F12" w:rsidRDefault="00434F12" w:rsidP="00FA3861">
                              <w:pPr>
                                <w:jc w:val="center"/>
                              </w:pPr>
                              <w:r>
                                <w:rPr>
                                  <w:rFonts w:hint="eastAsia"/>
                                </w:rPr>
                                <w:t>run map, par, trace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1733999" y="322729"/>
                            <a:ext cx="0" cy="259976"/>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32" name="Straight Arrow Connector 32"/>
                        <wps:cNvCnPr/>
                        <wps:spPr>
                          <a:xfrm>
                            <a:off x="1742963" y="914400"/>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33" name="Straight Arrow Connector 33"/>
                        <wps:cNvCnPr/>
                        <wps:spPr>
                          <a:xfrm>
                            <a:off x="1742963" y="1497106"/>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34" name="Rounded Rectangle 34"/>
                        <wps:cNvSpPr/>
                        <wps:spPr>
                          <a:xfrm>
                            <a:off x="882352" y="3666564"/>
                            <a:ext cx="1711960" cy="636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FA3861">
                              <w:pPr>
                                <w:jc w:val="center"/>
                              </w:pPr>
                              <w:r>
                                <w:t>C</w:t>
                              </w:r>
                              <w:r>
                                <w:rPr>
                                  <w:rFonts w:hint="eastAsia"/>
                                </w:rPr>
                                <w:t xml:space="preserve">opy results to folder </w:t>
                              </w:r>
                              <w:r w:rsidRPr="00F67166">
                                <w:t>Target_fmax_</w:t>
                              </w:r>
                              <w:r>
                                <w:rPr>
                                  <w:rFonts w:hint="eastAsia"/>
                                </w:rPr>
                                <w:t>50</w:t>
                              </w:r>
                              <w:r w:rsidRPr="00F67166">
                                <w:t>MHz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1733999" y="2563906"/>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36" name="Straight Arrow Connector 36"/>
                        <wps:cNvCnPr/>
                        <wps:spPr>
                          <a:xfrm>
                            <a:off x="1742963" y="3406588"/>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37" name="U-Turn Arrow 37"/>
                        <wps:cNvSpPr/>
                        <wps:spPr>
                          <a:xfrm rot="16200000">
                            <a:off x="-605790" y="2519082"/>
                            <a:ext cx="2089150" cy="877570"/>
                          </a:xfrm>
                          <a:prstGeom prst="uturnArrow">
                            <a:avLst>
                              <a:gd name="adj1" fmla="val 9677"/>
                              <a:gd name="adj2" fmla="val 25000"/>
                              <a:gd name="adj3" fmla="val 10698"/>
                              <a:gd name="adj4" fmla="val 845"/>
                              <a:gd name="adj5" fmla="val 97474"/>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D915ED7" id="Group 25" o:spid="_x0000_s1026" style="width:204.3pt;height:338.8pt;mso-position-horizontal-relative:char;mso-position-vertical-relative:line" coordsize="25946,43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">
                <v:roundrect id="Rounded Rectangle 26" o:spid="_x0000_s1027" style="position:absolute;left:8823;width:17123;height:32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" fillcolor="#4f81bd [3204]" strokecolor="#243f60 [1604]" strokeweight="2pt">
                  <v:textbox>
                    <w:txbxContent>
                      <w:p w:rsidR="00434F12" w:rsidRDefault="00434F12" w:rsidP="00FA3861">
                        <w:pPr>
                          <w:jc w:val="center"/>
                        </w:pPr>
                        <w:r>
                          <w:t>S</w:t>
                        </w:r>
                        <w:r>
                          <w:rPr>
                            <w:rFonts w:hint="eastAsia"/>
                          </w:rPr>
                          <w:t>ynthesis(translate)</w:t>
                        </w:r>
                      </w:p>
                    </w:txbxContent>
                  </v:textbox>
                </v:roundrect>
                <v:roundrect id="Rounded Rectangle 27" o:spid="_x0000_s1028" style="position:absolute;left:8823;top:5827;width:17120;height:32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" fillcolor="#4f81bd [3204]" strokecolor="#243f60 [1604]" strokeweight="2pt">
                  <v:textbox>
                    <w:txbxContent>
                      <w:p w:rsidR="00434F12" w:rsidRDefault="00434F12" w:rsidP="00FA3861">
                        <w:pPr>
                          <w:jc w:val="center"/>
                        </w:pPr>
                        <w:r>
                          <w:t>M</w:t>
                        </w:r>
                        <w:r>
                          <w:rPr>
                            <w:rFonts w:hint="eastAsia"/>
                          </w:rPr>
                          <w:t>ap</w:t>
                        </w:r>
                      </w:p>
                    </w:txbxContent>
                  </v:textbox>
                </v:roundrect>
                <v:roundrect id="Rounded Rectangle 28" o:spid="_x0000_s1029" style="position:absolute;left:8823;top:11743;width:17120;height:32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" fillcolor="#4f81bd [3204]" strokecolor="#243f60 [1604]" strokeweight="2pt">
                  <v:textbox>
                    <w:txbxContent>
                      <w:p w:rsidR="00434F12" w:rsidRDefault="00434F12" w:rsidP="00FA3861">
                        <w:pPr>
                          <w:jc w:val="center"/>
                        </w:pPr>
                        <w:r>
                          <w:t>S</w:t>
                        </w:r>
                        <w:r>
                          <w:rPr>
                            <w:rFonts w:hint="eastAsia"/>
                          </w:rPr>
                          <w:t xml:space="preserve">elect </w:t>
                        </w:r>
                        <w:r>
                          <w:rPr>
                            <w:rFonts w:cstheme="minorHAnsi"/>
                          </w:rPr>
                          <w:t>cloc</w:t>
                        </w:r>
                        <w:r>
                          <w:rPr>
                            <w:rFonts w:cstheme="minorHAnsi" w:hint="eastAsia"/>
                          </w:rPr>
                          <w:t>k net</w:t>
                        </w:r>
                      </w:p>
                    </w:txbxContent>
                  </v:textbox>
                </v:roundrect>
                <v:roundrect id="Rounded Rectangle 29" o:spid="_x0000_s1030" style="position:absolute;left:8823;top:17570;width:17120;height:80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" fillcolor="#4f81bd [3204]" strokecolor="#243f60 [1604]" strokeweight="2pt">
                  <v:textbox>
                    <w:txbxContent>
                      <w:p w:rsidR="00434F12" w:rsidRDefault="00434F12" w:rsidP="00FA3861">
                        <w:pPr>
                          <w:jc w:val="center"/>
                        </w:pPr>
                        <w:r>
                          <w:t>W</w:t>
                        </w:r>
                        <w:r>
                          <w:rPr>
                            <w:rFonts w:hint="eastAsia"/>
                          </w:rPr>
                          <w:t>rite clocks to lpf file, change the frequency to run sweeping</w:t>
                        </w:r>
                      </w:p>
                    </w:txbxContent>
                  </v:textbox>
                </v:roundrect>
                <v:roundrect id="Rounded Rectangle 30" o:spid="_x0000_s1031" style="position:absolute;left:8823;top:28238;width:17120;height:58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" fillcolor="#4f81bd [3204]" strokecolor="#243f60 [1604]" strokeweight="2pt">
                  <v:textbox>
                    <w:txbxContent>
                      <w:p w:rsidR="00434F12" w:rsidRDefault="00434F12" w:rsidP="00FA3861">
                        <w:pPr>
                          <w:jc w:val="center"/>
                        </w:pPr>
                        <w:r>
                          <w:t>F</w:t>
                        </w:r>
                        <w:r>
                          <w:rPr>
                            <w:rFonts w:hint="eastAsia"/>
                          </w:rPr>
                          <w:t>requency is XXMHz,</w:t>
                        </w:r>
                      </w:p>
                      <w:p w:rsidR="00434F12" w:rsidRDefault="00434F12" w:rsidP="00FA3861">
                        <w:pPr>
                          <w:jc w:val="center"/>
                        </w:pPr>
                        <w:r>
                          <w:rPr>
                            <w:rFonts w:hint="eastAsia"/>
                          </w:rPr>
                          <w:t>run map, par, trace</w:t>
                        </w:r>
                      </w:p>
                    </w:txbxContent>
                  </v:textbox>
                </v:roundrect>
                <v:shapetype id="_x0000_t32" coordsize="21600,21600" o:spt="32" o:oned="t" path="m,l21600,21600e" filled="f">
                  <v:path arrowok="t" fillok="f" o:connecttype="none"/>
                  <o:lock v:ext="edit" shapetype="t"/>
                </v:shapetype>
                <v:shape id="Straight Arrow Connector 31" o:spid="_x0000_s1032" type="#_x0000_t32" style="position:absolute;left:17339;top:3227;width:0;height: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" strokecolor="#c0504d [3205]" strokeweight="3pt">
                  <v:stroke endarrow="open"/>
                  <v:shadow on="t" color="black" opacity="22937f" origin=",.5" offset="0,.63889mm"/>
                </v:shape>
                <v:shape id="Straight Arrow Connector 32" o:spid="_x0000_s1033" type="#_x0000_t32" style="position:absolute;left:17429;top:9144;width:0;height:2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" strokecolor="#c0504d [3205]" strokeweight="3pt">
                  <v:stroke endarrow="open"/>
                  <v:shadow on="t" color="black" opacity="22937f" origin=",.5" offset="0,.63889mm"/>
                </v:shape>
                <v:shape id="Straight Arrow Connector 33" o:spid="_x0000_s1034" type="#_x0000_t32" style="position:absolute;left:17429;top:14971;width:0;height:2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" strokecolor="#c0504d [3205]" strokeweight="3pt">
                  <v:stroke endarrow="open"/>
                  <v:shadow on="t" color="black" opacity="22937f" origin=",.5" offset="0,.63889mm"/>
                </v:shape>
                <v:roundrect id="Rounded Rectangle 34" o:spid="_x0000_s1035" style="position:absolute;left:8823;top:36665;width:17120;height:63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" fillcolor="#4f81bd [3204]" strokecolor="#243f60 [1604]" strokeweight="2pt">
                  <v:textbox>
                    <w:txbxContent>
                      <w:p w:rsidR="00434F12" w:rsidRDefault="00434F12" w:rsidP="00FA3861">
                        <w:pPr>
                          <w:jc w:val="center"/>
                        </w:pPr>
                        <w:r>
                          <w:t>C</w:t>
                        </w:r>
                        <w:r>
                          <w:rPr>
                            <w:rFonts w:hint="eastAsia"/>
                          </w:rPr>
                          <w:t xml:space="preserve">opy results to folder </w:t>
                        </w:r>
                        <w:r w:rsidRPr="00F67166">
                          <w:t>Target_fmax_</w:t>
                        </w:r>
                        <w:r>
                          <w:rPr>
                            <w:rFonts w:hint="eastAsia"/>
                          </w:rPr>
                          <w:t>50</w:t>
                        </w:r>
                        <w:r w:rsidRPr="00F67166">
                          <w:t>MHz</w:t>
                        </w:r>
                      </w:p>
                    </w:txbxContent>
                  </v:textbox>
                </v:roundrect>
                <v:shape id="Straight Arrow Connector 35" o:spid="_x0000_s1036" type="#_x0000_t32" style="position:absolute;left:17339;top:25639;width:0;height:2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" strokecolor="#c0504d [3205]" strokeweight="3pt">
                  <v:stroke endarrow="open"/>
                  <v:shadow on="t" color="black" opacity="22937f" origin=",.5" offset="0,.63889mm"/>
                </v:shape>
                <v:shape id="Straight Arrow Connector 36" o:spid="_x0000_s1037" type="#_x0000_t32" style="position:absolute;left:17429;top:34065;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" strokecolor="#c0504d [3205]" strokeweight="3pt">
                  <v:stroke endarrow="open"/>
                  <v:shadow on="t" color="black" opacity="22937f" origin=",.5" offset="0,.63889mm"/>
                </v:shape>
                <v:shape id="U-Turn Arrow 37" o:spid="_x0000_s1038" style="position:absolute;left:-6058;top:25190;width:20892;height:8775;rotation:-90;visibility:visible;mso-wrap-style:square;v-text-anchor:middle" coordsize="2089150,8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" path="m,877570l,7415c,3320,3320,,7415,l1904803,v4095,,7415,3320,7415,7415c1912218,258783,1912219,510152,1912219,761520r176931,l1869758,855403,1650365,761520r176931,l1827296,84922r,l84922,84922r,l84922,877570,,877570xe" fillcolor="#c0504d [3205]" strokecolor="#622423 [1605]" strokeweight="2pt">
                  <v:path arrowok="t" o:connecttype="custom" o:connectlocs="0,877570;0,7415;7415,0;1904803,0;1912218,7415;1912219,761520;2089150,761520;1869758,855403;1650365,761520;1827296,761520;1827296,84922;1827296,84922;84922,84922;84922,84922;84922,877570;0,877570" o:connectangles="0,0,0,0,0,0,0,0,0,0,0,0,0,0,0,0"/>
                </v:shape>
                <w10:anchorlock/>
              </v:group>
            </w:pict>
          </mc:Fallback>
        </mc:AlternateContent>
      </w:r>
    </w:p>
    <w:p w:rsidR="00FA3861" w:rsidRDefault="00B25291" w:rsidP="00FA3861">
      <w:pPr>
        <w:pStyle w:val="figure"/>
      </w:pPr>
      <w:r>
        <w:t xml:space="preserve">Fmax </w:t>
      </w:r>
      <w:r w:rsidR="00FA3861">
        <w:t>weeping flow</w:t>
      </w:r>
    </w:p>
    <w:p w:rsidR="00FA3861" w:rsidRDefault="00FA3861" w:rsidP="00FA3861">
      <w:pPr>
        <w:pStyle w:val="ListParagraph"/>
        <w:ind w:left="360"/>
      </w:pPr>
    </w:p>
    <w:p w:rsidR="00FA3861" w:rsidRPr="00BF3147" w:rsidRDefault="00FA3861" w:rsidP="00FA3861">
      <w:r>
        <w:t>Fmax s</w:t>
      </w:r>
      <w:r w:rsidRPr="00BF3147">
        <w:rPr>
          <w:rFonts w:hint="eastAsia"/>
        </w:rPr>
        <w:t>weeping flow:</w:t>
      </w:r>
    </w:p>
    <w:p w:rsidR="00FA3861" w:rsidRPr="00BF3147" w:rsidRDefault="00FA3861" w:rsidP="00FA3861">
      <w:pPr>
        <w:pStyle w:val="ListParagraph"/>
        <w:ind w:left="360"/>
      </w:pPr>
      <w:r w:rsidRPr="00BF3147">
        <w:rPr>
          <w:rFonts w:hint="eastAsia"/>
        </w:rPr>
        <w:tab/>
      </w:r>
      <w:r w:rsidRPr="00BF3147">
        <w:rPr>
          <w:rFonts w:hint="eastAsia"/>
        </w:rPr>
        <w:tab/>
        <w:t>a) Run till map.</w:t>
      </w:r>
    </w:p>
    <w:p w:rsidR="00FA3861" w:rsidRPr="00BF3147" w:rsidRDefault="00FA3861" w:rsidP="00FA3861">
      <w:pPr>
        <w:pStyle w:val="ListParagraph"/>
        <w:ind w:left="360"/>
      </w:pPr>
      <w:r w:rsidRPr="00BF3147">
        <w:rPr>
          <w:rFonts w:hint="eastAsia"/>
        </w:rPr>
        <w:tab/>
      </w:r>
      <w:r w:rsidRPr="00BF3147">
        <w:rPr>
          <w:rFonts w:hint="eastAsia"/>
        </w:rPr>
        <w:tab/>
        <w:t xml:space="preserve">b) According to option setting, select clock from </w:t>
      </w:r>
      <w:r>
        <w:t>MRP</w:t>
      </w:r>
      <w:r w:rsidRPr="00BF3147">
        <w:rPr>
          <w:rFonts w:hint="eastAsia"/>
        </w:rPr>
        <w:t xml:space="preserve"> file or </w:t>
      </w:r>
      <w:r w:rsidRPr="00BF3147">
        <w:t>original</w:t>
      </w:r>
      <w:r w:rsidRPr="00BF3147">
        <w:rPr>
          <w:rFonts w:hint="eastAsia"/>
        </w:rPr>
        <w:t xml:space="preserve"> </w:t>
      </w:r>
      <w:r>
        <w:t>LPF</w:t>
      </w:r>
      <w:r w:rsidRPr="00BF3147">
        <w:rPr>
          <w:rFonts w:hint="eastAsia"/>
        </w:rPr>
        <w:t xml:space="preserve"> file.</w:t>
      </w:r>
    </w:p>
    <w:p w:rsidR="00FA3861" w:rsidRPr="00BF3147" w:rsidRDefault="00FA3861" w:rsidP="00FA3861">
      <w:pPr>
        <w:pStyle w:val="ListParagraph"/>
        <w:ind w:left="360"/>
      </w:pPr>
      <w:r w:rsidRPr="00BF3147">
        <w:rPr>
          <w:rFonts w:hint="eastAsia"/>
        </w:rPr>
        <w:tab/>
      </w:r>
      <w:r w:rsidRPr="00BF3147">
        <w:rPr>
          <w:rFonts w:hint="eastAsia"/>
        </w:rPr>
        <w:tab/>
        <w:t xml:space="preserve">c) Write the clock net to </w:t>
      </w:r>
      <w:r>
        <w:t>LPF</w:t>
      </w:r>
      <w:r w:rsidRPr="00BF3147">
        <w:rPr>
          <w:rFonts w:hint="eastAsia"/>
        </w:rPr>
        <w:t xml:space="preserve"> file, change the frequency from 50MHz to 300MHZ.</w:t>
      </w:r>
    </w:p>
    <w:p w:rsidR="00FA3861" w:rsidRPr="00BF3147" w:rsidRDefault="00FA3861" w:rsidP="00FA3861">
      <w:pPr>
        <w:pStyle w:val="ListParagraph"/>
        <w:ind w:left="360"/>
      </w:pPr>
      <w:r w:rsidRPr="00BF3147">
        <w:rPr>
          <w:rFonts w:hint="eastAsia"/>
        </w:rPr>
        <w:tab/>
      </w:r>
      <w:r w:rsidRPr="00BF3147">
        <w:rPr>
          <w:rFonts w:hint="eastAsia"/>
        </w:rPr>
        <w:tab/>
        <w:t xml:space="preserve">d) Once the </w:t>
      </w:r>
      <w:r>
        <w:t>LPF</w:t>
      </w:r>
      <w:r w:rsidRPr="00BF3147">
        <w:rPr>
          <w:rFonts w:hint="eastAsia"/>
        </w:rPr>
        <w:t xml:space="preserve"> file has been changed, run TCL till par trace.</w:t>
      </w:r>
    </w:p>
    <w:p w:rsidR="00FA3861" w:rsidRPr="00BF3147" w:rsidRDefault="00FA3861" w:rsidP="00FA3861">
      <w:pPr>
        <w:pStyle w:val="ListParagraph"/>
        <w:ind w:left="360"/>
      </w:pPr>
      <w:r w:rsidRPr="00BF3147">
        <w:rPr>
          <w:rFonts w:hint="eastAsia"/>
        </w:rPr>
        <w:tab/>
      </w:r>
      <w:r w:rsidRPr="00BF3147">
        <w:rPr>
          <w:rFonts w:hint="eastAsia"/>
        </w:rPr>
        <w:tab/>
        <w:t xml:space="preserve">e) Copy the results from implementation folder to </w:t>
      </w:r>
      <w:r w:rsidRPr="00BF3147">
        <w:t>Target_fmax_</w:t>
      </w:r>
      <w:r w:rsidRPr="00BF3147">
        <w:rPr>
          <w:rFonts w:hint="eastAsia"/>
        </w:rPr>
        <w:t>XX</w:t>
      </w:r>
      <w:r w:rsidRPr="00BF3147">
        <w:t>MHz</w:t>
      </w:r>
      <w:r w:rsidRPr="00BF3147">
        <w:rPr>
          <w:rFonts w:hint="eastAsia"/>
        </w:rPr>
        <w:t xml:space="preserve"> folder. </w:t>
      </w:r>
    </w:p>
    <w:p w:rsidR="00FA3861" w:rsidRDefault="00FA3861" w:rsidP="00FA3861">
      <w:pPr>
        <w:pStyle w:val="Heading4"/>
      </w:pPr>
      <w:r>
        <w:t>4.2.4.2 Fmax sweeping flow</w:t>
      </w:r>
    </w:p>
    <w:p w:rsidR="00A614A4" w:rsidRDefault="00B25291" w:rsidP="001E3D0C">
      <w:r w:rsidRPr="00267253">
        <w:t>T</w:t>
      </w:r>
      <w:r w:rsidRPr="00267253">
        <w:rPr>
          <w:rFonts w:hint="eastAsia"/>
        </w:rPr>
        <w:t>he main flow is show as following</w:t>
      </w:r>
      <w:r>
        <w:t>:</w:t>
      </w:r>
    </w:p>
    <w:p w:rsidR="00B25291" w:rsidRDefault="00B25291" w:rsidP="00B25291">
      <w:pPr>
        <w:jc w:val="center"/>
      </w:pPr>
      <w:r>
        <w:rPr>
          <w:rFonts w:hint="eastAsia"/>
          <w:noProof/>
        </w:rPr>
        <w:lastRenderedPageBreak/>
        <mc:AlternateContent>
          <mc:Choice Requires="wpg">
            <w:drawing>
              <wp:inline distT="0" distB="0" distL="0" distR="0" wp14:anchorId="09AFCD49" wp14:editId="38631009">
                <wp:extent cx="2594610" cy="4302834"/>
                <wp:effectExtent l="0" t="0" r="15240" b="21590"/>
                <wp:docPr id="38" name="Group 38"/>
                <wp:cNvGraphicFramePr/>
                <a:graphic xmlns:a="http://schemas.openxmlformats.org/drawingml/2006/main">
                  <a:graphicData uri="http://schemas.microsoft.com/office/word/2010/wordprocessingGroup">
                    <wpg:wgp>
                      <wpg:cNvGrpSpPr/>
                      <wpg:grpSpPr>
                        <a:xfrm>
                          <a:off x="0" y="0"/>
                          <a:ext cx="2594610" cy="4302834"/>
                          <a:chOff x="0" y="0"/>
                          <a:chExt cx="2594610" cy="4302834"/>
                        </a:xfrm>
                      </wpg:grpSpPr>
                      <wps:wsp>
                        <wps:cNvPr id="39" name="Rounded Rectangle 39"/>
                        <wps:cNvSpPr/>
                        <wps:spPr>
                          <a:xfrm>
                            <a:off x="882352" y="0"/>
                            <a:ext cx="1712258" cy="3227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B25291">
                              <w:pPr>
                                <w:jc w:val="center"/>
                              </w:pPr>
                              <w:r>
                                <w:t>S</w:t>
                              </w:r>
                              <w:r>
                                <w:rPr>
                                  <w:rFonts w:hint="eastAsia"/>
                                </w:rPr>
                                <w:t>ynthesis(translate)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ounded Rectangle 40"/>
                        <wps:cNvSpPr/>
                        <wps:spPr>
                          <a:xfrm>
                            <a:off x="882352" y="582706"/>
                            <a:ext cx="1711960" cy="322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B25291">
                              <w:pPr>
                                <w:jc w:val="center"/>
                              </w:pPr>
                              <w:r>
                                <w:t>M</w:t>
                              </w:r>
                              <w:r>
                                <w:rPr>
                                  <w:rFonts w:hint="eastAsia"/>
                                </w:rPr>
                                <w:t>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882352" y="1174376"/>
                            <a:ext cx="1711960" cy="322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B25291">
                              <w:pPr>
                                <w:jc w:val="center"/>
                              </w:pPr>
                              <w:r>
                                <w:t>Use fixed lpf setting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ounded Rectangle 42"/>
                        <wps:cNvSpPr/>
                        <wps:spPr>
                          <a:xfrm>
                            <a:off x="882352" y="1757082"/>
                            <a:ext cx="1711960" cy="8068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B25291">
                              <w:pPr>
                                <w:jc w:val="center"/>
                              </w:pPr>
                              <w:r>
                                <w:t>Create seed seeting</w:t>
                              </w:r>
                              <w:r>
                                <w:rPr>
                                  <w:rFonts w:hint="eastAsia"/>
                                </w:rPr>
                                <w:t xml:space="preserve"> to run sweeping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882352" y="2823882"/>
                            <a:ext cx="1711960" cy="58270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B25291">
                              <w:pPr>
                                <w:jc w:val="center"/>
                              </w:pPr>
                              <w:r>
                                <w:t>Seed is xx,</w:t>
                              </w:r>
                            </w:p>
                            <w:p w:rsidR="00434F12" w:rsidRDefault="00434F12" w:rsidP="00B25291">
                              <w:pPr>
                                <w:jc w:val="center"/>
                              </w:pPr>
                              <w:r>
                                <w:rPr>
                                  <w:rFonts w:hint="eastAsia"/>
                                </w:rPr>
                                <w:t>run map, par, trace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1733999" y="322729"/>
                            <a:ext cx="0" cy="259976"/>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45" name="Straight Arrow Connector 45"/>
                        <wps:cNvCnPr/>
                        <wps:spPr>
                          <a:xfrm>
                            <a:off x="1742963" y="914400"/>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46" name="Straight Arrow Connector 46"/>
                        <wps:cNvCnPr/>
                        <wps:spPr>
                          <a:xfrm>
                            <a:off x="1742963" y="1497106"/>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47" name="Rounded Rectangle 47"/>
                        <wps:cNvSpPr/>
                        <wps:spPr>
                          <a:xfrm>
                            <a:off x="882352" y="3666564"/>
                            <a:ext cx="1711960" cy="636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B25291">
                              <w:pPr>
                                <w:jc w:val="center"/>
                              </w:pPr>
                              <w:r>
                                <w:t>C</w:t>
                              </w:r>
                              <w:r>
                                <w:rPr>
                                  <w:rFonts w:hint="eastAsia"/>
                                </w:rPr>
                                <w:t xml:space="preserve">opy results to folder </w:t>
                              </w:r>
                              <w:r>
                                <w:t>Target_seed</w:t>
                              </w:r>
                              <w:r w:rsidRPr="00F67166">
                                <w:t>_</w:t>
                              </w:r>
                              <w:r>
                                <w:t>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1733999" y="2563906"/>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49" name="Straight Arrow Connector 49"/>
                        <wps:cNvCnPr/>
                        <wps:spPr>
                          <a:xfrm>
                            <a:off x="1742963" y="3406588"/>
                            <a:ext cx="0" cy="25971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50" name="U-Turn Arrow 50"/>
                        <wps:cNvSpPr/>
                        <wps:spPr>
                          <a:xfrm rot="16200000">
                            <a:off x="-605790" y="2519082"/>
                            <a:ext cx="2089150" cy="877570"/>
                          </a:xfrm>
                          <a:prstGeom prst="uturnArrow">
                            <a:avLst>
                              <a:gd name="adj1" fmla="val 9677"/>
                              <a:gd name="adj2" fmla="val 25000"/>
                              <a:gd name="adj3" fmla="val 10698"/>
                              <a:gd name="adj4" fmla="val 845"/>
                              <a:gd name="adj5" fmla="val 97474"/>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9AFCD49" id="Group 38" o:spid="_x0000_s1039" style="width:204.3pt;height:338.8pt;mso-position-horizontal-relative:char;mso-position-vertical-relative:line" coordsize="25946,43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">
                <v:roundrect id="Rounded Rectangle 39" o:spid="_x0000_s1040" style="position:absolute;left:8823;width:17123;height:32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" fillcolor="#4f81bd [3204]" strokecolor="#243f60 [1604]" strokeweight="2pt">
                  <v:textbox>
                    <w:txbxContent>
                      <w:p w:rsidR="00434F12" w:rsidRDefault="00434F12" w:rsidP="00B25291">
                        <w:pPr>
                          <w:jc w:val="center"/>
                        </w:pPr>
                        <w:r>
                          <w:t>S</w:t>
                        </w:r>
                        <w:r>
                          <w:rPr>
                            <w:rFonts w:hint="eastAsia"/>
                          </w:rPr>
                          <w:t>ynthesis(translate)</w:t>
                        </w:r>
                      </w:p>
                    </w:txbxContent>
                  </v:textbox>
                </v:roundrect>
                <v:roundrect id="Rounded Rectangle 40" o:spid="_x0000_s1041" style="position:absolute;left:8823;top:5827;width:17120;height:32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" fillcolor="#4f81bd [3204]" strokecolor="#243f60 [1604]" strokeweight="2pt">
                  <v:textbox>
                    <w:txbxContent>
                      <w:p w:rsidR="00434F12" w:rsidRDefault="00434F12" w:rsidP="00B25291">
                        <w:pPr>
                          <w:jc w:val="center"/>
                        </w:pPr>
                        <w:r>
                          <w:t>M</w:t>
                        </w:r>
                        <w:r>
                          <w:rPr>
                            <w:rFonts w:hint="eastAsia"/>
                          </w:rPr>
                          <w:t>ap</w:t>
                        </w:r>
                      </w:p>
                    </w:txbxContent>
                  </v:textbox>
                </v:roundrect>
                <v:roundrect id="Rounded Rectangle 41" o:spid="_x0000_s1042" style="position:absolute;left:8823;top:11743;width:17120;height:32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" fillcolor="#4f81bd [3204]" strokecolor="#243f60 [1604]" strokeweight="2pt">
                  <v:textbox>
                    <w:txbxContent>
                      <w:p w:rsidR="00434F12" w:rsidRDefault="00434F12" w:rsidP="00B25291">
                        <w:pPr>
                          <w:jc w:val="center"/>
                        </w:pPr>
                        <w:r>
                          <w:t>Use fixed lpf setting</w:t>
                        </w:r>
                      </w:p>
                    </w:txbxContent>
                  </v:textbox>
                </v:roundrect>
                <v:roundrect id="Rounded Rectangle 42" o:spid="_x0000_s1043" style="position:absolute;left:8823;top:17570;width:17120;height:80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" fillcolor="#4f81bd [3204]" strokecolor="#243f60 [1604]" strokeweight="2pt">
                  <v:textbox>
                    <w:txbxContent>
                      <w:p w:rsidR="00434F12" w:rsidRDefault="00434F12" w:rsidP="00B25291">
                        <w:pPr>
                          <w:jc w:val="center"/>
                        </w:pPr>
                        <w:r>
                          <w:t>Create seed seeting</w:t>
                        </w:r>
                        <w:r>
                          <w:rPr>
                            <w:rFonts w:hint="eastAsia"/>
                          </w:rPr>
                          <w:t xml:space="preserve"> to run sweeping</w:t>
                        </w:r>
                      </w:p>
                    </w:txbxContent>
                  </v:textbox>
                </v:roundrect>
                <v:roundrect id="Rounded Rectangle 43" o:spid="_x0000_s1044" style="position:absolute;left:8823;top:28238;width:17120;height:58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" fillcolor="#4f81bd [3204]" strokecolor="#243f60 [1604]" strokeweight="2pt">
                  <v:textbox>
                    <w:txbxContent>
                      <w:p w:rsidR="00434F12" w:rsidRDefault="00434F12" w:rsidP="00B25291">
                        <w:pPr>
                          <w:jc w:val="center"/>
                        </w:pPr>
                        <w:r>
                          <w:t>Seed is xx,</w:t>
                        </w:r>
                      </w:p>
                      <w:p w:rsidR="00434F12" w:rsidRDefault="00434F12" w:rsidP="00B25291">
                        <w:pPr>
                          <w:jc w:val="center"/>
                        </w:pPr>
                        <w:r>
                          <w:rPr>
                            <w:rFonts w:hint="eastAsia"/>
                          </w:rPr>
                          <w:t>run map, par, trace</w:t>
                        </w:r>
                      </w:p>
                    </w:txbxContent>
                  </v:textbox>
                </v:roundrect>
                <v:shape id="Straight Arrow Connector 44" o:spid="_x0000_s1045" type="#_x0000_t32" style="position:absolute;left:17339;top:3227;width:0;height: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" strokecolor="#c0504d [3205]" strokeweight="3pt">
                  <v:stroke endarrow="open"/>
                  <v:shadow on="t" color="black" opacity="22937f" origin=",.5" offset="0,.63889mm"/>
                </v:shape>
                <v:shape id="Straight Arrow Connector 45" o:spid="_x0000_s1046" type="#_x0000_t32" style="position:absolute;left:17429;top:9144;width:0;height:2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" strokecolor="#c0504d [3205]" strokeweight="3pt">
                  <v:stroke endarrow="open"/>
                  <v:shadow on="t" color="black" opacity="22937f" origin=",.5" offset="0,.63889mm"/>
                </v:shape>
                <v:shape id="Straight Arrow Connector 46" o:spid="_x0000_s1047" type="#_x0000_t32" style="position:absolute;left:17429;top:14971;width:0;height:2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" strokecolor="#c0504d [3205]" strokeweight="3pt">
                  <v:stroke endarrow="open"/>
                  <v:shadow on="t" color="black" opacity="22937f" origin=",.5" offset="0,.63889mm"/>
                </v:shape>
                <v:roundrect id="Rounded Rectangle 47" o:spid="_x0000_s1048" style="position:absolute;left:8823;top:36665;width:17120;height:63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" fillcolor="#4f81bd [3204]" strokecolor="#243f60 [1604]" strokeweight="2pt">
                  <v:textbox>
                    <w:txbxContent>
                      <w:p w:rsidR="00434F12" w:rsidRDefault="00434F12" w:rsidP="00B25291">
                        <w:pPr>
                          <w:jc w:val="center"/>
                        </w:pPr>
                        <w:r>
                          <w:t>C</w:t>
                        </w:r>
                        <w:r>
                          <w:rPr>
                            <w:rFonts w:hint="eastAsia"/>
                          </w:rPr>
                          <w:t xml:space="preserve">opy results to folder </w:t>
                        </w:r>
                        <w:r>
                          <w:t>Target_seed</w:t>
                        </w:r>
                        <w:r w:rsidRPr="00F67166">
                          <w:t>_</w:t>
                        </w:r>
                        <w:r>
                          <w:t>xx</w:t>
                        </w:r>
                      </w:p>
                    </w:txbxContent>
                  </v:textbox>
                </v:roundrect>
                <v:shape id="Straight Arrow Connector 48" o:spid="_x0000_s1049" type="#_x0000_t32" style="position:absolute;left:17339;top:25639;width:0;height:2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" strokecolor="#c0504d [3205]" strokeweight="3pt">
                  <v:stroke endarrow="open"/>
                  <v:shadow on="t" color="black" opacity="22937f" origin=",.5" offset="0,.63889mm"/>
                </v:shape>
                <v:shape id="Straight Arrow Connector 49" o:spid="_x0000_s1050" type="#_x0000_t32" style="position:absolute;left:17429;top:34065;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" strokecolor="#c0504d [3205]" strokeweight="3pt">
                  <v:stroke endarrow="open"/>
                  <v:shadow on="t" color="black" opacity="22937f" origin=",.5" offset="0,.63889mm"/>
                </v:shape>
                <v:shape id="U-Turn Arrow 50" o:spid="_x0000_s1051" style="position:absolute;left:-6058;top:25190;width:20892;height:8775;rotation:-90;visibility:visible;mso-wrap-style:square;v-text-anchor:middle" coordsize="2089150,8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" path="m,877570l,7415c,3320,3320,,7415,l1904803,v4095,,7415,3320,7415,7415c1912218,258783,1912219,510152,1912219,761520r176931,l1869758,855403,1650365,761520r176931,l1827296,84922r,l84922,84922r,l84922,877570,,877570xe" fillcolor="#c0504d [3205]" strokecolor="#622423 [1605]" strokeweight="2pt">
                  <v:path arrowok="t" o:connecttype="custom" o:connectlocs="0,877570;0,7415;7415,0;1904803,0;1912218,7415;1912219,761520;2089150,761520;1869758,855403;1650365,761520;1827296,761520;1827296,84922;1827296,84922;84922,84922;84922,84922;84922,877570;0,877570" o:connectangles="0,0,0,0,0,0,0,0,0,0,0,0,0,0,0,0"/>
                </v:shape>
                <w10:anchorlock/>
              </v:group>
            </w:pict>
          </mc:Fallback>
        </mc:AlternateContent>
      </w:r>
    </w:p>
    <w:p w:rsidR="00B25291" w:rsidRDefault="00B25291" w:rsidP="00B25291">
      <w:pPr>
        <w:pStyle w:val="figure"/>
      </w:pPr>
      <w:r>
        <w:t>Seed sweeping flow</w:t>
      </w:r>
    </w:p>
    <w:p w:rsidR="00373606" w:rsidRPr="00BF3147" w:rsidRDefault="00281CE6" w:rsidP="00373606">
      <w:r>
        <w:t>Seed s</w:t>
      </w:r>
      <w:r w:rsidR="00373606" w:rsidRPr="00BF3147">
        <w:rPr>
          <w:rFonts w:hint="eastAsia"/>
        </w:rPr>
        <w:t>weeping flow:</w:t>
      </w:r>
    </w:p>
    <w:p w:rsidR="00373606" w:rsidRPr="00BF3147" w:rsidRDefault="00373606" w:rsidP="00373606">
      <w:r w:rsidRPr="00BF3147">
        <w:rPr>
          <w:rFonts w:hint="eastAsia"/>
        </w:rPr>
        <w:tab/>
      </w:r>
      <w:r w:rsidRPr="00BF3147">
        <w:rPr>
          <w:rFonts w:hint="eastAsia"/>
        </w:rPr>
        <w:tab/>
        <w:t>a) Run till map.</w:t>
      </w:r>
    </w:p>
    <w:p w:rsidR="00373606" w:rsidRPr="00BF3147" w:rsidRDefault="00373606" w:rsidP="00373606">
      <w:r w:rsidRPr="00BF3147">
        <w:rPr>
          <w:rFonts w:hint="eastAsia"/>
        </w:rPr>
        <w:tab/>
      </w:r>
      <w:r w:rsidRPr="00BF3147">
        <w:rPr>
          <w:rFonts w:hint="eastAsia"/>
        </w:rPr>
        <w:tab/>
        <w:t xml:space="preserve">b) According to option setting, select clock from </w:t>
      </w:r>
      <w:r w:rsidR="00E428C3">
        <w:t>MRP</w:t>
      </w:r>
      <w:r w:rsidRPr="00BF3147">
        <w:rPr>
          <w:rFonts w:hint="eastAsia"/>
        </w:rPr>
        <w:t xml:space="preserve"> file or </w:t>
      </w:r>
      <w:r w:rsidRPr="00BF3147">
        <w:t>original</w:t>
      </w:r>
      <w:r w:rsidRPr="00BF3147">
        <w:rPr>
          <w:rFonts w:hint="eastAsia"/>
        </w:rPr>
        <w:t xml:space="preserve"> </w:t>
      </w:r>
      <w:r w:rsidR="00E428C3">
        <w:t>LPF</w:t>
      </w:r>
      <w:r w:rsidRPr="00BF3147">
        <w:rPr>
          <w:rFonts w:hint="eastAsia"/>
        </w:rPr>
        <w:t xml:space="preserve"> file.</w:t>
      </w:r>
    </w:p>
    <w:p w:rsidR="00373606" w:rsidRPr="00BF3147" w:rsidRDefault="00373606" w:rsidP="00373606">
      <w:r w:rsidRPr="00BF3147">
        <w:rPr>
          <w:rFonts w:hint="eastAsia"/>
        </w:rPr>
        <w:tab/>
      </w:r>
      <w:r w:rsidRPr="00BF3147">
        <w:rPr>
          <w:rFonts w:hint="eastAsia"/>
        </w:rPr>
        <w:tab/>
        <w:t xml:space="preserve">c) Write the clock net to </w:t>
      </w:r>
      <w:r w:rsidR="00E428C3">
        <w:t>LPF</w:t>
      </w:r>
      <w:r w:rsidRPr="00BF3147">
        <w:rPr>
          <w:rFonts w:hint="eastAsia"/>
        </w:rPr>
        <w:t xml:space="preserve"> file, change the frequency from 50MHz to 300MHZ.</w:t>
      </w:r>
    </w:p>
    <w:p w:rsidR="00373606" w:rsidRPr="00BF3147" w:rsidRDefault="00373606" w:rsidP="00373606">
      <w:r w:rsidRPr="00BF3147">
        <w:rPr>
          <w:rFonts w:hint="eastAsia"/>
        </w:rPr>
        <w:tab/>
      </w:r>
      <w:r w:rsidRPr="00BF3147">
        <w:rPr>
          <w:rFonts w:hint="eastAsia"/>
        </w:rPr>
        <w:tab/>
        <w:t xml:space="preserve">d) Once the </w:t>
      </w:r>
      <w:r w:rsidR="00E428C3">
        <w:t>LPF</w:t>
      </w:r>
      <w:r w:rsidRPr="00BF3147">
        <w:rPr>
          <w:rFonts w:hint="eastAsia"/>
        </w:rPr>
        <w:t xml:space="preserve"> file has been changed, run TCL till par trace.</w:t>
      </w:r>
    </w:p>
    <w:p w:rsidR="00B25291" w:rsidRDefault="00373606" w:rsidP="00B25291">
      <w:r w:rsidRPr="00BF3147">
        <w:rPr>
          <w:rFonts w:hint="eastAsia"/>
        </w:rPr>
        <w:tab/>
      </w:r>
      <w:r w:rsidRPr="00BF3147">
        <w:rPr>
          <w:rFonts w:hint="eastAsia"/>
        </w:rPr>
        <w:tab/>
        <w:t xml:space="preserve">e) Copy the results from implementation folder to </w:t>
      </w:r>
      <w:r w:rsidRPr="00BF3147">
        <w:t>Target_fmax_</w:t>
      </w:r>
      <w:r w:rsidRPr="00BF3147">
        <w:rPr>
          <w:rFonts w:hint="eastAsia"/>
        </w:rPr>
        <w:t>XX</w:t>
      </w:r>
      <w:r w:rsidRPr="00BF3147">
        <w:t>MHz</w:t>
      </w:r>
      <w:r w:rsidRPr="00BF3147">
        <w:rPr>
          <w:rFonts w:hint="eastAsia"/>
        </w:rPr>
        <w:t xml:space="preserve"> folder. </w:t>
      </w:r>
    </w:p>
    <w:p w:rsidR="00A87427" w:rsidRDefault="00A87427" w:rsidP="00A87427">
      <w:pPr>
        <w:pStyle w:val="Heading3"/>
      </w:pPr>
      <w:bookmarkStart w:id="1032" w:name="_Toc395885274"/>
      <w:r>
        <w:t>4.2.5 Sweeping flow usage</w:t>
      </w:r>
      <w:bookmarkEnd w:id="1032"/>
    </w:p>
    <w:p w:rsidR="004426D0" w:rsidRDefault="004426D0" w:rsidP="004426D0">
      <w:pPr>
        <w:pStyle w:val="Heading4"/>
      </w:pPr>
      <w:r>
        <w:t>4.2.5.1 Environment setting</w:t>
      </w:r>
    </w:p>
    <w:p w:rsidR="004426D0" w:rsidRDefault="004426D0" w:rsidP="004426D0">
      <w:r>
        <w:t xml:space="preserve">General setting: refer to </w:t>
      </w:r>
      <w:hyperlink w:anchor="_3.1_Environment_setting" w:history="1">
        <w:r w:rsidR="004228B9" w:rsidRPr="004228B9">
          <w:rPr>
            <w:rStyle w:val="Hyperlink"/>
          </w:rPr>
          <w:t>chapter</w:t>
        </w:r>
        <w:r w:rsidRPr="00FD7405">
          <w:rPr>
            <w:rStyle w:val="Hyperlink"/>
          </w:rPr>
          <w:t xml:space="preserve"> 3.1</w:t>
        </w:r>
      </w:hyperlink>
    </w:p>
    <w:p w:rsidR="00367BA3" w:rsidRDefault="00367BA3" w:rsidP="004426D0">
      <w:r w:rsidRPr="00367BA3">
        <w:t>Make sure the machines have the environment variable</w:t>
      </w:r>
      <w:r>
        <w:t>:</w:t>
      </w:r>
      <w:r w:rsidRPr="00367BA3">
        <w:t xml:space="preserve"> “SEDISABLE=1”.</w:t>
      </w:r>
    </w:p>
    <w:p w:rsidR="005B511F" w:rsidRPr="00FD7405" w:rsidRDefault="005B511F" w:rsidP="004426D0">
      <w:r>
        <w:t>Make sure the test folder have enough space for sweeping flow.</w:t>
      </w:r>
    </w:p>
    <w:p w:rsidR="004426D0" w:rsidRDefault="004426D0" w:rsidP="004426D0">
      <w:pPr>
        <w:pStyle w:val="Heading4"/>
      </w:pPr>
      <w:r>
        <w:t>4.2.5.2 Script initialization</w:t>
      </w:r>
    </w:p>
    <w:p w:rsidR="004426D0" w:rsidRPr="00FD7405" w:rsidRDefault="004426D0" w:rsidP="004426D0">
      <w:r>
        <w:t xml:space="preserve">General setting: refer to </w:t>
      </w:r>
      <w:hyperlink w:anchor="_3.2_Script_initialization" w:history="1">
        <w:r w:rsidR="001846A7" w:rsidRPr="001846A7">
          <w:rPr>
            <w:rStyle w:val="Hyperlink"/>
          </w:rPr>
          <w:t>chapter</w:t>
        </w:r>
        <w:r w:rsidRPr="00FD7405">
          <w:rPr>
            <w:rStyle w:val="Hyperlink"/>
          </w:rPr>
          <w:t xml:space="preserve"> 3.2</w:t>
        </w:r>
      </w:hyperlink>
    </w:p>
    <w:p w:rsidR="004426D0" w:rsidRDefault="004426D0" w:rsidP="004426D0">
      <w:pPr>
        <w:pStyle w:val="Heading4"/>
      </w:pPr>
      <w:r>
        <w:t>4.2.5.3 Test suite building</w:t>
      </w:r>
    </w:p>
    <w:p w:rsidR="004426D0" w:rsidRDefault="004426D0" w:rsidP="004426D0">
      <w:r>
        <w:t xml:space="preserve">General setting: </w:t>
      </w:r>
      <w:r w:rsidR="001846A7">
        <w:t>refer to</w:t>
      </w:r>
      <w:hyperlink w:anchor="_3.3_Test_case" w:history="1">
        <w:r w:rsidR="001846A7" w:rsidRPr="001846A7">
          <w:t xml:space="preserve"> </w:t>
        </w:r>
        <w:r w:rsidR="001846A7" w:rsidRPr="001846A7">
          <w:rPr>
            <w:rStyle w:val="Hyperlink"/>
          </w:rPr>
          <w:t>chapter</w:t>
        </w:r>
        <w:r w:rsidRPr="00FD7405">
          <w:rPr>
            <w:rStyle w:val="Hyperlink"/>
          </w:rPr>
          <w:t xml:space="preserve"> 3.3</w:t>
        </w:r>
      </w:hyperlink>
    </w:p>
    <w:p w:rsidR="00F5498B" w:rsidRDefault="00F5498B" w:rsidP="00F5498B">
      <w:pPr>
        <w:pStyle w:val="Heading4"/>
      </w:pPr>
      <w:r>
        <w:t>4.2.5.4 Launch file writing</w:t>
      </w:r>
    </w:p>
    <w:p w:rsidR="005400BC" w:rsidRPr="00F61D09" w:rsidRDefault="005400BC" w:rsidP="005400BC">
      <w:r w:rsidRPr="00F61D09">
        <w:t>T</w:t>
      </w:r>
      <w:r w:rsidRPr="00F61D09">
        <w:rPr>
          <w:rFonts w:hint="eastAsia"/>
        </w:rPr>
        <w:t xml:space="preserve">here are four groups of options in scripts. </w:t>
      </w:r>
      <w:r w:rsidRPr="00F61D09">
        <w:t>Y</w:t>
      </w:r>
      <w:r w:rsidRPr="00F61D09">
        <w:rPr>
          <w:rFonts w:hint="eastAsia"/>
        </w:rPr>
        <w:t xml:space="preserve">ou can write the command as following and the file name extension is </w:t>
      </w:r>
      <w:r w:rsidRPr="00F61D09">
        <w:t>“</w:t>
      </w:r>
      <w:r w:rsidRPr="00F61D09">
        <w:rPr>
          <w:rFonts w:hint="eastAsia"/>
        </w:rPr>
        <w:t>bat</w:t>
      </w:r>
      <w:r w:rsidRPr="00F61D09">
        <w:t>”</w:t>
      </w:r>
      <w:r w:rsidRPr="00F61D09">
        <w:rPr>
          <w:rFonts w:hint="eastAsia"/>
        </w:rPr>
        <w:t>.</w:t>
      </w:r>
    </w:p>
    <w:p w:rsidR="005400BC" w:rsidRPr="00F61D09" w:rsidRDefault="005400BC" w:rsidP="005400BC">
      <w:pPr>
        <w:rPr>
          <w:b/>
        </w:rPr>
      </w:pPr>
      <w:r>
        <w:rPr>
          <w:b/>
        </w:rPr>
        <w:lastRenderedPageBreak/>
        <w:t>“</w:t>
      </w:r>
      <w:r w:rsidRPr="005400BC">
        <w:rPr>
          <w:b/>
          <w:i/>
        </w:rPr>
        <w:t>Python &lt;</w:t>
      </w:r>
      <w:r w:rsidRPr="005400BC">
        <w:rPr>
          <w:rFonts w:hint="eastAsia"/>
          <w:b/>
          <w:i/>
        </w:rPr>
        <w:t>trunk</w:t>
      </w:r>
      <w:r w:rsidRPr="005400BC">
        <w:rPr>
          <w:b/>
          <w:i/>
        </w:rPr>
        <w:t>/bin/run_lattice.py&gt; &lt;Public options&gt; &lt;Diamond options&gt; &lt;Project options&gt; &lt;Implementation options&gt;</w:t>
      </w:r>
      <w:r>
        <w:rPr>
          <w:b/>
        </w:rPr>
        <w:t>”</w:t>
      </w:r>
    </w:p>
    <w:p w:rsidR="005400BC" w:rsidRPr="00F61D09" w:rsidRDefault="005400BC" w:rsidP="00AD5519">
      <w:pPr>
        <w:pStyle w:val="ListParagraph"/>
        <w:widowControl w:val="0"/>
        <w:numPr>
          <w:ilvl w:val="0"/>
          <w:numId w:val="40"/>
        </w:numPr>
        <w:contextualSpacing w:val="0"/>
        <w:jc w:val="both"/>
      </w:pPr>
      <w:r w:rsidRPr="00F61D09">
        <w:t>Public options</w:t>
      </w:r>
      <w:r w:rsidRPr="00F61D09">
        <w:rPr>
          <w:rFonts w:hint="eastAsia"/>
        </w:rPr>
        <w:t xml:space="preserve">: </w:t>
      </w:r>
      <w:r w:rsidRPr="00F61D09">
        <w:t>specify the public test suite information</w:t>
      </w:r>
      <w:r w:rsidRPr="00F61D09">
        <w:rPr>
          <w:rFonts w:hint="eastAsia"/>
        </w:rPr>
        <w:t>.</w:t>
      </w:r>
    </w:p>
    <w:p w:rsidR="005400BC" w:rsidRPr="00F61D09" w:rsidRDefault="005400BC" w:rsidP="00AD5519">
      <w:pPr>
        <w:pStyle w:val="ListParagraph"/>
        <w:widowControl w:val="0"/>
        <w:numPr>
          <w:ilvl w:val="0"/>
          <w:numId w:val="41"/>
        </w:numPr>
        <w:contextualSpacing w:val="0"/>
        <w:jc w:val="both"/>
      </w:pPr>
      <w:r w:rsidRPr="00F61D09">
        <w:t>–</w:t>
      </w:r>
      <w:r w:rsidRPr="00F61D09">
        <w:rPr>
          <w:rFonts w:hint="eastAsia"/>
        </w:rPr>
        <w:t xml:space="preserve">job-dir: specify the work path. </w:t>
      </w:r>
      <w:r w:rsidRPr="00F61D09">
        <w:t>Y</w:t>
      </w:r>
      <w:r w:rsidRPr="00F61D09">
        <w:rPr>
          <w:rFonts w:hint="eastAsia"/>
        </w:rPr>
        <w:t xml:space="preserve">ou can specify the path </w:t>
      </w:r>
      <w:r w:rsidRPr="00F61D09">
        <w:t>according</w:t>
      </w:r>
      <w:r w:rsidRPr="00F61D09">
        <w:rPr>
          <w:rFonts w:hint="eastAsia"/>
        </w:rPr>
        <w:t xml:space="preserve"> to your condition. </w:t>
      </w:r>
      <w:r w:rsidRPr="00F61D09">
        <w:t>I</w:t>
      </w:r>
      <w:r w:rsidRPr="00F61D09">
        <w:rPr>
          <w:rFonts w:hint="eastAsia"/>
        </w:rPr>
        <w:t xml:space="preserve">f not specify, it will use the same path </w:t>
      </w:r>
      <w:r w:rsidRPr="00F61D09">
        <w:t>with</w:t>
      </w:r>
      <w:r w:rsidRPr="00F61D09">
        <w:rPr>
          <w:rFonts w:hint="eastAsia"/>
        </w:rPr>
        <w:t xml:space="preserve"> </w:t>
      </w:r>
      <w:r w:rsidRPr="00F61D09">
        <w:t>“—</w:t>
      </w:r>
      <w:r w:rsidRPr="00F61D09">
        <w:rPr>
          <w:rFonts w:hint="eastAsia"/>
        </w:rPr>
        <w:t>top-dir</w:t>
      </w:r>
      <w:r w:rsidRPr="00F61D09">
        <w:t>”</w:t>
      </w:r>
      <w:r w:rsidRPr="00F61D09">
        <w:rPr>
          <w:rFonts w:hint="eastAsia"/>
        </w:rPr>
        <w:t>.</w:t>
      </w:r>
    </w:p>
    <w:p w:rsidR="005400BC" w:rsidRPr="00F61D09" w:rsidRDefault="005400BC" w:rsidP="00AD5519">
      <w:pPr>
        <w:pStyle w:val="ListParagraph"/>
        <w:widowControl w:val="0"/>
        <w:numPr>
          <w:ilvl w:val="0"/>
          <w:numId w:val="41"/>
        </w:numPr>
        <w:contextualSpacing w:val="0"/>
        <w:jc w:val="both"/>
      </w:pPr>
      <w:r w:rsidRPr="00F61D09">
        <w:t>–</w:t>
      </w:r>
      <w:r w:rsidRPr="00F61D09">
        <w:rPr>
          <w:rFonts w:hint="eastAsia"/>
        </w:rPr>
        <w:t>top-dir: specify the path of test suite.</w:t>
      </w:r>
    </w:p>
    <w:p w:rsidR="005400BC" w:rsidRPr="00F61D09" w:rsidRDefault="005400BC" w:rsidP="00AD5519">
      <w:pPr>
        <w:pStyle w:val="ListParagraph"/>
        <w:widowControl w:val="0"/>
        <w:numPr>
          <w:ilvl w:val="0"/>
          <w:numId w:val="41"/>
        </w:numPr>
        <w:contextualSpacing w:val="0"/>
        <w:jc w:val="both"/>
      </w:pPr>
      <w:r w:rsidRPr="00F61D09">
        <w:t>–</w:t>
      </w:r>
      <w:r w:rsidRPr="00F61D09">
        <w:rPr>
          <w:rFonts w:hint="eastAsia"/>
        </w:rPr>
        <w:t>design: specify the cases name in test suite.</w:t>
      </w:r>
    </w:p>
    <w:p w:rsidR="005400BC" w:rsidRPr="00F61D09" w:rsidRDefault="005400BC" w:rsidP="00AD5519">
      <w:pPr>
        <w:pStyle w:val="ListParagraph"/>
        <w:widowControl w:val="0"/>
        <w:numPr>
          <w:ilvl w:val="0"/>
          <w:numId w:val="40"/>
        </w:numPr>
        <w:contextualSpacing w:val="0"/>
        <w:jc w:val="both"/>
      </w:pPr>
      <w:r w:rsidRPr="00F61D09">
        <w:t>Diamond options</w:t>
      </w:r>
      <w:r w:rsidRPr="00F61D09">
        <w:rPr>
          <w:rFonts w:hint="eastAsia"/>
        </w:rPr>
        <w:t>: specify the Diamond path and version.</w:t>
      </w:r>
    </w:p>
    <w:p w:rsidR="005400BC" w:rsidRPr="00F61D09" w:rsidRDefault="005400BC" w:rsidP="00AD5519">
      <w:pPr>
        <w:pStyle w:val="ListParagraph"/>
        <w:widowControl w:val="0"/>
        <w:numPr>
          <w:ilvl w:val="0"/>
          <w:numId w:val="42"/>
        </w:numPr>
        <w:contextualSpacing w:val="0"/>
        <w:jc w:val="both"/>
      </w:pPr>
      <w:r w:rsidRPr="00F61D09">
        <w:t>–</w:t>
      </w:r>
      <w:r w:rsidRPr="00F61D09">
        <w:rPr>
          <w:rFonts w:hint="eastAsia"/>
        </w:rPr>
        <w:t xml:space="preserve">diamond: </w:t>
      </w:r>
      <w:r w:rsidRPr="00F61D09">
        <w:t>Diamond install path</w:t>
      </w:r>
      <w:r w:rsidRPr="00F61D09">
        <w:rPr>
          <w:rFonts w:hint="eastAsia"/>
        </w:rPr>
        <w:t>.</w:t>
      </w:r>
    </w:p>
    <w:p w:rsidR="005400BC" w:rsidRPr="00F61D09" w:rsidRDefault="005400BC" w:rsidP="00AD5519">
      <w:pPr>
        <w:pStyle w:val="ListParagraph"/>
        <w:widowControl w:val="0"/>
        <w:numPr>
          <w:ilvl w:val="0"/>
          <w:numId w:val="42"/>
        </w:numPr>
        <w:contextualSpacing w:val="0"/>
        <w:jc w:val="both"/>
      </w:pPr>
      <w:r w:rsidRPr="00F61D09">
        <w:t>–</w:t>
      </w:r>
      <w:r w:rsidRPr="00F61D09">
        <w:rPr>
          <w:rFonts w:hint="eastAsia"/>
        </w:rPr>
        <w:t>x86: specify the 32bit Diamond. If not specify, default is 64bit Diamond.</w:t>
      </w:r>
    </w:p>
    <w:p w:rsidR="005400BC" w:rsidRPr="00F61D09" w:rsidRDefault="005400BC" w:rsidP="00AD5519">
      <w:pPr>
        <w:pStyle w:val="ListParagraph"/>
        <w:widowControl w:val="0"/>
        <w:numPr>
          <w:ilvl w:val="0"/>
          <w:numId w:val="40"/>
        </w:numPr>
        <w:contextualSpacing w:val="0"/>
        <w:jc w:val="both"/>
      </w:pPr>
      <w:r w:rsidRPr="00F61D09">
        <w:t>Project options</w:t>
      </w:r>
      <w:r w:rsidRPr="00F61D09">
        <w:rPr>
          <w:rFonts w:hint="eastAsia"/>
        </w:rPr>
        <w:t>: specify run what.</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synthesis: choose the synthesis tool(synplify or lse).</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 xml:space="preserve">strategy: choose the Diamond strategy(timing ,area, if not specify, use default </w:t>
      </w:r>
      <w:r w:rsidRPr="00F61D09">
        <w:t>Strategy1</w:t>
      </w:r>
      <w:r w:rsidRPr="00F61D09">
        <w:rPr>
          <w:rFonts w:hint="eastAsia"/>
        </w:rPr>
        <w:t>).</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fanout: specify the fanout limitation number.</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frequency: specify the synthesis frequency.</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 xml:space="preserve">mixed-drivers: set synthesis strategy </w:t>
      </w:r>
      <w:r w:rsidRPr="00F61D09">
        <w:t>“Resolve Mixed Drivers”</w:t>
      </w:r>
      <w:r w:rsidRPr="00F61D09">
        <w:rPr>
          <w:rFonts w:hint="eastAsia"/>
        </w:rPr>
        <w:t xml:space="preserve"> Ture.</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 xml:space="preserve">empty-lpf: empty the original lpf file, delete all the </w:t>
      </w:r>
      <w:r w:rsidRPr="00F61D09">
        <w:t>constraint</w:t>
      </w:r>
      <w:r w:rsidRPr="00F61D09">
        <w:rPr>
          <w:rFonts w:hint="eastAsia"/>
        </w:rPr>
        <w:t>s.</w:t>
      </w:r>
    </w:p>
    <w:p w:rsidR="005400BC" w:rsidRPr="00F61D09" w:rsidRDefault="005400BC" w:rsidP="00AD5519">
      <w:pPr>
        <w:pStyle w:val="ListParagraph"/>
        <w:widowControl w:val="0"/>
        <w:numPr>
          <w:ilvl w:val="0"/>
          <w:numId w:val="43"/>
        </w:numPr>
        <w:contextualSpacing w:val="0"/>
        <w:jc w:val="both"/>
      </w:pPr>
      <w:r w:rsidRPr="00F61D09">
        <w:t>–</w:t>
      </w:r>
      <w:r w:rsidRPr="00F61D09">
        <w:rPr>
          <w:rFonts w:hint="eastAsia"/>
        </w:rPr>
        <w:t xml:space="preserve">use-ori-clks: </w:t>
      </w:r>
      <w:r w:rsidRPr="00F61D09">
        <w:t>use default lpf file to run the flow</w:t>
      </w:r>
      <w:r w:rsidRPr="00F61D09">
        <w:rPr>
          <w:rFonts w:hint="eastAsia"/>
        </w:rPr>
        <w:t>.</w:t>
      </w:r>
    </w:p>
    <w:p w:rsidR="005400BC" w:rsidRPr="00F61D09" w:rsidRDefault="005400BC" w:rsidP="00AD5519">
      <w:pPr>
        <w:pStyle w:val="ListParagraph"/>
        <w:widowControl w:val="0"/>
        <w:numPr>
          <w:ilvl w:val="0"/>
          <w:numId w:val="40"/>
        </w:numPr>
        <w:contextualSpacing w:val="0"/>
        <w:jc w:val="both"/>
      </w:pPr>
      <w:r w:rsidRPr="00F61D09">
        <w:t>Implementation options</w:t>
      </w:r>
      <w:r w:rsidRPr="00F61D09">
        <w:rPr>
          <w:rFonts w:hint="eastAsia"/>
        </w:rPr>
        <w:t xml:space="preserve">: specify how to run.(you </w:t>
      </w:r>
      <w:r w:rsidRPr="00F61D09">
        <w:t>can</w:t>
      </w:r>
      <w:r w:rsidRPr="00F61D09">
        <w:rPr>
          <w:rFonts w:hint="eastAsia"/>
        </w:rPr>
        <w:t xml:space="preserve"> just select only one </w:t>
      </w:r>
      <w:r w:rsidRPr="00F61D09">
        <w:t>Implementation option</w:t>
      </w:r>
      <w:r w:rsidRPr="00F61D09">
        <w:rPr>
          <w:rFonts w:hint="eastAsia"/>
        </w:rPr>
        <w:t xml:space="preserve"> in scripts)</w:t>
      </w:r>
    </w:p>
    <w:p w:rsidR="005400BC" w:rsidRPr="00F61D09" w:rsidRDefault="005400BC" w:rsidP="00AD5519">
      <w:pPr>
        <w:pStyle w:val="ListParagraph"/>
        <w:widowControl w:val="0"/>
        <w:numPr>
          <w:ilvl w:val="0"/>
          <w:numId w:val="44"/>
        </w:numPr>
        <w:contextualSpacing w:val="0"/>
        <w:jc w:val="both"/>
      </w:pPr>
      <w:r w:rsidRPr="00F61D09">
        <w:t>S</w:t>
      </w:r>
      <w:r w:rsidRPr="00F61D09">
        <w:rPr>
          <w:rFonts w:hint="eastAsia"/>
        </w:rPr>
        <w:t xml:space="preserve">weeping: use option </w:t>
      </w:r>
      <w:r w:rsidRPr="00F61D09">
        <w:t>“—</w:t>
      </w:r>
      <w:r w:rsidRPr="00F61D09">
        <w:rPr>
          <w:rFonts w:hint="eastAsia"/>
        </w:rPr>
        <w:t>fmax-sweep</w:t>
      </w:r>
      <w:r w:rsidRPr="00F61D09">
        <w:t>”</w:t>
      </w:r>
      <w:r w:rsidRPr="00F61D09">
        <w:rPr>
          <w:rFonts w:hint="eastAsia"/>
        </w:rPr>
        <w:t>.</w:t>
      </w:r>
    </w:p>
    <w:p w:rsidR="005400BC" w:rsidRPr="00F61D09" w:rsidRDefault="005400BC" w:rsidP="00AD5519">
      <w:pPr>
        <w:pStyle w:val="ListParagraph"/>
        <w:widowControl w:val="0"/>
        <w:numPr>
          <w:ilvl w:val="0"/>
          <w:numId w:val="44"/>
        </w:numPr>
        <w:contextualSpacing w:val="0"/>
        <w:jc w:val="both"/>
      </w:pPr>
      <w:r w:rsidRPr="00F61D09">
        <w:t>S</w:t>
      </w:r>
      <w:r w:rsidRPr="00F61D09">
        <w:rPr>
          <w:rFonts w:hint="eastAsia"/>
        </w:rPr>
        <w:t xml:space="preserve">eed: use option </w:t>
      </w:r>
      <w:r w:rsidRPr="00F61D09">
        <w:t>“—</w:t>
      </w:r>
      <w:r w:rsidRPr="00F61D09">
        <w:rPr>
          <w:rFonts w:hint="eastAsia"/>
        </w:rPr>
        <w:t>seed-sweep</w:t>
      </w:r>
      <w:r w:rsidRPr="00F61D09">
        <w:t>”</w:t>
      </w:r>
      <w:r w:rsidRPr="00F61D09">
        <w:rPr>
          <w:rFonts w:hint="eastAsia"/>
        </w:rPr>
        <w:t>.</w:t>
      </w:r>
    </w:p>
    <w:p w:rsidR="005400BC" w:rsidRPr="00F61D09" w:rsidRDefault="005400BC" w:rsidP="00AD5519">
      <w:pPr>
        <w:pStyle w:val="ListParagraph"/>
        <w:widowControl w:val="0"/>
        <w:numPr>
          <w:ilvl w:val="0"/>
          <w:numId w:val="44"/>
        </w:numPr>
        <w:contextualSpacing w:val="0"/>
        <w:jc w:val="both"/>
      </w:pPr>
      <w:r w:rsidRPr="00F61D09">
        <w:t>S</w:t>
      </w:r>
      <w:r w:rsidRPr="00F61D09">
        <w:rPr>
          <w:rFonts w:hint="eastAsia"/>
        </w:rPr>
        <w:t xml:space="preserve">weeping and seed: use options </w:t>
      </w:r>
      <w:r w:rsidRPr="00F61D09">
        <w:t>combination</w:t>
      </w:r>
      <w:r w:rsidRPr="00F61D09">
        <w:rPr>
          <w:rFonts w:hint="eastAsia"/>
        </w:rPr>
        <w:t xml:space="preserve"> </w:t>
      </w:r>
      <w:r w:rsidRPr="00F61D09">
        <w:t>“—</w:t>
      </w:r>
      <w:r w:rsidRPr="00F61D09">
        <w:rPr>
          <w:rFonts w:hint="eastAsia"/>
        </w:rPr>
        <w:t>fmax-sweep</w:t>
      </w:r>
      <w:r w:rsidRPr="00F61D09">
        <w:t>”</w:t>
      </w:r>
      <w:r w:rsidRPr="00F61D09">
        <w:rPr>
          <w:rFonts w:hint="eastAsia"/>
        </w:rPr>
        <w:t xml:space="preserve">, </w:t>
      </w:r>
      <w:r w:rsidRPr="00F61D09">
        <w:t>“—</w:t>
      </w:r>
      <w:r w:rsidRPr="00F61D09">
        <w:rPr>
          <w:rFonts w:hint="eastAsia"/>
        </w:rPr>
        <w:t>seed-sweep</w:t>
      </w:r>
      <w:r w:rsidRPr="00F61D09">
        <w:t>”</w:t>
      </w:r>
      <w:r w:rsidRPr="00F61D09">
        <w:rPr>
          <w:rFonts w:hint="eastAsia"/>
        </w:rPr>
        <w:t xml:space="preserve"> and </w:t>
      </w:r>
      <w:r w:rsidRPr="00F61D09">
        <w:t>“—</w:t>
      </w:r>
      <w:r w:rsidRPr="00F61D09">
        <w:rPr>
          <w:rFonts w:hint="eastAsia"/>
        </w:rPr>
        <w:t>fmax-seed</w:t>
      </w:r>
      <w:r w:rsidRPr="00F61D09">
        <w:t>”</w:t>
      </w:r>
      <w:r w:rsidRPr="00F61D09">
        <w:rPr>
          <w:rFonts w:hint="eastAsia"/>
        </w:rPr>
        <w:t>.</w:t>
      </w:r>
    </w:p>
    <w:p w:rsidR="00A87427" w:rsidRPr="00A87427" w:rsidRDefault="005400BC" w:rsidP="00AD5519">
      <w:pPr>
        <w:pStyle w:val="ListParagraph"/>
        <w:widowControl w:val="0"/>
        <w:numPr>
          <w:ilvl w:val="0"/>
          <w:numId w:val="44"/>
        </w:numPr>
        <w:contextualSpacing w:val="0"/>
        <w:jc w:val="both"/>
      </w:pPr>
      <w:r w:rsidRPr="00F61D09">
        <w:t>S</w:t>
      </w:r>
      <w:r w:rsidRPr="00F61D09">
        <w:rPr>
          <w:rFonts w:hint="eastAsia"/>
        </w:rPr>
        <w:t xml:space="preserve">moke: use option </w:t>
      </w:r>
      <w:r w:rsidRPr="00F61D09">
        <w:t>“</w:t>
      </w:r>
      <w:r w:rsidRPr="00F61D09">
        <w:rPr>
          <w:rFonts w:hint="eastAsia"/>
        </w:rPr>
        <w:t>--smoke</w:t>
      </w:r>
      <w:r w:rsidRPr="00F61D09">
        <w:t>”</w:t>
      </w:r>
      <w:r w:rsidRPr="00F61D09">
        <w:rPr>
          <w:rFonts w:hint="eastAsia"/>
        </w:rPr>
        <w:t>, let the scripts to run the first point.</w:t>
      </w:r>
    </w:p>
    <w:p w:rsidR="001960DA" w:rsidRDefault="001960DA" w:rsidP="001960DA">
      <w:pPr>
        <w:pStyle w:val="Heading4"/>
      </w:pPr>
      <w:r>
        <w:t>4.2.5.5 Launch test suite</w:t>
      </w:r>
    </w:p>
    <w:p w:rsidR="00FF2EA5" w:rsidRPr="00736384" w:rsidRDefault="00FF2EA5" w:rsidP="00FF2EA5">
      <w:pPr>
        <w:rPr>
          <w:rFonts w:ascii="Calibri" w:eastAsia="宋体" w:hAnsi="Calibri" w:cs="Times New Roman"/>
          <w:kern w:val="2"/>
        </w:rPr>
      </w:pPr>
      <w:r w:rsidRPr="00736384">
        <w:rPr>
          <w:rFonts w:ascii="Calibri" w:eastAsia="宋体" w:hAnsi="Calibri" w:cs="Times New Roman" w:hint="eastAsia"/>
          <w:kern w:val="2"/>
        </w:rPr>
        <w:t xml:space="preserve">1) Windows: </w:t>
      </w:r>
    </w:p>
    <w:p w:rsidR="00FF2EA5" w:rsidRPr="00736384" w:rsidRDefault="00FF2EA5" w:rsidP="00FF2EA5">
      <w:pPr>
        <w:rPr>
          <w:rFonts w:ascii="Calibri" w:eastAsia="宋体" w:hAnsi="Calibri" w:cs="Times New Roman"/>
          <w:kern w:val="2"/>
        </w:rPr>
      </w:pPr>
      <w:r w:rsidRPr="00736384">
        <w:rPr>
          <w:rFonts w:ascii="Calibri" w:eastAsia="宋体" w:hAnsi="Calibri" w:cs="Times New Roman" w:hint="eastAsia"/>
          <w:kern w:val="2"/>
        </w:rPr>
        <w:tab/>
        <w:t xml:space="preserve">a) </w:t>
      </w:r>
      <w:r w:rsidRPr="00736384">
        <w:rPr>
          <w:rFonts w:ascii="Calibri" w:eastAsia="宋体" w:hAnsi="Calibri" w:cs="Times New Roman"/>
          <w:kern w:val="2"/>
        </w:rPr>
        <w:t>Single</w:t>
      </w:r>
      <w:r w:rsidRPr="00736384">
        <w:rPr>
          <w:rFonts w:ascii="Calibri" w:eastAsia="宋体" w:hAnsi="Calibri" w:cs="Times New Roman" w:hint="eastAsia"/>
          <w:kern w:val="2"/>
        </w:rPr>
        <w:t xml:space="preserve"> process: double click the bat file. </w:t>
      </w:r>
    </w:p>
    <w:p w:rsidR="00FF2EA5" w:rsidRPr="00736384" w:rsidRDefault="00FF2EA5" w:rsidP="00FF2EA5">
      <w:pPr>
        <w:rPr>
          <w:rFonts w:ascii="Calibri" w:eastAsia="宋体" w:hAnsi="Calibri" w:cs="Times New Roman"/>
          <w:kern w:val="2"/>
        </w:rPr>
      </w:pPr>
      <w:r w:rsidRPr="00736384">
        <w:rPr>
          <w:rFonts w:ascii="Calibri" w:eastAsia="宋体" w:hAnsi="Calibri" w:cs="Times New Roman" w:hint="eastAsia"/>
          <w:kern w:val="2"/>
        </w:rPr>
        <w:tab/>
        <w:t xml:space="preserve">b) </w:t>
      </w:r>
      <w:r w:rsidRPr="00736384">
        <w:rPr>
          <w:rFonts w:ascii="Calibri" w:eastAsia="宋体" w:hAnsi="Calibri" w:cs="Times New Roman"/>
          <w:kern w:val="2"/>
        </w:rPr>
        <w:t>Multi</w:t>
      </w:r>
      <w:r w:rsidRPr="00736384">
        <w:rPr>
          <w:rFonts w:ascii="Calibri" w:eastAsia="宋体" w:hAnsi="Calibri" w:cs="Times New Roman" w:hint="eastAsia"/>
          <w:kern w:val="2"/>
        </w:rPr>
        <w:t xml:space="preserve"> processes: use suite mode to run multi processes.</w:t>
      </w:r>
    </w:p>
    <w:p w:rsidR="00FF2EA5" w:rsidRPr="00736384" w:rsidRDefault="00FF2EA5" w:rsidP="00FF2EA5">
      <w:pPr>
        <w:rPr>
          <w:rFonts w:ascii="Calibri" w:eastAsia="宋体" w:hAnsi="Calibri" w:cs="Times New Roman"/>
          <w:kern w:val="2"/>
        </w:rPr>
      </w:pPr>
      <w:r w:rsidRPr="00736384">
        <w:rPr>
          <w:rFonts w:ascii="Calibri" w:eastAsia="宋体" w:hAnsi="Calibri" w:cs="Times New Roman" w:hint="eastAsia"/>
          <w:kern w:val="2"/>
        </w:rPr>
        <w:tab/>
        <w:t xml:space="preserve">c) </w:t>
      </w:r>
      <w:r w:rsidRPr="00736384">
        <w:rPr>
          <w:rFonts w:ascii="Calibri" w:eastAsia="宋体" w:hAnsi="Calibri" w:cs="Times New Roman"/>
          <w:kern w:val="2"/>
        </w:rPr>
        <w:t>Multi</w:t>
      </w:r>
      <w:r w:rsidRPr="00736384">
        <w:rPr>
          <w:rFonts w:ascii="Calibri" w:eastAsia="宋体" w:hAnsi="Calibri" w:cs="Times New Roman" w:hint="eastAsia"/>
          <w:kern w:val="2"/>
        </w:rPr>
        <w:t xml:space="preserve"> processes: use tool multi lines to run multi processes. </w:t>
      </w:r>
      <w:r w:rsidRPr="00736384">
        <w:rPr>
          <w:rFonts w:ascii="Calibri" w:eastAsia="宋体" w:hAnsi="Calibri" w:cs="Times New Roman"/>
          <w:kern w:val="2"/>
        </w:rPr>
        <w:t>W</w:t>
      </w:r>
      <w:r w:rsidRPr="00736384">
        <w:rPr>
          <w:rFonts w:ascii="Calibri" w:eastAsia="宋体" w:hAnsi="Calibri" w:cs="Times New Roman" w:hint="eastAsia"/>
          <w:kern w:val="2"/>
        </w:rPr>
        <w:t xml:space="preserve">rite the command as following, </w:t>
      </w:r>
      <w:r w:rsidRPr="00736384">
        <w:rPr>
          <w:rFonts w:ascii="Calibri" w:eastAsia="宋体" w:hAnsi="Calibri" w:cs="Times New Roman"/>
          <w:kern w:val="2"/>
        </w:rPr>
        <w:t>“—</w:t>
      </w:r>
      <w:r w:rsidRPr="00736384">
        <w:rPr>
          <w:rFonts w:ascii="Calibri" w:eastAsia="宋体" w:hAnsi="Calibri" w:cs="Times New Roman" w:hint="eastAsia"/>
          <w:kern w:val="2"/>
        </w:rPr>
        <w:t>do-file</w:t>
      </w:r>
      <w:r w:rsidRPr="00736384">
        <w:rPr>
          <w:rFonts w:ascii="Calibri" w:eastAsia="宋体" w:hAnsi="Calibri" w:cs="Times New Roman"/>
          <w:kern w:val="2"/>
        </w:rPr>
        <w:t>”</w:t>
      </w:r>
      <w:r w:rsidRPr="00736384">
        <w:rPr>
          <w:rFonts w:ascii="Calibri" w:eastAsia="宋体" w:hAnsi="Calibri" w:cs="Times New Roman" w:hint="eastAsia"/>
          <w:kern w:val="2"/>
        </w:rPr>
        <w:t xml:space="preserve"> specify the launch file. </w:t>
      </w:r>
      <w:r w:rsidRPr="00736384">
        <w:rPr>
          <w:rFonts w:ascii="Calibri" w:eastAsia="宋体" w:hAnsi="Calibri" w:cs="Times New Roman"/>
          <w:kern w:val="2"/>
        </w:rPr>
        <w:t>D</w:t>
      </w:r>
      <w:r w:rsidRPr="00736384">
        <w:rPr>
          <w:rFonts w:ascii="Calibri" w:eastAsia="宋体" w:hAnsi="Calibri" w:cs="Times New Roman" w:hint="eastAsia"/>
          <w:kern w:val="2"/>
        </w:rPr>
        <w:t>ouble click multi times.</w:t>
      </w:r>
    </w:p>
    <w:p w:rsidR="00FF2EA5" w:rsidRPr="00736384" w:rsidRDefault="00FF2EA5" w:rsidP="00FF2EA5">
      <w:pPr>
        <w:rPr>
          <w:rFonts w:ascii="Calibri" w:eastAsia="宋体" w:hAnsi="Calibri" w:cs="Times New Roman"/>
          <w:b/>
          <w:kern w:val="2"/>
        </w:rPr>
      </w:pPr>
      <w:r w:rsidRPr="00736384">
        <w:rPr>
          <w:rFonts w:ascii="Calibri" w:eastAsia="宋体" w:hAnsi="Calibri" w:cs="Times New Roman" w:hint="eastAsia"/>
          <w:kern w:val="2"/>
        </w:rPr>
        <w:tab/>
      </w:r>
      <w:r>
        <w:rPr>
          <w:rFonts w:ascii="Calibri" w:eastAsia="宋体" w:hAnsi="Calibri" w:cs="Times New Roman"/>
          <w:kern w:val="2"/>
        </w:rPr>
        <w:t>“</w:t>
      </w:r>
      <w:r w:rsidR="003F5D4B">
        <w:rPr>
          <w:rFonts w:ascii="Calibri" w:eastAsia="宋体" w:hAnsi="Calibri" w:cs="Times New Roman"/>
          <w:b/>
          <w:i/>
          <w:kern w:val="2"/>
        </w:rPr>
        <w:t>p</w:t>
      </w:r>
      <w:r w:rsidR="003F5D4B" w:rsidRPr="00FF2EA5">
        <w:rPr>
          <w:rFonts w:ascii="Calibri" w:eastAsia="宋体" w:hAnsi="Calibri" w:cs="Times New Roman"/>
          <w:b/>
          <w:i/>
          <w:kern w:val="2"/>
        </w:rPr>
        <w:t>ython</w:t>
      </w:r>
      <w:r w:rsidR="00C84E22" w:rsidRPr="00FF2EA5">
        <w:rPr>
          <w:rFonts w:ascii="Calibri" w:eastAsia="宋体" w:hAnsi="Calibri" w:cs="Times New Roman"/>
          <w:b/>
          <w:i/>
          <w:kern w:val="2"/>
        </w:rPr>
        <w:t xml:space="preserve"> trunk</w:t>
      </w:r>
      <w:r w:rsidRPr="00FF2EA5">
        <w:rPr>
          <w:rFonts w:ascii="Calibri" w:eastAsia="宋体" w:hAnsi="Calibri" w:cs="Times New Roman"/>
          <w:b/>
          <w:i/>
          <w:kern w:val="2"/>
        </w:rPr>
        <w:t>\tools\runLines\run_</w:t>
      </w:r>
      <w:r w:rsidR="003F5D4B" w:rsidRPr="00FF2EA5">
        <w:rPr>
          <w:rFonts w:ascii="Calibri" w:eastAsia="宋体" w:hAnsi="Calibri" w:cs="Times New Roman"/>
          <w:b/>
          <w:i/>
          <w:kern w:val="2"/>
        </w:rPr>
        <w:t>lines.py --</w:t>
      </w:r>
      <w:r w:rsidRPr="00FF2EA5">
        <w:rPr>
          <w:rFonts w:ascii="Calibri" w:eastAsia="宋体" w:hAnsi="Calibri" w:cs="Times New Roman"/>
          <w:b/>
          <w:i/>
          <w:kern w:val="2"/>
        </w:rPr>
        <w:t>do-file=</w:t>
      </w:r>
      <w:r w:rsidRPr="00FF2EA5">
        <w:rPr>
          <w:rFonts w:ascii="Calibri" w:eastAsia="宋体" w:hAnsi="Calibri" w:cs="Times New Roman" w:hint="eastAsia"/>
          <w:b/>
          <w:i/>
          <w:kern w:val="2"/>
        </w:rPr>
        <w:t>XX.bat</w:t>
      </w:r>
      <w:r>
        <w:rPr>
          <w:rFonts w:ascii="Calibri" w:eastAsia="宋体" w:hAnsi="Calibri" w:cs="Times New Roman"/>
          <w:b/>
          <w:kern w:val="2"/>
        </w:rPr>
        <w:t>”</w:t>
      </w:r>
    </w:p>
    <w:p w:rsidR="00FF2EA5" w:rsidRPr="00D213DB" w:rsidRDefault="00FF2EA5" w:rsidP="00FF2EA5">
      <w:pPr>
        <w:rPr>
          <w:rFonts w:ascii="Calibri" w:eastAsia="宋体" w:hAnsi="Calibri" w:cs="Times New Roman"/>
          <w:kern w:val="2"/>
        </w:rPr>
      </w:pPr>
      <w:r w:rsidRPr="00736384">
        <w:rPr>
          <w:rFonts w:ascii="Calibri" w:eastAsia="宋体" w:hAnsi="Calibri" w:cs="Times New Roman" w:hint="eastAsia"/>
          <w:kern w:val="2"/>
        </w:rPr>
        <w:t xml:space="preserve">2) Linux: use </w:t>
      </w:r>
      <w:r w:rsidRPr="00736384">
        <w:rPr>
          <w:rFonts w:ascii="Calibri" w:eastAsia="宋体" w:hAnsi="Calibri" w:cs="Times New Roman"/>
          <w:kern w:val="2"/>
        </w:rPr>
        <w:t>“source launch</w:t>
      </w:r>
      <w:r w:rsidRPr="00736384">
        <w:rPr>
          <w:rFonts w:ascii="Calibri" w:eastAsia="宋体" w:hAnsi="Calibri" w:cs="Times New Roman" w:hint="eastAsia"/>
          <w:kern w:val="2"/>
        </w:rPr>
        <w:t xml:space="preserve"> file name</w:t>
      </w:r>
      <w:r w:rsidRPr="00736384">
        <w:rPr>
          <w:rFonts w:ascii="Calibri" w:eastAsia="宋体" w:hAnsi="Calibri" w:cs="Times New Roman"/>
          <w:kern w:val="2"/>
        </w:rPr>
        <w:t>”</w:t>
      </w:r>
      <w:r w:rsidRPr="00736384">
        <w:rPr>
          <w:rFonts w:ascii="Calibri" w:eastAsia="宋体" w:hAnsi="Calibri" w:cs="Times New Roman" w:hint="eastAsia"/>
          <w:kern w:val="2"/>
        </w:rPr>
        <w:t xml:space="preserve"> in Terminal. </w:t>
      </w:r>
      <w:r>
        <w:rPr>
          <w:rFonts w:ascii="Calibri" w:eastAsia="宋体" w:hAnsi="Calibri" w:cs="Times New Roman"/>
          <w:kern w:val="2"/>
        </w:rPr>
        <w:t>We can a</w:t>
      </w:r>
      <w:r w:rsidRPr="00736384">
        <w:rPr>
          <w:rFonts w:ascii="Calibri" w:eastAsia="宋体" w:hAnsi="Calibri" w:cs="Times New Roman" w:hint="eastAsia"/>
          <w:kern w:val="2"/>
        </w:rPr>
        <w:t>lso use tool multi lines to run multi processes.</w:t>
      </w:r>
    </w:p>
    <w:p w:rsidR="001960DA" w:rsidRDefault="001960DA" w:rsidP="001960DA">
      <w:pPr>
        <w:pStyle w:val="Heading4"/>
      </w:pPr>
      <w:r>
        <w:t>4.2.5.6 Result check</w:t>
      </w:r>
    </w:p>
    <w:p w:rsidR="003F5D4B" w:rsidRDefault="003F5D4B" w:rsidP="003F5D4B">
      <w:pPr>
        <w:pStyle w:val="Heading5"/>
      </w:pPr>
      <w:r>
        <w:t xml:space="preserve">4.2.5.6.1 </w:t>
      </w:r>
      <w:r w:rsidRPr="00B252C4">
        <w:t>Where is the simulation result</w:t>
      </w:r>
    </w:p>
    <w:p w:rsidR="00EE39D1" w:rsidRDefault="001846A7" w:rsidP="001846A7">
      <w:pPr>
        <w:pStyle w:val="ListParagraph"/>
        <w:numPr>
          <w:ilvl w:val="0"/>
          <w:numId w:val="45"/>
        </w:numPr>
      </w:pPr>
      <w:r>
        <w:t>General results: refer to</w:t>
      </w:r>
      <w:hyperlink w:anchor="_3.9.1_Where_is" w:history="1">
        <w:r w:rsidRPr="001846A7">
          <w:t xml:space="preserve"> </w:t>
        </w:r>
        <w:r w:rsidRPr="001846A7">
          <w:rPr>
            <w:rStyle w:val="Hyperlink"/>
          </w:rPr>
          <w:t>chapter</w:t>
        </w:r>
        <w:r w:rsidR="00EE39D1" w:rsidRPr="00EE39D1">
          <w:rPr>
            <w:rStyle w:val="Hyperlink"/>
          </w:rPr>
          <w:t xml:space="preserve"> 3.9.1</w:t>
        </w:r>
      </w:hyperlink>
    </w:p>
    <w:p w:rsidR="00EE39D1" w:rsidRDefault="00EE39D1" w:rsidP="00AD5519">
      <w:pPr>
        <w:pStyle w:val="ListParagraph"/>
        <w:numPr>
          <w:ilvl w:val="0"/>
          <w:numId w:val="45"/>
        </w:numPr>
      </w:pPr>
      <w:r>
        <w:t>Sweeping results:</w:t>
      </w:r>
    </w:p>
    <w:p w:rsidR="000F11F1" w:rsidRDefault="000F11F1" w:rsidP="000F11F1">
      <w:pPr>
        <w:pStyle w:val="ListParagraph"/>
      </w:pPr>
      <w:r>
        <w:t>S</w:t>
      </w:r>
      <w:r>
        <w:rPr>
          <w:rFonts w:hint="eastAsia"/>
        </w:rPr>
        <w:t>ynthesis result:</w:t>
      </w:r>
      <w:bookmarkStart w:id="1033" w:name="OLE_LINK9"/>
      <w:bookmarkStart w:id="1034" w:name="OLE_LINK10"/>
      <w:bookmarkStart w:id="1035" w:name="OLE_LINK11"/>
      <w:bookmarkStart w:id="1036" w:name="OLE_LINK12"/>
      <w:bookmarkStart w:id="1037" w:name="OLE_LINK7"/>
      <w:bookmarkStart w:id="1038" w:name="OLE_LINK8"/>
      <w:r>
        <w:tab/>
      </w:r>
      <w:r>
        <w:rPr>
          <w:rFonts w:hint="eastAsia"/>
        </w:rPr>
        <w:t>./&lt;case&gt;/</w:t>
      </w:r>
      <w:r w:rsidRPr="00F67166">
        <w:t>_scratch</w:t>
      </w:r>
      <w:r>
        <w:rPr>
          <w:rFonts w:hint="eastAsia"/>
        </w:rPr>
        <w:t>/</w:t>
      </w:r>
      <w:bookmarkEnd w:id="1033"/>
      <w:bookmarkEnd w:id="1034"/>
      <w:bookmarkEnd w:id="1035"/>
      <w:bookmarkEnd w:id="1036"/>
      <w:r>
        <w:rPr>
          <w:rFonts w:hint="eastAsia"/>
        </w:rPr>
        <w:t>&lt;</w:t>
      </w:r>
      <w:r w:rsidRPr="00F67166">
        <w:t xml:space="preserve"> </w:t>
      </w:r>
      <w:bookmarkEnd w:id="1037"/>
      <w:bookmarkEnd w:id="1038"/>
      <w:r w:rsidRPr="00F67166">
        <w:t>implementation</w:t>
      </w:r>
      <w:r>
        <w:rPr>
          <w:rFonts w:hint="eastAsia"/>
        </w:rPr>
        <w:t>&gt;/</w:t>
      </w:r>
    </w:p>
    <w:p w:rsidR="000F11F1" w:rsidRDefault="000F11F1" w:rsidP="000F11F1">
      <w:pPr>
        <w:pStyle w:val="ListParagraph"/>
      </w:pPr>
      <w:r>
        <w:t>S</w:t>
      </w:r>
      <w:r>
        <w:rPr>
          <w:rFonts w:hint="eastAsia"/>
        </w:rPr>
        <w:t>weeping result:</w:t>
      </w:r>
      <w:r>
        <w:tab/>
      </w:r>
      <w:r>
        <w:rPr>
          <w:rFonts w:hint="eastAsia"/>
        </w:rPr>
        <w:t>./&lt;case&gt;/</w:t>
      </w:r>
      <w:r w:rsidRPr="00F67166">
        <w:t>_scratch</w:t>
      </w:r>
      <w:r>
        <w:rPr>
          <w:rFonts w:hint="eastAsia"/>
        </w:rPr>
        <w:t>/</w:t>
      </w:r>
      <w:r w:rsidRPr="00F67166">
        <w:t>Target_fmax_</w:t>
      </w:r>
      <w:r>
        <w:rPr>
          <w:rFonts w:hint="eastAsia"/>
        </w:rPr>
        <w:t>XXX</w:t>
      </w:r>
      <w:r w:rsidRPr="00F67166">
        <w:t>MHz</w:t>
      </w:r>
      <w:r>
        <w:rPr>
          <w:rFonts w:hint="eastAsia"/>
        </w:rPr>
        <w:t>/&lt;</w:t>
      </w:r>
      <w:r w:rsidRPr="00F67166">
        <w:t>implementation</w:t>
      </w:r>
      <w:r>
        <w:rPr>
          <w:rFonts w:hint="eastAsia"/>
        </w:rPr>
        <w:t>&gt;/</w:t>
      </w:r>
    </w:p>
    <w:p w:rsidR="000F11F1" w:rsidRDefault="000F11F1" w:rsidP="000F11F1">
      <w:pPr>
        <w:pStyle w:val="ListParagraph"/>
      </w:pPr>
      <w:r>
        <w:t>S</w:t>
      </w:r>
      <w:r>
        <w:rPr>
          <w:rFonts w:hint="eastAsia"/>
        </w:rPr>
        <w:t>eed result:</w:t>
      </w:r>
      <w:r>
        <w:tab/>
      </w:r>
      <w:r>
        <w:tab/>
      </w:r>
      <w:r>
        <w:rPr>
          <w:rFonts w:hint="eastAsia"/>
        </w:rPr>
        <w:t>./&lt;case&gt;/</w:t>
      </w:r>
      <w:r w:rsidRPr="00F67166">
        <w:t>_scratch</w:t>
      </w:r>
      <w:r>
        <w:rPr>
          <w:rFonts w:hint="eastAsia"/>
        </w:rPr>
        <w:t>/</w:t>
      </w:r>
      <w:r w:rsidRPr="00F67166">
        <w:t>Target_</w:t>
      </w:r>
      <w:r>
        <w:rPr>
          <w:rFonts w:hint="eastAsia"/>
        </w:rPr>
        <w:t>seed</w:t>
      </w:r>
      <w:r w:rsidRPr="00F67166">
        <w:t>_</w:t>
      </w:r>
      <w:r>
        <w:rPr>
          <w:rFonts w:hint="eastAsia"/>
        </w:rPr>
        <w:t>XX/&lt;</w:t>
      </w:r>
      <w:r w:rsidRPr="00F67166">
        <w:t>implementation</w:t>
      </w:r>
      <w:r>
        <w:rPr>
          <w:rFonts w:hint="eastAsia"/>
        </w:rPr>
        <w:t>&gt;/</w:t>
      </w:r>
    </w:p>
    <w:p w:rsidR="00EE39D1" w:rsidRPr="00EE39D1" w:rsidRDefault="000F11F1" w:rsidP="00A60A6F">
      <w:pPr>
        <w:pStyle w:val="ListParagraph"/>
      </w:pPr>
      <w:r>
        <w:t>S</w:t>
      </w:r>
      <w:r>
        <w:rPr>
          <w:rFonts w:hint="eastAsia"/>
        </w:rPr>
        <w:t>weeping and</w:t>
      </w:r>
      <w:r>
        <w:t xml:space="preserve"> </w:t>
      </w:r>
      <w:r>
        <w:rPr>
          <w:rFonts w:hint="eastAsia"/>
        </w:rPr>
        <w:t>seed</w:t>
      </w:r>
      <w:r>
        <w:t xml:space="preserve"> </w:t>
      </w:r>
      <w:r>
        <w:rPr>
          <w:rFonts w:hint="eastAsia"/>
        </w:rPr>
        <w:t>result:</w:t>
      </w:r>
      <w:r>
        <w:tab/>
      </w:r>
      <w:r>
        <w:tab/>
      </w:r>
      <w:r>
        <w:tab/>
      </w:r>
      <w:r>
        <w:tab/>
      </w:r>
      <w:r>
        <w:tab/>
      </w:r>
      <w:r>
        <w:tab/>
      </w:r>
      <w:r>
        <w:tab/>
      </w:r>
      <w:r>
        <w:tab/>
      </w:r>
      <w:r>
        <w:tab/>
      </w:r>
      <w:r>
        <w:tab/>
      </w:r>
      <w:r>
        <w:tab/>
      </w:r>
      <w:r>
        <w:tab/>
      </w:r>
      <w:r>
        <w:tab/>
      </w:r>
      <w:r>
        <w:rPr>
          <w:rFonts w:hint="eastAsia"/>
        </w:rPr>
        <w:t>./&lt;case&gt;/</w:t>
      </w:r>
      <w:r w:rsidRPr="00F67166">
        <w:t>_scratch</w:t>
      </w:r>
      <w:r>
        <w:rPr>
          <w:rFonts w:hint="eastAsia"/>
        </w:rPr>
        <w:t>/</w:t>
      </w:r>
      <w:r w:rsidRPr="00F82E34">
        <w:t>Target_fmax_</w:t>
      </w:r>
      <w:r>
        <w:rPr>
          <w:rFonts w:hint="eastAsia"/>
        </w:rPr>
        <w:t>XX</w:t>
      </w:r>
      <w:r w:rsidRPr="00F82E34">
        <w:t>_seed_</w:t>
      </w:r>
      <w:r>
        <w:rPr>
          <w:rFonts w:hint="eastAsia"/>
        </w:rPr>
        <w:t>XX/</w:t>
      </w:r>
      <w:bookmarkStart w:id="1039" w:name="OLE_LINK13"/>
      <w:bookmarkStart w:id="1040" w:name="OLE_LINK14"/>
      <w:bookmarkStart w:id="1041" w:name="OLE_LINK15"/>
      <w:r>
        <w:rPr>
          <w:rFonts w:hint="eastAsia"/>
        </w:rPr>
        <w:t>&lt;</w:t>
      </w:r>
      <w:r w:rsidRPr="00F67166">
        <w:t>implementation</w:t>
      </w:r>
      <w:r>
        <w:rPr>
          <w:rFonts w:hint="eastAsia"/>
        </w:rPr>
        <w:t>&gt;</w:t>
      </w:r>
      <w:bookmarkEnd w:id="1039"/>
      <w:bookmarkEnd w:id="1040"/>
      <w:bookmarkEnd w:id="1041"/>
      <w:r>
        <w:rPr>
          <w:rFonts w:hint="eastAsia"/>
        </w:rPr>
        <w:t>/</w:t>
      </w:r>
    </w:p>
    <w:p w:rsidR="003F5D4B" w:rsidRDefault="003F5D4B" w:rsidP="003F5D4B">
      <w:pPr>
        <w:pStyle w:val="Heading5"/>
      </w:pPr>
      <w:r>
        <w:t xml:space="preserve">4.2.5.6.2 </w:t>
      </w:r>
      <w:r w:rsidRPr="00336D7B">
        <w:t>Some debug files</w:t>
      </w:r>
    </w:p>
    <w:p w:rsidR="003F5D4B" w:rsidRDefault="00156BC1" w:rsidP="00DD5300">
      <w:pPr>
        <w:pStyle w:val="ListParagraph"/>
        <w:numPr>
          <w:ilvl w:val="0"/>
          <w:numId w:val="46"/>
        </w:numPr>
      </w:pPr>
      <w:r>
        <w:t xml:space="preserve">General debug files: refer to </w:t>
      </w:r>
      <w:hyperlink w:anchor="_3.9.2_Some_debug" w:history="1">
        <w:r w:rsidR="00DD5300" w:rsidRPr="00DD5300">
          <w:rPr>
            <w:rStyle w:val="Hyperlink"/>
          </w:rPr>
          <w:t>chapter</w:t>
        </w:r>
        <w:r w:rsidRPr="00156BC1">
          <w:rPr>
            <w:rStyle w:val="Hyperlink"/>
          </w:rPr>
          <w:t xml:space="preserve"> 3.9.2</w:t>
        </w:r>
      </w:hyperlink>
    </w:p>
    <w:p w:rsidR="00156BC1" w:rsidRDefault="00156BC1" w:rsidP="00AD5519">
      <w:pPr>
        <w:pStyle w:val="ListParagraph"/>
        <w:numPr>
          <w:ilvl w:val="0"/>
          <w:numId w:val="46"/>
        </w:numPr>
      </w:pPr>
      <w:r>
        <w:lastRenderedPageBreak/>
        <w:t>Sweeping debug files:</w:t>
      </w:r>
    </w:p>
    <w:p w:rsidR="00E0547B" w:rsidRDefault="00E0547B" w:rsidP="00E0547B">
      <w:pPr>
        <w:pStyle w:val="ListParagraph"/>
      </w:pPr>
      <w:r>
        <w:t>Synthesis</w:t>
      </w:r>
      <w:r>
        <w:rPr>
          <w:rFonts w:hint="eastAsia"/>
        </w:rPr>
        <w:t xml:space="preserve"> log:</w:t>
      </w:r>
      <w:r>
        <w:tab/>
      </w:r>
      <w:r>
        <w:rPr>
          <w:rFonts w:hint="eastAsia"/>
        </w:rPr>
        <w:t>./&lt;case&gt;/</w:t>
      </w:r>
      <w:r w:rsidRPr="00F67166">
        <w:t>_scratch</w:t>
      </w:r>
      <w:r>
        <w:rPr>
          <w:rFonts w:hint="eastAsia"/>
        </w:rPr>
        <w:t>/</w:t>
      </w:r>
      <w:r w:rsidRPr="00AC241E">
        <w:t>set_strategy_and_run.log</w:t>
      </w:r>
    </w:p>
    <w:p w:rsidR="00E0547B" w:rsidRDefault="00E0547B" w:rsidP="00E0547B">
      <w:pPr>
        <w:pStyle w:val="ListParagraph"/>
      </w:pPr>
      <w:r>
        <w:t>M</w:t>
      </w:r>
      <w:r>
        <w:rPr>
          <w:rFonts w:hint="eastAsia"/>
        </w:rPr>
        <w:t>PAR log:</w:t>
      </w:r>
      <w:r>
        <w:tab/>
      </w:r>
      <w:r>
        <w:tab/>
      </w:r>
      <w:r>
        <w:rPr>
          <w:rFonts w:hint="eastAsia"/>
        </w:rPr>
        <w:t>./&lt;case&gt;/</w:t>
      </w:r>
      <w:r w:rsidRPr="00F67166">
        <w:t>_scratch</w:t>
      </w:r>
      <w:r>
        <w:rPr>
          <w:rFonts w:hint="eastAsia"/>
        </w:rPr>
        <w:t>/</w:t>
      </w:r>
      <w:r w:rsidRPr="00F82E34">
        <w:t>Target_fmax_</w:t>
      </w:r>
      <w:r>
        <w:rPr>
          <w:rFonts w:hint="eastAsia"/>
        </w:rPr>
        <w:t>XX/.log</w:t>
      </w:r>
    </w:p>
    <w:p w:rsidR="00E0547B" w:rsidRDefault="00E0547B" w:rsidP="00E0547B">
      <w:pPr>
        <w:pStyle w:val="ListParagraph"/>
      </w:pPr>
      <w:r>
        <w:t>MAP</w:t>
      </w:r>
      <w:r>
        <w:rPr>
          <w:rFonts w:hint="eastAsia"/>
        </w:rPr>
        <w:t xml:space="preserve"> log:</w:t>
      </w:r>
      <w:r>
        <w:tab/>
      </w:r>
      <w:r>
        <w:tab/>
      </w:r>
      <w:r>
        <w:rPr>
          <w:rFonts w:hint="eastAsia"/>
        </w:rPr>
        <w:t>./&lt;case&gt;/</w:t>
      </w:r>
      <w:r w:rsidRPr="00F67166">
        <w:t>_scratch</w:t>
      </w:r>
      <w:r>
        <w:rPr>
          <w:rFonts w:hint="eastAsia"/>
        </w:rPr>
        <w:t>/</w:t>
      </w:r>
      <w:r w:rsidRPr="00F82E34">
        <w:t>Target_fmax_</w:t>
      </w:r>
      <w:r>
        <w:rPr>
          <w:rFonts w:hint="eastAsia"/>
        </w:rPr>
        <w:t>XX/&lt;</w:t>
      </w:r>
      <w:r w:rsidRPr="00F67166">
        <w:t>implementation</w:t>
      </w:r>
      <w:r>
        <w:rPr>
          <w:rFonts w:hint="eastAsia"/>
        </w:rPr>
        <w:t>&gt;/.mrp</w:t>
      </w:r>
    </w:p>
    <w:p w:rsidR="00E0547B" w:rsidRPr="00C84EA5" w:rsidRDefault="00E0547B" w:rsidP="00E0547B">
      <w:pPr>
        <w:pStyle w:val="ListParagraph"/>
      </w:pPr>
      <w:r>
        <w:t>PAR</w:t>
      </w:r>
      <w:r>
        <w:rPr>
          <w:rFonts w:hint="eastAsia"/>
        </w:rPr>
        <w:t xml:space="preserve"> log:</w:t>
      </w:r>
      <w:r>
        <w:tab/>
      </w:r>
      <w:r>
        <w:tab/>
      </w:r>
      <w:r>
        <w:rPr>
          <w:rFonts w:hint="eastAsia"/>
        </w:rPr>
        <w:t>./&lt;case&gt;/</w:t>
      </w:r>
      <w:r w:rsidRPr="00F67166">
        <w:t>_scratch</w:t>
      </w:r>
      <w:r>
        <w:rPr>
          <w:rFonts w:hint="eastAsia"/>
        </w:rPr>
        <w:t>/</w:t>
      </w:r>
      <w:r w:rsidRPr="00F82E34">
        <w:t>Target_fmax_</w:t>
      </w:r>
      <w:r>
        <w:rPr>
          <w:rFonts w:hint="eastAsia"/>
        </w:rPr>
        <w:t>XX/&lt;</w:t>
      </w:r>
      <w:r w:rsidRPr="00F67166">
        <w:t>implementation</w:t>
      </w:r>
      <w:r>
        <w:rPr>
          <w:rFonts w:hint="eastAsia"/>
        </w:rPr>
        <w:t>&gt;/.par</w:t>
      </w:r>
    </w:p>
    <w:p w:rsidR="007D5926" w:rsidRPr="003F5D4B" w:rsidRDefault="00E0547B" w:rsidP="007D5926">
      <w:pPr>
        <w:pStyle w:val="ListParagraph"/>
      </w:pPr>
      <w:r>
        <w:t>TRACE</w:t>
      </w:r>
      <w:r>
        <w:rPr>
          <w:rFonts w:hint="eastAsia"/>
        </w:rPr>
        <w:t xml:space="preserve"> log:</w:t>
      </w:r>
      <w:r>
        <w:tab/>
      </w:r>
      <w:r>
        <w:tab/>
      </w:r>
      <w:r>
        <w:rPr>
          <w:rFonts w:hint="eastAsia"/>
        </w:rPr>
        <w:t>./&lt;case&gt;/</w:t>
      </w:r>
      <w:r w:rsidRPr="00F67166">
        <w:t>_scratch</w:t>
      </w:r>
      <w:r>
        <w:rPr>
          <w:rFonts w:hint="eastAsia"/>
        </w:rPr>
        <w:t>/</w:t>
      </w:r>
      <w:r w:rsidRPr="00F82E34">
        <w:t>Target_fmax_</w:t>
      </w:r>
      <w:r>
        <w:rPr>
          <w:rFonts w:hint="eastAsia"/>
        </w:rPr>
        <w:t>XX/&lt;</w:t>
      </w:r>
      <w:r w:rsidRPr="00F67166">
        <w:t>implementation</w:t>
      </w:r>
      <w:r>
        <w:rPr>
          <w:rFonts w:hint="eastAsia"/>
        </w:rPr>
        <w:t>&gt;/.twr</w:t>
      </w:r>
    </w:p>
    <w:p w:rsidR="001960DA" w:rsidRDefault="001960DA" w:rsidP="001960DA">
      <w:pPr>
        <w:pStyle w:val="Heading4"/>
      </w:pPr>
      <w:r>
        <w:t xml:space="preserve">4.2.5.7 </w:t>
      </w:r>
      <w:r w:rsidR="007E7729">
        <w:t>Scan report</w:t>
      </w:r>
    </w:p>
    <w:p w:rsidR="00600516" w:rsidRDefault="001B04C3" w:rsidP="00600516">
      <w:r>
        <w:t>Scan report need the support of sc</w:t>
      </w:r>
      <w:r w:rsidR="00DD5300">
        <w:t>an report application tool. See</w:t>
      </w:r>
      <w:hyperlink w:anchor="_5.3_Scan_report" w:history="1">
        <w:r w:rsidR="00DD5300" w:rsidRPr="00DD5300">
          <w:t xml:space="preserve"> </w:t>
        </w:r>
        <w:r w:rsidR="00DD5300" w:rsidRPr="00DD5300">
          <w:rPr>
            <w:rStyle w:val="Hyperlink"/>
          </w:rPr>
          <w:t>chapter</w:t>
        </w:r>
        <w:r w:rsidRPr="007D727A">
          <w:rPr>
            <w:rStyle w:val="Hyperlink"/>
          </w:rPr>
          <w:t xml:space="preserve"> </w:t>
        </w:r>
        <w:r w:rsidR="007D727A" w:rsidRPr="007D727A">
          <w:rPr>
            <w:rStyle w:val="Hyperlink"/>
          </w:rPr>
          <w:t>5.3</w:t>
        </w:r>
      </w:hyperlink>
    </w:p>
    <w:p w:rsidR="00600516" w:rsidRDefault="00731D98" w:rsidP="00AD5519">
      <w:pPr>
        <w:pStyle w:val="ListParagraph"/>
        <w:numPr>
          <w:ilvl w:val="0"/>
          <w:numId w:val="47"/>
        </w:numPr>
      </w:pPr>
      <w:r w:rsidRPr="00731D98">
        <w:t>You can get the help of options</w:t>
      </w:r>
      <w:r>
        <w:t>:</w:t>
      </w:r>
    </w:p>
    <w:p w:rsidR="00731D98" w:rsidRPr="00731D98" w:rsidRDefault="00731D98" w:rsidP="00731D98">
      <w:pPr>
        <w:pStyle w:val="ListParagraph"/>
        <w:rPr>
          <w:b/>
          <w:i/>
        </w:rPr>
      </w:pPr>
      <w:r w:rsidRPr="00731D98">
        <w:rPr>
          <w:b/>
          <w:i/>
        </w:rPr>
        <w:t>“python trunk\tools\scan_report\bin\run_scan_lattice_step_general_case.py -h”</w:t>
      </w:r>
    </w:p>
    <w:p w:rsidR="00731D98" w:rsidRDefault="00731D98" w:rsidP="00AD5519">
      <w:pPr>
        <w:pStyle w:val="ListParagraph"/>
        <w:numPr>
          <w:ilvl w:val="0"/>
          <w:numId w:val="47"/>
        </w:numPr>
      </w:pPr>
      <w:r w:rsidRPr="00731D98">
        <w:t>Scan pushbutton report</w:t>
      </w:r>
      <w:r>
        <w:t>:</w:t>
      </w:r>
    </w:p>
    <w:p w:rsidR="00731D98" w:rsidRPr="00731D98" w:rsidRDefault="00731D98" w:rsidP="00731D98">
      <w:pPr>
        <w:pStyle w:val="ListParagraph"/>
        <w:rPr>
          <w:b/>
          <w:i/>
        </w:rPr>
      </w:pPr>
      <w:r w:rsidRPr="00731D98">
        <w:rPr>
          <w:b/>
          <w:i/>
        </w:rPr>
        <w:t>“</w:t>
      </w:r>
      <w:r w:rsidR="003959F4" w:rsidRPr="003959F4">
        <w:rPr>
          <w:b/>
          <w:i/>
        </w:rPr>
        <w:t>python trunk\tools\scan_report\bin\run_scan_lattice_step_general_case.py –job-dir=..\1_case_mode\result\9</w:t>
      </w:r>
      <w:r w:rsidRPr="00731D98">
        <w:rPr>
          <w:b/>
          <w:i/>
        </w:rPr>
        <w:t>”</w:t>
      </w:r>
    </w:p>
    <w:p w:rsidR="003959F4" w:rsidRDefault="003959F4" w:rsidP="00AD5519">
      <w:pPr>
        <w:pStyle w:val="ListParagraph"/>
        <w:numPr>
          <w:ilvl w:val="0"/>
          <w:numId w:val="47"/>
        </w:numPr>
      </w:pPr>
      <w:r w:rsidRPr="003959F4">
        <w:t>Scan sweeping report</w:t>
      </w:r>
      <w:r>
        <w:t>:</w:t>
      </w:r>
    </w:p>
    <w:p w:rsidR="003959F4" w:rsidRPr="00731D98" w:rsidRDefault="003959F4" w:rsidP="003959F4">
      <w:pPr>
        <w:pStyle w:val="ListParagraph"/>
        <w:rPr>
          <w:b/>
          <w:i/>
        </w:rPr>
      </w:pPr>
      <w:r w:rsidRPr="00731D98">
        <w:rPr>
          <w:b/>
          <w:i/>
        </w:rPr>
        <w:t>“</w:t>
      </w:r>
      <w:r w:rsidRPr="003959F4">
        <w:rPr>
          <w:b/>
          <w:i/>
        </w:rPr>
        <w:t>python trunk\tools\scan_report\bin\run_scan_lattice_step_general_case.py –job-dir=..\1_case_mode\result\1   --flow=qor</w:t>
      </w:r>
      <w:r w:rsidRPr="00731D98">
        <w:rPr>
          <w:b/>
          <w:i/>
        </w:rPr>
        <w:t>”</w:t>
      </w:r>
    </w:p>
    <w:p w:rsidR="003959F4" w:rsidRDefault="003959F4" w:rsidP="00AD5519">
      <w:pPr>
        <w:pStyle w:val="ListParagraph"/>
        <w:numPr>
          <w:ilvl w:val="0"/>
          <w:numId w:val="47"/>
        </w:numPr>
      </w:pPr>
      <w:r w:rsidRPr="003959F4">
        <w:t>Scan seed report</w:t>
      </w:r>
      <w:r>
        <w:t>:</w:t>
      </w:r>
    </w:p>
    <w:p w:rsidR="003959F4" w:rsidRDefault="003959F4" w:rsidP="003959F4">
      <w:pPr>
        <w:pStyle w:val="ListParagraph"/>
        <w:rPr>
          <w:b/>
          <w:i/>
        </w:rPr>
      </w:pPr>
      <w:r w:rsidRPr="00731D98">
        <w:rPr>
          <w:b/>
          <w:i/>
        </w:rPr>
        <w:t>“</w:t>
      </w:r>
      <w:r w:rsidRPr="003959F4">
        <w:rPr>
          <w:b/>
          <w:i/>
        </w:rPr>
        <w:t>python trunk\tools\scan_report\bin\run_scan_lattice_step_general_case.py –job-dir=..\1_case_mode\result\3   --flow=seed</w:t>
      </w:r>
      <w:r w:rsidRPr="00731D98">
        <w:rPr>
          <w:b/>
          <w:i/>
        </w:rPr>
        <w:t>”</w:t>
      </w:r>
    </w:p>
    <w:p w:rsidR="003959F4" w:rsidRDefault="003959F4" w:rsidP="00AD5519">
      <w:pPr>
        <w:pStyle w:val="ListParagraph"/>
        <w:numPr>
          <w:ilvl w:val="0"/>
          <w:numId w:val="47"/>
        </w:numPr>
      </w:pPr>
      <w:r w:rsidRPr="003959F4">
        <w:t>Scan sweeping and seed report</w:t>
      </w:r>
      <w:r>
        <w:t>:</w:t>
      </w:r>
    </w:p>
    <w:p w:rsidR="003959F4" w:rsidRDefault="003959F4" w:rsidP="003959F4">
      <w:pPr>
        <w:pStyle w:val="ListParagraph"/>
        <w:rPr>
          <w:b/>
          <w:i/>
        </w:rPr>
      </w:pPr>
      <w:r w:rsidRPr="00731D98">
        <w:rPr>
          <w:b/>
          <w:i/>
        </w:rPr>
        <w:t>“</w:t>
      </w:r>
      <w:r w:rsidRPr="003959F4">
        <w:rPr>
          <w:b/>
          <w:i/>
        </w:rPr>
        <w:t>python trunk\tools\scan_report\bin\run_scan_lattice_step_general_case.py  --job-dir=..\1_case_mode\result\5   --flow=qor</w:t>
      </w:r>
      <w:r w:rsidRPr="00731D98">
        <w:rPr>
          <w:b/>
          <w:i/>
        </w:rPr>
        <w:t>”</w:t>
      </w:r>
    </w:p>
    <w:p w:rsidR="007E7729" w:rsidRDefault="007E7729" w:rsidP="007E7729">
      <w:pPr>
        <w:pStyle w:val="Heading4"/>
      </w:pPr>
      <w:r>
        <w:t xml:space="preserve">4.2.5.8 </w:t>
      </w:r>
      <w:r w:rsidRPr="00276D76">
        <w:t>Restrictions &amp; status</w:t>
      </w:r>
    </w:p>
    <w:p w:rsidR="007E7729" w:rsidRPr="007E7729" w:rsidRDefault="004637A6" w:rsidP="007E7729">
      <w:r>
        <w:t>NA</w:t>
      </w:r>
    </w:p>
    <w:p w:rsidR="001960DA" w:rsidRDefault="001960DA" w:rsidP="001960DA">
      <w:pPr>
        <w:pStyle w:val="Heading3"/>
      </w:pPr>
      <w:bookmarkStart w:id="1042" w:name="_Toc395885275"/>
      <w:r>
        <w:t>4.2.6 Examples</w:t>
      </w:r>
      <w:bookmarkEnd w:id="1042"/>
    </w:p>
    <w:p w:rsidR="00A87427" w:rsidRDefault="00D5461A" w:rsidP="00B25291">
      <w:r>
        <w:t>NA</w:t>
      </w:r>
    </w:p>
    <w:p w:rsidR="00977E9E" w:rsidRDefault="00977E9E" w:rsidP="00977E9E">
      <w:pPr>
        <w:pStyle w:val="Heading2"/>
      </w:pPr>
      <w:bookmarkStart w:id="1043" w:name="_4.3_Crossover_flow"/>
      <w:bookmarkStart w:id="1044" w:name="_Toc395885276"/>
      <w:bookmarkEnd w:id="1043"/>
      <w:r>
        <w:t>4.</w:t>
      </w:r>
      <w:r w:rsidR="008F275B">
        <w:t>3</w:t>
      </w:r>
      <w:r>
        <w:t xml:space="preserve"> Crossover flow</w:t>
      </w:r>
      <w:bookmarkEnd w:id="1044"/>
    </w:p>
    <w:p w:rsidR="00C13BA2" w:rsidRDefault="00C13BA2" w:rsidP="00C13BA2">
      <w:bookmarkStart w:id="1045" w:name="_4.4_Simulation_flow"/>
      <w:bookmarkEnd w:id="1045"/>
      <w:r>
        <w:t>Section owner: Jason Wang</w:t>
      </w:r>
    </w:p>
    <w:p w:rsidR="00C13BA2" w:rsidRDefault="00C13BA2" w:rsidP="00C13BA2">
      <w:r>
        <w:t>Crossover flow was defined for the requirement of run the same project with two Diamond versions.</w:t>
      </w:r>
    </w:p>
    <w:p w:rsidR="00C13BA2" w:rsidRDefault="00C13BA2" w:rsidP="00C13BA2">
      <w:r>
        <w:t>Frontend (synthesis) use one Diamond version, Backend (</w:t>
      </w:r>
      <w:r w:rsidR="00AB6DF8">
        <w:t>Translate, MAP, PAR and TRCE) uses another Diamond version.</w:t>
      </w:r>
    </w:p>
    <w:p w:rsidR="00C13BA2" w:rsidRDefault="00C13BA2" w:rsidP="00C13BA2">
      <w:pPr>
        <w:pStyle w:val="Heading3"/>
      </w:pPr>
      <w:bookmarkStart w:id="1046" w:name="_Toc395885277"/>
      <w:r>
        <w:t>4.3.1 Object</w:t>
      </w:r>
      <w:bookmarkEnd w:id="1046"/>
    </w:p>
    <w:p w:rsidR="00C13BA2" w:rsidRDefault="00C13BA2" w:rsidP="00C13BA2">
      <w:r>
        <w:t>This section will detail the usage of crossover flow, including: the details of crossover work flow, how to construct test suite, how to write command line, how to run result check and finally an example will be given.</w:t>
      </w:r>
    </w:p>
    <w:p w:rsidR="00C13BA2" w:rsidRDefault="00C13BA2" w:rsidP="00C13BA2">
      <w:r>
        <w:t>Also some restrictions and test status will be list out to let you know the status of our BQS scripts.</w:t>
      </w:r>
    </w:p>
    <w:p w:rsidR="004F154D" w:rsidRDefault="004F154D" w:rsidP="004F154D">
      <w:pPr>
        <w:pStyle w:val="Heading3"/>
      </w:pPr>
      <w:bookmarkStart w:id="1047" w:name="_Toc395885278"/>
      <w:r>
        <w:t>4.3.2 Quick start</w:t>
      </w:r>
      <w:bookmarkEnd w:id="1047"/>
    </w:p>
    <w:p w:rsidR="004F154D" w:rsidRDefault="004F154D" w:rsidP="004F154D">
      <w:r>
        <w:t>Quick start will list some command lines for you to make you launch test case (suite) quickly. Quick start also covers different test orientations:</w:t>
      </w:r>
    </w:p>
    <w:p w:rsidR="004F154D" w:rsidRDefault="004F154D" w:rsidP="004F154D">
      <w:pPr>
        <w:pStyle w:val="ListParagraph"/>
        <w:numPr>
          <w:ilvl w:val="0"/>
          <w:numId w:val="51"/>
        </w:numPr>
      </w:pPr>
      <w:r>
        <w:t>How to write a command line based on Lattice main script to launch a test case.</w:t>
      </w:r>
    </w:p>
    <w:p w:rsidR="004F154D" w:rsidRPr="0025030E" w:rsidRDefault="004F154D" w:rsidP="004F154D">
      <w:pPr>
        <w:pStyle w:val="ListParagraph"/>
        <w:numPr>
          <w:ilvl w:val="0"/>
          <w:numId w:val="51"/>
        </w:numPr>
      </w:pPr>
      <w:r>
        <w:t>How to write a command line based on suite support script to launch a test suite.</w:t>
      </w:r>
    </w:p>
    <w:p w:rsidR="004F154D" w:rsidRDefault="004F154D" w:rsidP="004F154D">
      <w:pPr>
        <w:pStyle w:val="Heading4"/>
      </w:pPr>
      <w:r>
        <w:t>4.3.2.1 Case support</w:t>
      </w:r>
    </w:p>
    <w:p w:rsidR="004F154D" w:rsidRDefault="004F154D" w:rsidP="004F154D">
      <w:r>
        <w:lastRenderedPageBreak/>
        <w:t>All test command lines here are based on Lattice main script. Lattice main script has 5 option groups (</w:t>
      </w:r>
      <w:hyperlink w:anchor="_3.7.1_CMD_line" w:history="1">
        <w:r w:rsidRPr="00260677">
          <w:rPr>
            <w:rStyle w:val="Hyperlink"/>
          </w:rPr>
          <w:t>chapter</w:t>
        </w:r>
        <w:r w:rsidRPr="00B50F85">
          <w:rPr>
            <w:rStyle w:val="Hyperlink"/>
          </w:rPr>
          <w:t xml:space="preserve"> 3.7.1</w:t>
        </w:r>
      </w:hyperlink>
      <w:r>
        <w:t>). We only focus on simulation option group here, for other option groups use default setting.</w:t>
      </w:r>
    </w:p>
    <w:p w:rsidR="004F154D" w:rsidRDefault="004F154D" w:rsidP="004F154D">
      <w:pPr>
        <w:pStyle w:val="ListParagraph"/>
        <w:numPr>
          <w:ilvl w:val="0"/>
          <w:numId w:val="48"/>
        </w:numPr>
      </w:pPr>
      <w:r>
        <w:t>Run RTL simulation with Active-HDL:</w:t>
      </w:r>
    </w:p>
    <w:p w:rsidR="004F154D" w:rsidRPr="00E453A2" w:rsidRDefault="004F154D" w:rsidP="004F154D">
      <w:pPr>
        <w:pStyle w:val="ListParagraph"/>
        <w:rPr>
          <w:b/>
          <w:i/>
        </w:rPr>
      </w:pPr>
      <w:r w:rsidRPr="00E453A2">
        <w:rPr>
          <w:b/>
          <w:i/>
        </w:rPr>
        <w:t xml:space="preserve">“python ./BQS_script/bin/run_lattice.py  --top-dir=xxx --design=xxx </w:t>
      </w:r>
      <w:r w:rsidR="00FB3190">
        <w:rPr>
          <w:b/>
          <w:i/>
        </w:rPr>
        <w:t>–</w:t>
      </w:r>
      <w:r w:rsidRPr="00E453A2">
        <w:rPr>
          <w:b/>
          <w:i/>
        </w:rPr>
        <w:t>diamond</w:t>
      </w:r>
      <w:r w:rsidR="00FB3190">
        <w:rPr>
          <w:b/>
          <w:i/>
        </w:rPr>
        <w:t>-fe</w:t>
      </w:r>
      <w:r w:rsidRPr="00E453A2">
        <w:rPr>
          <w:b/>
          <w:i/>
        </w:rPr>
        <w:t xml:space="preserve">=xxx  </w:t>
      </w:r>
      <w:r w:rsidR="00FB3190">
        <w:rPr>
          <w:b/>
          <w:i/>
        </w:rPr>
        <w:t>–</w:t>
      </w:r>
      <w:r w:rsidR="00FB3190" w:rsidRPr="00E453A2">
        <w:rPr>
          <w:b/>
          <w:i/>
        </w:rPr>
        <w:t>diamond</w:t>
      </w:r>
      <w:r w:rsidR="00FB3190">
        <w:rPr>
          <w:b/>
          <w:i/>
        </w:rPr>
        <w:t>-be</w:t>
      </w:r>
      <w:r w:rsidR="00FB3190" w:rsidRPr="00E453A2">
        <w:rPr>
          <w:b/>
          <w:i/>
        </w:rPr>
        <w:t xml:space="preserve">=xxx  </w:t>
      </w:r>
      <w:ins w:id="1048" w:author="Jason Wang" w:date="2014-07-01T10:24:00Z">
        <w:r w:rsidR="00CD11B9">
          <w:rPr>
            <w:b/>
            <w:i/>
          </w:rPr>
          <w:t>--sim-rtl</w:t>
        </w:r>
      </w:ins>
      <w:r w:rsidRPr="00E453A2">
        <w:rPr>
          <w:b/>
          <w:i/>
        </w:rPr>
        <w:t>”</w:t>
      </w:r>
    </w:p>
    <w:p w:rsidR="004F154D" w:rsidRDefault="004F154D" w:rsidP="004F154D">
      <w:pPr>
        <w:pStyle w:val="ListParagraph"/>
        <w:numPr>
          <w:ilvl w:val="0"/>
          <w:numId w:val="48"/>
        </w:numPr>
      </w:pPr>
      <w:r w:rsidRPr="00D66FD9">
        <w:t>Run post MAP Verilog simulation with Active-HDL</w:t>
      </w:r>
      <w:r>
        <w:t>:</w:t>
      </w:r>
    </w:p>
    <w:p w:rsidR="004F154D" w:rsidRPr="00E453A2" w:rsidRDefault="004F154D" w:rsidP="004F154D">
      <w:pPr>
        <w:pStyle w:val="ListParagraph"/>
        <w:rPr>
          <w:b/>
          <w:i/>
        </w:rPr>
      </w:pPr>
      <w:r w:rsidRPr="00E453A2">
        <w:rPr>
          <w:b/>
          <w:i/>
        </w:rPr>
        <w:t>“python ./BQS_script/bin/run_lattice.py  --top</w:t>
      </w:r>
      <w:r>
        <w:rPr>
          <w:b/>
          <w:i/>
        </w:rPr>
        <w:t>-</w:t>
      </w:r>
      <w:r w:rsidRPr="00E453A2">
        <w:rPr>
          <w:b/>
          <w:i/>
        </w:rPr>
        <w:t xml:space="preserve">dir=xxx --design=xxx </w:t>
      </w:r>
      <w:r w:rsidR="00FB3190">
        <w:rPr>
          <w:b/>
          <w:i/>
        </w:rPr>
        <w:t>–</w:t>
      </w:r>
      <w:r w:rsidRPr="00E453A2">
        <w:rPr>
          <w:b/>
          <w:i/>
        </w:rPr>
        <w:t>diamond</w:t>
      </w:r>
      <w:r w:rsidR="00FB3190">
        <w:rPr>
          <w:b/>
          <w:i/>
        </w:rPr>
        <w:t>-fe</w:t>
      </w:r>
      <w:r w:rsidRPr="00E453A2">
        <w:rPr>
          <w:b/>
          <w:i/>
        </w:rPr>
        <w:t xml:space="preserve">=xxx  </w:t>
      </w:r>
      <w:r w:rsidR="00FB3190">
        <w:rPr>
          <w:b/>
          <w:i/>
        </w:rPr>
        <w:t>–</w:t>
      </w:r>
      <w:r w:rsidR="00FB3190" w:rsidRPr="00E453A2">
        <w:rPr>
          <w:b/>
          <w:i/>
        </w:rPr>
        <w:t>diamond</w:t>
      </w:r>
      <w:r w:rsidR="00FB3190">
        <w:rPr>
          <w:b/>
          <w:i/>
        </w:rPr>
        <w:t>-be</w:t>
      </w:r>
      <w:r w:rsidR="00FB3190" w:rsidRPr="00E453A2">
        <w:rPr>
          <w:b/>
          <w:i/>
        </w:rPr>
        <w:t xml:space="preserve">=xxx  </w:t>
      </w:r>
      <w:ins w:id="1049" w:author="Jason Wang" w:date="2014-07-01T10:24:00Z">
        <w:r w:rsidR="00CD11B9">
          <w:rPr>
            <w:b/>
            <w:i/>
          </w:rPr>
          <w:t>--sim-map-vlg</w:t>
        </w:r>
      </w:ins>
      <w:r w:rsidRPr="00E453A2">
        <w:rPr>
          <w:b/>
          <w:i/>
        </w:rPr>
        <w:t>”</w:t>
      </w:r>
    </w:p>
    <w:p w:rsidR="004F154D" w:rsidRDefault="004F154D" w:rsidP="004F154D">
      <w:pPr>
        <w:pStyle w:val="Heading4"/>
      </w:pPr>
      <w:r>
        <w:t>4.3.2.2 Suite support</w:t>
      </w:r>
    </w:p>
    <w:p w:rsidR="004F154D" w:rsidRDefault="004F154D" w:rsidP="004F154D">
      <w:r>
        <w:t>All test command lines here are based on suite support script (</w:t>
      </w:r>
      <w:hyperlink w:anchor="_5.1_suite_support" w:history="1">
        <w:r w:rsidRPr="00260677">
          <w:rPr>
            <w:rStyle w:val="Hyperlink"/>
          </w:rPr>
          <w:t>chapter</w:t>
        </w:r>
        <w:r w:rsidRPr="00F67CC2">
          <w:rPr>
            <w:rStyle w:val="Hyperlink"/>
          </w:rPr>
          <w:t xml:space="preserve"> 5.1</w:t>
        </w:r>
      </w:hyperlink>
      <w:r>
        <w:t xml:space="preserve">). </w:t>
      </w:r>
    </w:p>
    <w:p w:rsidR="004F154D" w:rsidRDefault="004F154D" w:rsidP="004F154D">
      <w:pPr>
        <w:pStyle w:val="ListParagraph"/>
        <w:numPr>
          <w:ilvl w:val="0"/>
          <w:numId w:val="49"/>
        </w:numPr>
      </w:pPr>
      <w:r>
        <w:t>For test suite “suite”, launch 3 process to run RTL simulation:</w:t>
      </w:r>
    </w:p>
    <w:p w:rsidR="004F154D" w:rsidRPr="00F67CC2" w:rsidRDefault="004F154D" w:rsidP="004F154D">
      <w:pPr>
        <w:pStyle w:val="ListParagraph"/>
        <w:rPr>
          <w:b/>
          <w:i/>
        </w:rPr>
      </w:pPr>
      <w:r w:rsidRPr="00E453A2">
        <w:rPr>
          <w:b/>
          <w:i/>
        </w:rPr>
        <w:t>“</w:t>
      </w:r>
      <w:r w:rsidRPr="00620FAE">
        <w:rPr>
          <w:b/>
          <w:i/>
        </w:rPr>
        <w:t xml:space="preserve">python </w:t>
      </w:r>
      <w:r w:rsidRPr="00E13D4C">
        <w:rPr>
          <w:b/>
          <w:i/>
        </w:rPr>
        <w:t>BQS_s</w:t>
      </w:r>
      <w:r>
        <w:rPr>
          <w:b/>
          <w:i/>
        </w:rPr>
        <w:t>cript/</w:t>
      </w:r>
      <w:r w:rsidRPr="00620FAE">
        <w:rPr>
          <w:b/>
          <w:i/>
        </w:rPr>
        <w:t>tools</w:t>
      </w:r>
      <w:r w:rsidR="00350020">
        <w:rPr>
          <w:b/>
          <w:i/>
        </w:rPr>
        <w:t xml:space="preserve"> </w:t>
      </w:r>
      <w:r>
        <w:rPr>
          <w:b/>
          <w:i/>
        </w:rPr>
        <w:t>/</w:t>
      </w:r>
      <w:r w:rsidRPr="00620FAE">
        <w:rPr>
          <w:b/>
          <w:i/>
        </w:rPr>
        <w:t>suite_support</w:t>
      </w:r>
      <w:r>
        <w:rPr>
          <w:b/>
          <w:i/>
        </w:rPr>
        <w:t>/</w:t>
      </w:r>
      <w:r w:rsidRPr="00620FAE">
        <w:rPr>
          <w:b/>
          <w:i/>
        </w:rPr>
        <w:t xml:space="preserve">suite_support.py --suite-file=case_list.ini --suite-name=suite --process=3 --lattice --options=" </w:t>
      </w:r>
      <w:r w:rsidR="00E219F0">
        <w:rPr>
          <w:b/>
          <w:i/>
        </w:rPr>
        <w:t>–</w:t>
      </w:r>
      <w:r>
        <w:rPr>
          <w:b/>
          <w:i/>
        </w:rPr>
        <w:t>diamond</w:t>
      </w:r>
      <w:r w:rsidR="00E219F0">
        <w:rPr>
          <w:b/>
          <w:i/>
        </w:rPr>
        <w:t>-fe</w:t>
      </w:r>
      <w:r>
        <w:rPr>
          <w:b/>
          <w:i/>
        </w:rPr>
        <w:t>=</w:t>
      </w:r>
      <w:r w:rsidR="00E219F0">
        <w:rPr>
          <w:b/>
          <w:i/>
        </w:rPr>
        <w:t>xx  –diamond-be=xx</w:t>
      </w:r>
      <w:r w:rsidRPr="00E453A2">
        <w:rPr>
          <w:b/>
          <w:i/>
        </w:rPr>
        <w:t>”</w:t>
      </w:r>
    </w:p>
    <w:p w:rsidR="008360BF" w:rsidRDefault="008360BF" w:rsidP="008360BF">
      <w:pPr>
        <w:pStyle w:val="Heading3"/>
      </w:pPr>
      <w:bookmarkStart w:id="1050" w:name="_Toc395885279"/>
      <w:r>
        <w:t>4.3.3 Major options</w:t>
      </w:r>
      <w:bookmarkEnd w:id="1050"/>
    </w:p>
    <w:p w:rsidR="008360BF" w:rsidRDefault="008360BF" w:rsidP="008360BF">
      <w:r>
        <w:t>Here a list of major options for crossover flow use:</w:t>
      </w:r>
    </w:p>
    <w:p w:rsidR="008360BF" w:rsidRDefault="008360BF" w:rsidP="008360BF">
      <w:pPr>
        <w:pStyle w:val="table"/>
      </w:pPr>
      <w:r>
        <w:t>Major options for crossover flow</w:t>
      </w:r>
    </w:p>
    <w:tbl>
      <w:tblPr>
        <w:tblW w:w="8590" w:type="dxa"/>
        <w:tblInd w:w="93" w:type="dxa"/>
        <w:tblLook w:val="04A0" w:firstRow="1" w:lastRow="0" w:firstColumn="1" w:lastColumn="0" w:noHBand="0" w:noVBand="1"/>
        <w:tblPrChange w:id="1051" w:author="Jason Wang" w:date="2014-08-15T16:44:00Z">
          <w:tblPr>
            <w:tblW w:w="10220" w:type="dxa"/>
            <w:tblInd w:w="93" w:type="dxa"/>
            <w:tblLook w:val="04A0" w:firstRow="1" w:lastRow="0" w:firstColumn="1" w:lastColumn="0" w:noHBand="0" w:noVBand="1"/>
          </w:tblPr>
        </w:tblPrChange>
      </w:tblPr>
      <w:tblGrid>
        <w:gridCol w:w="569"/>
        <w:gridCol w:w="1659"/>
        <w:gridCol w:w="2813"/>
        <w:gridCol w:w="3549"/>
        <w:tblGridChange w:id="1052">
          <w:tblGrid>
            <w:gridCol w:w="570"/>
            <w:gridCol w:w="1758"/>
            <w:gridCol w:w="2957"/>
            <w:gridCol w:w="4935"/>
          </w:tblGrid>
        </w:tblGridChange>
      </w:tblGrid>
      <w:tr w:rsidR="00A56E7D" w:rsidRPr="00A56E7D" w:rsidTr="00061E13">
        <w:trPr>
          <w:trHeight w:val="314"/>
          <w:trPrChange w:id="1053" w:author="Jason Wang" w:date="2014-08-15T16:44:00Z">
            <w:trPr>
              <w:trHeight w:val="315"/>
            </w:trPr>
          </w:trPrChange>
        </w:trPr>
        <w:tc>
          <w:tcPr>
            <w:tcW w:w="569" w:type="dxa"/>
            <w:tcBorders>
              <w:top w:val="single" w:sz="8" w:space="0" w:color="auto"/>
              <w:left w:val="single" w:sz="8" w:space="0" w:color="auto"/>
              <w:bottom w:val="single" w:sz="8" w:space="0" w:color="auto"/>
              <w:right w:val="single" w:sz="4" w:space="0" w:color="auto"/>
            </w:tcBorders>
            <w:shd w:val="clear" w:color="auto" w:fill="auto"/>
            <w:vAlign w:val="bottom"/>
            <w:hideMark/>
            <w:tcPrChange w:id="1054" w:author="Jason Wang" w:date="2014-08-15T16:44:00Z">
              <w:tcPr>
                <w:tcW w:w="500" w:type="dxa"/>
                <w:tcBorders>
                  <w:top w:val="single" w:sz="8" w:space="0" w:color="auto"/>
                  <w:left w:val="single" w:sz="8" w:space="0" w:color="auto"/>
                  <w:bottom w:val="single" w:sz="8"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b/>
                <w:bCs/>
                <w:color w:val="000000"/>
              </w:rPr>
            </w:pPr>
            <w:r w:rsidRPr="00A56E7D">
              <w:rPr>
                <w:rFonts w:ascii="Calibri" w:eastAsia="Times New Roman" w:hAnsi="Calibri" w:cs="Calibri"/>
                <w:b/>
                <w:bCs/>
                <w:color w:val="000000"/>
              </w:rPr>
              <w:t>NO.</w:t>
            </w:r>
          </w:p>
        </w:tc>
        <w:tc>
          <w:tcPr>
            <w:tcW w:w="1659" w:type="dxa"/>
            <w:tcBorders>
              <w:top w:val="single" w:sz="8" w:space="0" w:color="auto"/>
              <w:left w:val="nil"/>
              <w:bottom w:val="single" w:sz="8" w:space="0" w:color="auto"/>
              <w:right w:val="single" w:sz="4" w:space="0" w:color="auto"/>
            </w:tcBorders>
            <w:shd w:val="clear" w:color="auto" w:fill="auto"/>
            <w:vAlign w:val="bottom"/>
            <w:hideMark/>
            <w:tcPrChange w:id="1055" w:author="Jason Wang" w:date="2014-08-15T16:44:00Z">
              <w:tcPr>
                <w:tcW w:w="1760" w:type="dxa"/>
                <w:tcBorders>
                  <w:top w:val="single" w:sz="8" w:space="0" w:color="auto"/>
                  <w:left w:val="nil"/>
                  <w:bottom w:val="single" w:sz="8"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b/>
                <w:bCs/>
                <w:color w:val="000000"/>
              </w:rPr>
            </w:pPr>
            <w:r w:rsidRPr="00A56E7D">
              <w:rPr>
                <w:rFonts w:ascii="Calibri" w:eastAsia="Times New Roman" w:hAnsi="Calibri" w:cs="Calibri"/>
                <w:b/>
                <w:bCs/>
                <w:color w:val="000000"/>
              </w:rPr>
              <w:t>Option group</w:t>
            </w:r>
          </w:p>
        </w:tc>
        <w:tc>
          <w:tcPr>
            <w:tcW w:w="2813" w:type="dxa"/>
            <w:tcBorders>
              <w:top w:val="single" w:sz="8" w:space="0" w:color="auto"/>
              <w:left w:val="nil"/>
              <w:bottom w:val="single" w:sz="8" w:space="0" w:color="auto"/>
              <w:right w:val="single" w:sz="4" w:space="0" w:color="auto"/>
            </w:tcBorders>
            <w:shd w:val="clear" w:color="auto" w:fill="auto"/>
            <w:vAlign w:val="bottom"/>
            <w:hideMark/>
            <w:tcPrChange w:id="1056" w:author="Jason Wang" w:date="2014-08-15T16:44:00Z">
              <w:tcPr>
                <w:tcW w:w="2960" w:type="dxa"/>
                <w:tcBorders>
                  <w:top w:val="single" w:sz="8" w:space="0" w:color="auto"/>
                  <w:left w:val="nil"/>
                  <w:bottom w:val="single" w:sz="8"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b/>
                <w:bCs/>
                <w:color w:val="000000"/>
              </w:rPr>
            </w:pPr>
            <w:r w:rsidRPr="00A56E7D">
              <w:rPr>
                <w:rFonts w:ascii="Calibri" w:eastAsia="Times New Roman" w:hAnsi="Calibri" w:cs="Calibri"/>
                <w:b/>
                <w:bCs/>
                <w:color w:val="000000"/>
              </w:rPr>
              <w:t>Option name</w:t>
            </w:r>
          </w:p>
        </w:tc>
        <w:tc>
          <w:tcPr>
            <w:tcW w:w="3549" w:type="dxa"/>
            <w:tcBorders>
              <w:top w:val="single" w:sz="8" w:space="0" w:color="auto"/>
              <w:left w:val="nil"/>
              <w:bottom w:val="single" w:sz="8" w:space="0" w:color="auto"/>
              <w:right w:val="single" w:sz="8" w:space="0" w:color="auto"/>
            </w:tcBorders>
            <w:shd w:val="clear" w:color="auto" w:fill="auto"/>
            <w:vAlign w:val="bottom"/>
            <w:hideMark/>
            <w:tcPrChange w:id="1057" w:author="Jason Wang" w:date="2014-08-15T16:44:00Z">
              <w:tcPr>
                <w:tcW w:w="5000" w:type="dxa"/>
                <w:tcBorders>
                  <w:top w:val="single" w:sz="8" w:space="0" w:color="auto"/>
                  <w:left w:val="nil"/>
                  <w:bottom w:val="single" w:sz="8"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b/>
                <w:bCs/>
                <w:color w:val="000000"/>
              </w:rPr>
            </w:pPr>
            <w:r w:rsidRPr="00A56E7D">
              <w:rPr>
                <w:rFonts w:ascii="Calibri" w:eastAsia="Times New Roman" w:hAnsi="Calibri" w:cs="Calibri"/>
                <w:b/>
                <w:bCs/>
                <w:color w:val="000000"/>
              </w:rPr>
              <w:t>Specification</w:t>
            </w:r>
          </w:p>
        </w:tc>
      </w:tr>
      <w:tr w:rsidR="00A56E7D" w:rsidRPr="00A56E7D" w:rsidTr="00061E13">
        <w:trPr>
          <w:trHeight w:val="299"/>
          <w:trPrChange w:id="1058"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59"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w:t>
            </w:r>
          </w:p>
        </w:tc>
        <w:tc>
          <w:tcPr>
            <w:tcW w:w="1659" w:type="dxa"/>
            <w:tcBorders>
              <w:top w:val="nil"/>
              <w:left w:val="nil"/>
              <w:bottom w:val="single" w:sz="4" w:space="0" w:color="auto"/>
              <w:right w:val="single" w:sz="4" w:space="0" w:color="auto"/>
            </w:tcBorders>
            <w:shd w:val="clear" w:color="auto" w:fill="auto"/>
            <w:vAlign w:val="bottom"/>
            <w:hideMark/>
            <w:tcPrChange w:id="1060"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Public Options</w:t>
            </w:r>
          </w:p>
        </w:tc>
        <w:tc>
          <w:tcPr>
            <w:tcW w:w="2813" w:type="dxa"/>
            <w:tcBorders>
              <w:top w:val="nil"/>
              <w:left w:val="nil"/>
              <w:bottom w:val="single" w:sz="4" w:space="0" w:color="auto"/>
              <w:right w:val="single" w:sz="4" w:space="0" w:color="auto"/>
            </w:tcBorders>
            <w:shd w:val="clear" w:color="auto" w:fill="auto"/>
            <w:vAlign w:val="bottom"/>
            <w:hideMark/>
            <w:tcPrChange w:id="1061"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 --debug</w:t>
            </w:r>
          </w:p>
        </w:tc>
        <w:tc>
          <w:tcPr>
            <w:tcW w:w="3549" w:type="dxa"/>
            <w:tcBorders>
              <w:top w:val="nil"/>
              <w:left w:val="nil"/>
              <w:bottom w:val="single" w:sz="4" w:space="0" w:color="auto"/>
              <w:right w:val="single" w:sz="8" w:space="0" w:color="auto"/>
            </w:tcBorders>
            <w:shd w:val="clear" w:color="auto" w:fill="auto"/>
            <w:vAlign w:val="bottom"/>
            <w:hideMark/>
            <w:tcPrChange w:id="1062"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print debug message</w:t>
            </w:r>
          </w:p>
        </w:tc>
      </w:tr>
      <w:tr w:rsidR="00A56E7D" w:rsidRPr="00A56E7D" w:rsidTr="00061E13">
        <w:trPr>
          <w:trHeight w:val="299"/>
          <w:trPrChange w:id="1063"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64"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w:t>
            </w:r>
          </w:p>
        </w:tc>
        <w:tc>
          <w:tcPr>
            <w:tcW w:w="1659" w:type="dxa"/>
            <w:tcBorders>
              <w:top w:val="nil"/>
              <w:left w:val="nil"/>
              <w:bottom w:val="single" w:sz="4" w:space="0" w:color="auto"/>
              <w:right w:val="single" w:sz="4" w:space="0" w:color="auto"/>
            </w:tcBorders>
            <w:shd w:val="clear" w:color="auto" w:fill="auto"/>
            <w:vAlign w:val="bottom"/>
            <w:hideMark/>
            <w:tcPrChange w:id="1065"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066"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--top-dir=TOP_DIR</w:t>
            </w:r>
          </w:p>
        </w:tc>
        <w:tc>
          <w:tcPr>
            <w:tcW w:w="3549" w:type="dxa"/>
            <w:tcBorders>
              <w:top w:val="nil"/>
              <w:left w:val="nil"/>
              <w:bottom w:val="single" w:sz="4" w:space="0" w:color="auto"/>
              <w:right w:val="single" w:sz="8" w:space="0" w:color="auto"/>
            </w:tcBorders>
            <w:shd w:val="clear" w:color="auto" w:fill="auto"/>
            <w:vAlign w:val="bottom"/>
            <w:hideMark/>
            <w:tcPrChange w:id="1067"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top source path name</w:t>
            </w:r>
          </w:p>
        </w:tc>
      </w:tr>
      <w:tr w:rsidR="00A56E7D" w:rsidRPr="00A56E7D" w:rsidTr="00061E13">
        <w:trPr>
          <w:trHeight w:val="299"/>
          <w:trPrChange w:id="1068"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69"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3</w:t>
            </w:r>
          </w:p>
        </w:tc>
        <w:tc>
          <w:tcPr>
            <w:tcW w:w="1659" w:type="dxa"/>
            <w:tcBorders>
              <w:top w:val="nil"/>
              <w:left w:val="nil"/>
              <w:bottom w:val="single" w:sz="4" w:space="0" w:color="auto"/>
              <w:right w:val="single" w:sz="4" w:space="0" w:color="auto"/>
            </w:tcBorders>
            <w:shd w:val="clear" w:color="auto" w:fill="auto"/>
            <w:vAlign w:val="bottom"/>
            <w:hideMark/>
            <w:tcPrChange w:id="1070"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071"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--design=DESIGN</w:t>
            </w:r>
          </w:p>
        </w:tc>
        <w:tc>
          <w:tcPr>
            <w:tcW w:w="3549" w:type="dxa"/>
            <w:tcBorders>
              <w:top w:val="nil"/>
              <w:left w:val="nil"/>
              <w:bottom w:val="single" w:sz="4" w:space="0" w:color="auto"/>
              <w:right w:val="single" w:sz="8" w:space="0" w:color="auto"/>
            </w:tcBorders>
            <w:shd w:val="clear" w:color="auto" w:fill="auto"/>
            <w:vAlign w:val="bottom"/>
            <w:hideMark/>
            <w:tcPrChange w:id="1072"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design name</w:t>
            </w:r>
          </w:p>
        </w:tc>
      </w:tr>
      <w:tr w:rsidR="00A56E7D" w:rsidRPr="00A56E7D" w:rsidTr="00061E13">
        <w:trPr>
          <w:trHeight w:val="299"/>
          <w:trPrChange w:id="1073"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74"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4</w:t>
            </w:r>
          </w:p>
        </w:tc>
        <w:tc>
          <w:tcPr>
            <w:tcW w:w="1659" w:type="dxa"/>
            <w:tcBorders>
              <w:top w:val="nil"/>
              <w:left w:val="nil"/>
              <w:bottom w:val="single" w:sz="4" w:space="0" w:color="auto"/>
              <w:right w:val="single" w:sz="4" w:space="0" w:color="auto"/>
            </w:tcBorders>
            <w:shd w:val="clear" w:color="auto" w:fill="auto"/>
            <w:vAlign w:val="bottom"/>
            <w:hideMark/>
            <w:tcPrChange w:id="1075"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076"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--job-dir=JOB_DIR</w:t>
            </w:r>
          </w:p>
        </w:tc>
        <w:tc>
          <w:tcPr>
            <w:tcW w:w="3549" w:type="dxa"/>
            <w:tcBorders>
              <w:top w:val="nil"/>
              <w:left w:val="nil"/>
              <w:bottom w:val="single" w:sz="4" w:space="0" w:color="auto"/>
              <w:right w:val="single" w:sz="8" w:space="0" w:color="auto"/>
            </w:tcBorders>
            <w:shd w:val="clear" w:color="auto" w:fill="auto"/>
            <w:vAlign w:val="bottom"/>
            <w:hideMark/>
            <w:tcPrChange w:id="1077"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job working path name</w:t>
            </w:r>
          </w:p>
        </w:tc>
      </w:tr>
      <w:tr w:rsidR="00A56E7D" w:rsidRPr="00A56E7D" w:rsidTr="00061E13">
        <w:trPr>
          <w:trHeight w:val="598"/>
          <w:trPrChange w:id="1078" w:author="Jason Wang" w:date="2014-08-15T16:44:00Z">
            <w:trPr>
              <w:trHeight w:val="6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79"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5</w:t>
            </w:r>
          </w:p>
        </w:tc>
        <w:tc>
          <w:tcPr>
            <w:tcW w:w="1659" w:type="dxa"/>
            <w:tcBorders>
              <w:top w:val="nil"/>
              <w:left w:val="nil"/>
              <w:bottom w:val="single" w:sz="4" w:space="0" w:color="auto"/>
              <w:right w:val="single" w:sz="4" w:space="0" w:color="auto"/>
            </w:tcBorders>
            <w:shd w:val="clear" w:color="auto" w:fill="auto"/>
            <w:vAlign w:val="bottom"/>
            <w:hideMark/>
            <w:tcPrChange w:id="1080"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081"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--tag=TAG </w:t>
            </w:r>
          </w:p>
        </w:tc>
        <w:tc>
          <w:tcPr>
            <w:tcW w:w="3549" w:type="dxa"/>
            <w:tcBorders>
              <w:top w:val="nil"/>
              <w:left w:val="nil"/>
              <w:bottom w:val="single" w:sz="4" w:space="0" w:color="auto"/>
              <w:right w:val="single" w:sz="8" w:space="0" w:color="auto"/>
            </w:tcBorders>
            <w:shd w:val="clear" w:color="auto" w:fill="auto"/>
            <w:vAlign w:val="bottom"/>
            <w:hideMark/>
            <w:tcPrChange w:id="1082"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job tag name, default is _scratch, which is created in the design job working path</w:t>
            </w:r>
          </w:p>
        </w:tc>
      </w:tr>
      <w:tr w:rsidR="00A56E7D" w:rsidRPr="00A56E7D" w:rsidTr="00061E13">
        <w:trPr>
          <w:trHeight w:val="299"/>
          <w:trPrChange w:id="1083"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84"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6</w:t>
            </w:r>
          </w:p>
        </w:tc>
        <w:tc>
          <w:tcPr>
            <w:tcW w:w="1659" w:type="dxa"/>
            <w:tcBorders>
              <w:top w:val="nil"/>
              <w:left w:val="nil"/>
              <w:bottom w:val="single" w:sz="4" w:space="0" w:color="auto"/>
              <w:right w:val="single" w:sz="4" w:space="0" w:color="auto"/>
            </w:tcBorders>
            <w:shd w:val="clear" w:color="auto" w:fill="auto"/>
            <w:vAlign w:val="bottom"/>
            <w:hideMark/>
            <w:tcPrChange w:id="1085"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086"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--check-rpt=CHECK_RPT</w:t>
            </w:r>
          </w:p>
        </w:tc>
        <w:tc>
          <w:tcPr>
            <w:tcW w:w="3549" w:type="dxa"/>
            <w:tcBorders>
              <w:top w:val="nil"/>
              <w:left w:val="nil"/>
              <w:bottom w:val="single" w:sz="4" w:space="0" w:color="auto"/>
              <w:right w:val="single" w:sz="8" w:space="0" w:color="auto"/>
            </w:tcBorders>
            <w:shd w:val="clear" w:color="auto" w:fill="auto"/>
            <w:vAlign w:val="bottom"/>
            <w:hideMark/>
            <w:tcPrChange w:id="1087"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check report file</w:t>
            </w:r>
          </w:p>
        </w:tc>
      </w:tr>
      <w:tr w:rsidR="00A56E7D" w:rsidRPr="00A56E7D" w:rsidTr="00061E13">
        <w:trPr>
          <w:trHeight w:val="299"/>
          <w:trPrChange w:id="1088"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89"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7</w:t>
            </w:r>
          </w:p>
        </w:tc>
        <w:tc>
          <w:tcPr>
            <w:tcW w:w="1659" w:type="dxa"/>
            <w:tcBorders>
              <w:top w:val="nil"/>
              <w:left w:val="nil"/>
              <w:bottom w:val="single" w:sz="4" w:space="0" w:color="auto"/>
              <w:right w:val="single" w:sz="4" w:space="0" w:color="auto"/>
            </w:tcBorders>
            <w:shd w:val="clear" w:color="auto" w:fill="auto"/>
            <w:vAlign w:val="bottom"/>
            <w:hideMark/>
            <w:tcPrChange w:id="1090"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Diamond Options</w:t>
            </w:r>
          </w:p>
        </w:tc>
        <w:tc>
          <w:tcPr>
            <w:tcW w:w="2813" w:type="dxa"/>
            <w:tcBorders>
              <w:top w:val="nil"/>
              <w:left w:val="nil"/>
              <w:bottom w:val="single" w:sz="4" w:space="0" w:color="auto"/>
              <w:right w:val="single" w:sz="4" w:space="0" w:color="auto"/>
            </w:tcBorders>
            <w:shd w:val="clear" w:color="auto" w:fill="auto"/>
            <w:vAlign w:val="bottom"/>
            <w:hideMark/>
            <w:tcPrChange w:id="1091"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-X, --x86</w:t>
            </w:r>
          </w:p>
        </w:tc>
        <w:tc>
          <w:tcPr>
            <w:tcW w:w="3549" w:type="dxa"/>
            <w:tcBorders>
              <w:top w:val="nil"/>
              <w:left w:val="nil"/>
              <w:bottom w:val="single" w:sz="4" w:space="0" w:color="auto"/>
              <w:right w:val="single" w:sz="8" w:space="0" w:color="auto"/>
            </w:tcBorders>
            <w:shd w:val="clear" w:color="auto" w:fill="auto"/>
            <w:vAlign w:val="bottom"/>
            <w:hideMark/>
            <w:tcPrChange w:id="1092"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with x86 vendor tools</w:t>
            </w:r>
          </w:p>
        </w:tc>
      </w:tr>
      <w:tr w:rsidR="00A56E7D" w:rsidRPr="00A56E7D" w:rsidTr="00061E13">
        <w:trPr>
          <w:trHeight w:val="299"/>
          <w:trPrChange w:id="1093"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94"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8</w:t>
            </w:r>
          </w:p>
        </w:tc>
        <w:tc>
          <w:tcPr>
            <w:tcW w:w="1659" w:type="dxa"/>
            <w:tcBorders>
              <w:top w:val="nil"/>
              <w:left w:val="nil"/>
              <w:bottom w:val="single" w:sz="4" w:space="0" w:color="auto"/>
              <w:right w:val="single" w:sz="4" w:space="0" w:color="auto"/>
            </w:tcBorders>
            <w:shd w:val="clear" w:color="auto" w:fill="auto"/>
            <w:vAlign w:val="bottom"/>
            <w:hideMark/>
            <w:tcPrChange w:id="1095"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096"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--diamond-fe=DIAMOND_FE</w:t>
            </w:r>
          </w:p>
        </w:tc>
        <w:tc>
          <w:tcPr>
            <w:tcW w:w="3549" w:type="dxa"/>
            <w:tcBorders>
              <w:top w:val="nil"/>
              <w:left w:val="nil"/>
              <w:bottom w:val="single" w:sz="4" w:space="0" w:color="auto"/>
              <w:right w:val="single" w:sz="8" w:space="0" w:color="auto"/>
            </w:tcBorders>
            <w:shd w:val="clear" w:color="auto" w:fill="auto"/>
            <w:vAlign w:val="bottom"/>
            <w:hideMark/>
            <w:tcPrChange w:id="1097"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Diamond install path for running synthesis</w:t>
            </w:r>
          </w:p>
        </w:tc>
      </w:tr>
      <w:tr w:rsidR="00A56E7D" w:rsidRPr="00A56E7D" w:rsidTr="00061E13">
        <w:trPr>
          <w:trHeight w:val="299"/>
          <w:trPrChange w:id="1098"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099"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9</w:t>
            </w:r>
          </w:p>
        </w:tc>
        <w:tc>
          <w:tcPr>
            <w:tcW w:w="1659" w:type="dxa"/>
            <w:tcBorders>
              <w:top w:val="nil"/>
              <w:left w:val="nil"/>
              <w:bottom w:val="single" w:sz="4" w:space="0" w:color="auto"/>
              <w:right w:val="single" w:sz="4" w:space="0" w:color="auto"/>
            </w:tcBorders>
            <w:shd w:val="clear" w:color="auto" w:fill="auto"/>
            <w:vAlign w:val="bottom"/>
            <w:hideMark/>
            <w:tcPrChange w:id="1100"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01"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--diamond-be=DIAMOND_BE</w:t>
            </w:r>
          </w:p>
        </w:tc>
        <w:tc>
          <w:tcPr>
            <w:tcW w:w="3549" w:type="dxa"/>
            <w:tcBorders>
              <w:top w:val="nil"/>
              <w:left w:val="nil"/>
              <w:bottom w:val="single" w:sz="4" w:space="0" w:color="auto"/>
              <w:right w:val="single" w:sz="8" w:space="0" w:color="auto"/>
            </w:tcBorders>
            <w:shd w:val="clear" w:color="auto" w:fill="auto"/>
            <w:vAlign w:val="bottom"/>
            <w:hideMark/>
            <w:tcPrChange w:id="1102"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Diamond install path for running mpar</w:t>
            </w:r>
          </w:p>
        </w:tc>
      </w:tr>
      <w:tr w:rsidR="00A56E7D" w:rsidRPr="00A56E7D" w:rsidTr="00061E13">
        <w:trPr>
          <w:trHeight w:val="299"/>
          <w:trPrChange w:id="1103"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04"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10</w:t>
            </w:r>
          </w:p>
        </w:tc>
        <w:tc>
          <w:tcPr>
            <w:tcW w:w="1659" w:type="dxa"/>
            <w:tcBorders>
              <w:top w:val="nil"/>
              <w:left w:val="nil"/>
              <w:bottom w:val="single" w:sz="4" w:space="0" w:color="auto"/>
              <w:right w:val="single" w:sz="4" w:space="0" w:color="auto"/>
            </w:tcBorders>
            <w:shd w:val="clear" w:color="auto" w:fill="auto"/>
            <w:vAlign w:val="bottom"/>
            <w:hideMark/>
            <w:tcPrChange w:id="1105"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Project Options</w:t>
            </w:r>
          </w:p>
        </w:tc>
        <w:tc>
          <w:tcPr>
            <w:tcW w:w="2813" w:type="dxa"/>
            <w:tcBorders>
              <w:top w:val="nil"/>
              <w:left w:val="nil"/>
              <w:bottom w:val="single" w:sz="4" w:space="0" w:color="auto"/>
              <w:right w:val="single" w:sz="4" w:space="0" w:color="auto"/>
            </w:tcBorders>
            <w:shd w:val="clear" w:color="auto" w:fill="auto"/>
            <w:vAlign w:val="bottom"/>
            <w:hideMark/>
            <w:tcPrChange w:id="1106"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--run-scuba</w:t>
            </w:r>
          </w:p>
        </w:tc>
        <w:tc>
          <w:tcPr>
            <w:tcW w:w="3549" w:type="dxa"/>
            <w:tcBorders>
              <w:top w:val="nil"/>
              <w:left w:val="nil"/>
              <w:bottom w:val="single" w:sz="4" w:space="0" w:color="auto"/>
              <w:right w:val="single" w:sz="8" w:space="0" w:color="auto"/>
            </w:tcBorders>
            <w:shd w:val="clear" w:color="auto" w:fill="auto"/>
            <w:vAlign w:val="bottom"/>
            <w:hideMark/>
            <w:tcPrChange w:id="1107"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scuba to update the model files</w:t>
            </w:r>
          </w:p>
        </w:tc>
      </w:tr>
      <w:tr w:rsidR="00A56E7D" w:rsidRPr="00A56E7D" w:rsidTr="00061E13">
        <w:trPr>
          <w:trHeight w:val="299"/>
          <w:trPrChange w:id="1108"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09"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11</w:t>
            </w:r>
          </w:p>
        </w:tc>
        <w:tc>
          <w:tcPr>
            <w:tcW w:w="1659" w:type="dxa"/>
            <w:tcBorders>
              <w:top w:val="nil"/>
              <w:left w:val="nil"/>
              <w:bottom w:val="single" w:sz="4" w:space="0" w:color="auto"/>
              <w:right w:val="single" w:sz="4" w:space="0" w:color="auto"/>
            </w:tcBorders>
            <w:shd w:val="clear" w:color="auto" w:fill="auto"/>
            <w:vAlign w:val="bottom"/>
            <w:hideMark/>
            <w:tcPrChange w:id="1110"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11"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--devkit=DEVKIT</w:t>
            </w:r>
          </w:p>
        </w:tc>
        <w:tc>
          <w:tcPr>
            <w:tcW w:w="3549" w:type="dxa"/>
            <w:tcBorders>
              <w:top w:val="nil"/>
              <w:left w:val="nil"/>
              <w:bottom w:val="single" w:sz="4" w:space="0" w:color="auto"/>
              <w:right w:val="single" w:sz="8" w:space="0" w:color="auto"/>
            </w:tcBorders>
            <w:shd w:val="clear" w:color="auto" w:fill="auto"/>
            <w:vAlign w:val="bottom"/>
            <w:hideMark/>
            <w:tcPrChange w:id="1112"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the devkit name</w:t>
            </w:r>
          </w:p>
        </w:tc>
      </w:tr>
      <w:tr w:rsidR="00A56E7D" w:rsidRPr="00A56E7D" w:rsidTr="00061E13">
        <w:trPr>
          <w:trHeight w:val="299"/>
          <w:trPrChange w:id="1113"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14"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12</w:t>
            </w:r>
          </w:p>
        </w:tc>
        <w:tc>
          <w:tcPr>
            <w:tcW w:w="1659" w:type="dxa"/>
            <w:tcBorders>
              <w:top w:val="nil"/>
              <w:left w:val="nil"/>
              <w:bottom w:val="single" w:sz="4" w:space="0" w:color="auto"/>
              <w:right w:val="single" w:sz="4" w:space="0" w:color="auto"/>
            </w:tcBorders>
            <w:shd w:val="clear" w:color="auto" w:fill="auto"/>
            <w:vAlign w:val="bottom"/>
            <w:hideMark/>
            <w:tcPrChange w:id="1115"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16"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--synthesis=SYNTHESIS</w:t>
            </w:r>
          </w:p>
        </w:tc>
        <w:tc>
          <w:tcPr>
            <w:tcW w:w="3549" w:type="dxa"/>
            <w:tcBorders>
              <w:top w:val="nil"/>
              <w:left w:val="nil"/>
              <w:bottom w:val="single" w:sz="4" w:space="0" w:color="auto"/>
              <w:right w:val="single" w:sz="8" w:space="0" w:color="auto"/>
            </w:tcBorders>
            <w:shd w:val="clear" w:color="auto" w:fill="auto"/>
            <w:vAlign w:val="bottom"/>
            <w:hideMark/>
            <w:tcPrChange w:id="1117"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specify synthesis name, else use default one</w:t>
            </w:r>
          </w:p>
        </w:tc>
      </w:tr>
      <w:tr w:rsidR="00A56E7D" w:rsidRPr="00A56E7D" w:rsidTr="00061E13">
        <w:trPr>
          <w:trHeight w:val="598"/>
          <w:trPrChange w:id="1118" w:author="Jason Wang" w:date="2014-08-15T16:44:00Z">
            <w:trPr>
              <w:trHeight w:val="6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19"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13</w:t>
            </w:r>
          </w:p>
        </w:tc>
        <w:tc>
          <w:tcPr>
            <w:tcW w:w="1659" w:type="dxa"/>
            <w:tcBorders>
              <w:top w:val="nil"/>
              <w:left w:val="nil"/>
              <w:bottom w:val="single" w:sz="4" w:space="0" w:color="auto"/>
              <w:right w:val="single" w:sz="4" w:space="0" w:color="auto"/>
            </w:tcBorders>
            <w:shd w:val="clear" w:color="auto" w:fill="auto"/>
            <w:vAlign w:val="bottom"/>
            <w:hideMark/>
            <w:tcPrChange w:id="1120"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Implementation Options</w:t>
            </w:r>
          </w:p>
        </w:tc>
        <w:tc>
          <w:tcPr>
            <w:tcW w:w="2813" w:type="dxa"/>
            <w:tcBorders>
              <w:top w:val="nil"/>
              <w:left w:val="nil"/>
              <w:bottom w:val="single" w:sz="4" w:space="0" w:color="auto"/>
              <w:right w:val="single" w:sz="4" w:space="0" w:color="auto"/>
            </w:tcBorders>
            <w:shd w:val="clear" w:color="auto" w:fill="auto"/>
            <w:vAlign w:val="bottom"/>
            <w:hideMark/>
            <w:tcPrChange w:id="1121"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--pushbutton</w:t>
            </w:r>
          </w:p>
        </w:tc>
        <w:tc>
          <w:tcPr>
            <w:tcW w:w="3549" w:type="dxa"/>
            <w:tcBorders>
              <w:top w:val="nil"/>
              <w:left w:val="nil"/>
              <w:bottom w:val="single" w:sz="4" w:space="0" w:color="auto"/>
              <w:right w:val="single" w:sz="8" w:space="0" w:color="auto"/>
            </w:tcBorders>
            <w:shd w:val="clear" w:color="auto" w:fill="auto"/>
            <w:vAlign w:val="bottom"/>
            <w:hideMark/>
            <w:tcPrChange w:id="1122"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default pushbutton flow, run till the par trace</w:t>
            </w:r>
          </w:p>
        </w:tc>
      </w:tr>
      <w:tr w:rsidR="00A56E7D" w:rsidRPr="00A56E7D" w:rsidTr="00061E13">
        <w:trPr>
          <w:trHeight w:val="299"/>
          <w:trPrChange w:id="1123"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24"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14</w:t>
            </w:r>
          </w:p>
        </w:tc>
        <w:tc>
          <w:tcPr>
            <w:tcW w:w="1659" w:type="dxa"/>
            <w:tcBorders>
              <w:top w:val="nil"/>
              <w:left w:val="nil"/>
              <w:bottom w:val="single" w:sz="4" w:space="0" w:color="auto"/>
              <w:right w:val="single" w:sz="4" w:space="0" w:color="auto"/>
            </w:tcBorders>
            <w:shd w:val="clear" w:color="auto" w:fill="auto"/>
            <w:vAlign w:val="bottom"/>
            <w:hideMark/>
            <w:tcPrChange w:id="1125"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26"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--run-translate</w:t>
            </w:r>
          </w:p>
        </w:tc>
        <w:tc>
          <w:tcPr>
            <w:tcW w:w="3549" w:type="dxa"/>
            <w:tcBorders>
              <w:top w:val="nil"/>
              <w:left w:val="nil"/>
              <w:bottom w:val="single" w:sz="4" w:space="0" w:color="auto"/>
              <w:right w:val="single" w:sz="8" w:space="0" w:color="auto"/>
            </w:tcBorders>
            <w:shd w:val="clear" w:color="auto" w:fill="auto"/>
            <w:vAlign w:val="bottom"/>
            <w:hideMark/>
            <w:tcPrChange w:id="1127"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Translate Design flow</w:t>
            </w:r>
          </w:p>
        </w:tc>
      </w:tr>
      <w:tr w:rsidR="00A56E7D" w:rsidRPr="00A56E7D" w:rsidTr="00061E13">
        <w:trPr>
          <w:trHeight w:val="299"/>
          <w:trPrChange w:id="1128"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29"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15</w:t>
            </w:r>
          </w:p>
        </w:tc>
        <w:tc>
          <w:tcPr>
            <w:tcW w:w="1659" w:type="dxa"/>
            <w:tcBorders>
              <w:top w:val="nil"/>
              <w:left w:val="nil"/>
              <w:bottom w:val="single" w:sz="4" w:space="0" w:color="auto"/>
              <w:right w:val="single" w:sz="4" w:space="0" w:color="auto"/>
            </w:tcBorders>
            <w:shd w:val="clear" w:color="auto" w:fill="auto"/>
            <w:vAlign w:val="bottom"/>
            <w:hideMark/>
            <w:tcPrChange w:id="1130"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31"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--run-map</w:t>
            </w:r>
          </w:p>
        </w:tc>
        <w:tc>
          <w:tcPr>
            <w:tcW w:w="3549" w:type="dxa"/>
            <w:tcBorders>
              <w:top w:val="nil"/>
              <w:left w:val="nil"/>
              <w:bottom w:val="single" w:sz="4" w:space="0" w:color="auto"/>
              <w:right w:val="single" w:sz="8" w:space="0" w:color="auto"/>
            </w:tcBorders>
            <w:shd w:val="clear" w:color="auto" w:fill="auto"/>
            <w:vAlign w:val="bottom"/>
            <w:hideMark/>
            <w:tcPrChange w:id="1132"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Map flow</w:t>
            </w:r>
          </w:p>
        </w:tc>
      </w:tr>
      <w:tr w:rsidR="00A56E7D" w:rsidRPr="00A56E7D" w:rsidTr="00061E13">
        <w:trPr>
          <w:trHeight w:val="299"/>
          <w:trPrChange w:id="1133"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34"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16</w:t>
            </w:r>
          </w:p>
        </w:tc>
        <w:tc>
          <w:tcPr>
            <w:tcW w:w="1659" w:type="dxa"/>
            <w:tcBorders>
              <w:top w:val="nil"/>
              <w:left w:val="nil"/>
              <w:bottom w:val="single" w:sz="4" w:space="0" w:color="auto"/>
              <w:right w:val="single" w:sz="4" w:space="0" w:color="auto"/>
            </w:tcBorders>
            <w:shd w:val="clear" w:color="auto" w:fill="auto"/>
            <w:vAlign w:val="bottom"/>
            <w:hideMark/>
            <w:tcPrChange w:id="1135"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36"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--run-map-trce</w:t>
            </w:r>
          </w:p>
        </w:tc>
        <w:tc>
          <w:tcPr>
            <w:tcW w:w="3549" w:type="dxa"/>
            <w:tcBorders>
              <w:top w:val="nil"/>
              <w:left w:val="nil"/>
              <w:bottom w:val="single" w:sz="4" w:space="0" w:color="auto"/>
              <w:right w:val="single" w:sz="8" w:space="0" w:color="auto"/>
            </w:tcBorders>
            <w:shd w:val="clear" w:color="auto" w:fill="auto"/>
            <w:vAlign w:val="bottom"/>
            <w:hideMark/>
            <w:tcPrChange w:id="1137"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Map Trace trace flow</w:t>
            </w:r>
          </w:p>
        </w:tc>
      </w:tr>
      <w:tr w:rsidR="00A56E7D" w:rsidRPr="00A56E7D" w:rsidTr="00061E13">
        <w:trPr>
          <w:trHeight w:val="299"/>
          <w:trPrChange w:id="1138"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39"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17</w:t>
            </w:r>
          </w:p>
        </w:tc>
        <w:tc>
          <w:tcPr>
            <w:tcW w:w="1659" w:type="dxa"/>
            <w:tcBorders>
              <w:top w:val="nil"/>
              <w:left w:val="nil"/>
              <w:bottom w:val="single" w:sz="4" w:space="0" w:color="auto"/>
              <w:right w:val="single" w:sz="4" w:space="0" w:color="auto"/>
            </w:tcBorders>
            <w:shd w:val="clear" w:color="auto" w:fill="auto"/>
            <w:vAlign w:val="bottom"/>
            <w:hideMark/>
            <w:tcPrChange w:id="1140"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41"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--run-map-trce    </w:t>
            </w:r>
          </w:p>
        </w:tc>
        <w:tc>
          <w:tcPr>
            <w:tcW w:w="3549" w:type="dxa"/>
            <w:tcBorders>
              <w:top w:val="nil"/>
              <w:left w:val="nil"/>
              <w:bottom w:val="single" w:sz="4" w:space="0" w:color="auto"/>
              <w:right w:val="single" w:sz="8" w:space="0" w:color="auto"/>
            </w:tcBorders>
            <w:shd w:val="clear" w:color="auto" w:fill="auto"/>
            <w:vAlign w:val="bottom"/>
            <w:hideMark/>
            <w:tcPrChange w:id="1142"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Map Trace trace flow</w:t>
            </w:r>
          </w:p>
        </w:tc>
      </w:tr>
      <w:tr w:rsidR="00A56E7D" w:rsidRPr="00A56E7D" w:rsidTr="00061E13">
        <w:trPr>
          <w:trHeight w:val="299"/>
          <w:trPrChange w:id="1143"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44"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18</w:t>
            </w:r>
          </w:p>
        </w:tc>
        <w:tc>
          <w:tcPr>
            <w:tcW w:w="1659" w:type="dxa"/>
            <w:tcBorders>
              <w:top w:val="nil"/>
              <w:left w:val="nil"/>
              <w:bottom w:val="single" w:sz="4" w:space="0" w:color="auto"/>
              <w:right w:val="single" w:sz="4" w:space="0" w:color="auto"/>
            </w:tcBorders>
            <w:shd w:val="clear" w:color="auto" w:fill="auto"/>
            <w:vAlign w:val="bottom"/>
            <w:hideMark/>
            <w:tcPrChange w:id="1145"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46"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--run-map-vlg     </w:t>
            </w:r>
          </w:p>
        </w:tc>
        <w:tc>
          <w:tcPr>
            <w:tcW w:w="3549" w:type="dxa"/>
            <w:tcBorders>
              <w:top w:val="nil"/>
              <w:left w:val="nil"/>
              <w:bottom w:val="single" w:sz="4" w:space="0" w:color="auto"/>
              <w:right w:val="single" w:sz="8" w:space="0" w:color="auto"/>
            </w:tcBorders>
            <w:shd w:val="clear" w:color="auto" w:fill="auto"/>
            <w:vAlign w:val="bottom"/>
            <w:hideMark/>
            <w:tcPrChange w:id="1147"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Map Verilog Simulation File</w:t>
            </w:r>
          </w:p>
        </w:tc>
      </w:tr>
      <w:tr w:rsidR="00A56E7D" w:rsidRPr="00A56E7D" w:rsidTr="00061E13">
        <w:trPr>
          <w:trHeight w:val="299"/>
          <w:trPrChange w:id="1148"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49"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lastRenderedPageBreak/>
              <w:t>19</w:t>
            </w:r>
          </w:p>
        </w:tc>
        <w:tc>
          <w:tcPr>
            <w:tcW w:w="1659" w:type="dxa"/>
            <w:tcBorders>
              <w:top w:val="nil"/>
              <w:left w:val="nil"/>
              <w:bottom w:val="single" w:sz="4" w:space="0" w:color="auto"/>
              <w:right w:val="single" w:sz="4" w:space="0" w:color="auto"/>
            </w:tcBorders>
            <w:shd w:val="clear" w:color="auto" w:fill="auto"/>
            <w:vAlign w:val="bottom"/>
            <w:hideMark/>
            <w:tcPrChange w:id="1150"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51"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--run-map-vhd     </w:t>
            </w:r>
          </w:p>
        </w:tc>
        <w:tc>
          <w:tcPr>
            <w:tcW w:w="3549" w:type="dxa"/>
            <w:tcBorders>
              <w:top w:val="nil"/>
              <w:left w:val="nil"/>
              <w:bottom w:val="single" w:sz="4" w:space="0" w:color="auto"/>
              <w:right w:val="single" w:sz="8" w:space="0" w:color="auto"/>
            </w:tcBorders>
            <w:shd w:val="clear" w:color="auto" w:fill="auto"/>
            <w:vAlign w:val="bottom"/>
            <w:hideMark/>
            <w:tcPrChange w:id="1152"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Map VHDL Simulation File</w:t>
            </w:r>
          </w:p>
        </w:tc>
      </w:tr>
      <w:tr w:rsidR="00A56E7D" w:rsidRPr="00A56E7D" w:rsidTr="00061E13">
        <w:trPr>
          <w:trHeight w:val="299"/>
          <w:trPrChange w:id="1153"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54"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20</w:t>
            </w:r>
          </w:p>
        </w:tc>
        <w:tc>
          <w:tcPr>
            <w:tcW w:w="1659" w:type="dxa"/>
            <w:tcBorders>
              <w:top w:val="nil"/>
              <w:left w:val="nil"/>
              <w:bottom w:val="single" w:sz="4" w:space="0" w:color="auto"/>
              <w:right w:val="single" w:sz="4" w:space="0" w:color="auto"/>
            </w:tcBorders>
            <w:shd w:val="clear" w:color="auto" w:fill="auto"/>
            <w:vAlign w:val="bottom"/>
            <w:hideMark/>
            <w:tcPrChange w:id="1155"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56"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--run-par         </w:t>
            </w:r>
          </w:p>
        </w:tc>
        <w:tc>
          <w:tcPr>
            <w:tcW w:w="3549" w:type="dxa"/>
            <w:tcBorders>
              <w:top w:val="nil"/>
              <w:left w:val="nil"/>
              <w:bottom w:val="single" w:sz="4" w:space="0" w:color="auto"/>
              <w:right w:val="single" w:sz="8" w:space="0" w:color="auto"/>
            </w:tcBorders>
            <w:shd w:val="clear" w:color="auto" w:fill="auto"/>
            <w:vAlign w:val="bottom"/>
            <w:hideMark/>
            <w:tcPrChange w:id="1157"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PAR flow</w:t>
            </w:r>
          </w:p>
        </w:tc>
      </w:tr>
      <w:tr w:rsidR="00A56E7D" w:rsidRPr="00A56E7D" w:rsidTr="00061E13">
        <w:trPr>
          <w:trHeight w:val="299"/>
          <w:trPrChange w:id="1158"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59"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21</w:t>
            </w:r>
          </w:p>
        </w:tc>
        <w:tc>
          <w:tcPr>
            <w:tcW w:w="1659" w:type="dxa"/>
            <w:tcBorders>
              <w:top w:val="nil"/>
              <w:left w:val="nil"/>
              <w:bottom w:val="single" w:sz="4" w:space="0" w:color="auto"/>
              <w:right w:val="single" w:sz="4" w:space="0" w:color="auto"/>
            </w:tcBorders>
            <w:shd w:val="clear" w:color="auto" w:fill="auto"/>
            <w:vAlign w:val="bottom"/>
            <w:hideMark/>
            <w:tcPrChange w:id="1160"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61"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--run-par-trce    </w:t>
            </w:r>
          </w:p>
        </w:tc>
        <w:tc>
          <w:tcPr>
            <w:tcW w:w="3549" w:type="dxa"/>
            <w:tcBorders>
              <w:top w:val="nil"/>
              <w:left w:val="nil"/>
              <w:bottom w:val="single" w:sz="4" w:space="0" w:color="auto"/>
              <w:right w:val="single" w:sz="8" w:space="0" w:color="auto"/>
            </w:tcBorders>
            <w:shd w:val="clear" w:color="auto" w:fill="auto"/>
            <w:vAlign w:val="bottom"/>
            <w:hideMark/>
            <w:tcPrChange w:id="1162"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Place &amp; Route Trace flow</w:t>
            </w:r>
          </w:p>
        </w:tc>
      </w:tr>
      <w:tr w:rsidR="00A56E7D" w:rsidRPr="00A56E7D" w:rsidTr="00061E13">
        <w:trPr>
          <w:trHeight w:val="299"/>
          <w:trPrChange w:id="1163"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64"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22</w:t>
            </w:r>
          </w:p>
        </w:tc>
        <w:tc>
          <w:tcPr>
            <w:tcW w:w="1659" w:type="dxa"/>
            <w:tcBorders>
              <w:top w:val="nil"/>
              <w:left w:val="nil"/>
              <w:bottom w:val="single" w:sz="4" w:space="0" w:color="auto"/>
              <w:right w:val="single" w:sz="4" w:space="0" w:color="auto"/>
            </w:tcBorders>
            <w:shd w:val="clear" w:color="auto" w:fill="auto"/>
            <w:vAlign w:val="bottom"/>
            <w:hideMark/>
            <w:tcPrChange w:id="1165"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66"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--run-par-iota    </w:t>
            </w:r>
          </w:p>
        </w:tc>
        <w:tc>
          <w:tcPr>
            <w:tcW w:w="3549" w:type="dxa"/>
            <w:tcBorders>
              <w:top w:val="nil"/>
              <w:left w:val="nil"/>
              <w:bottom w:val="single" w:sz="4" w:space="0" w:color="auto"/>
              <w:right w:val="single" w:sz="8" w:space="0" w:color="auto"/>
            </w:tcBorders>
            <w:shd w:val="clear" w:color="auto" w:fill="auto"/>
            <w:vAlign w:val="bottom"/>
            <w:hideMark/>
            <w:tcPrChange w:id="1167"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I/O Timing Analysis flow</w:t>
            </w:r>
          </w:p>
        </w:tc>
      </w:tr>
      <w:tr w:rsidR="00A56E7D" w:rsidRPr="00A56E7D" w:rsidTr="00061E13">
        <w:trPr>
          <w:trHeight w:val="299"/>
          <w:trPrChange w:id="1168"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69"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23</w:t>
            </w:r>
          </w:p>
        </w:tc>
        <w:tc>
          <w:tcPr>
            <w:tcW w:w="1659" w:type="dxa"/>
            <w:tcBorders>
              <w:top w:val="nil"/>
              <w:left w:val="nil"/>
              <w:bottom w:val="single" w:sz="4" w:space="0" w:color="auto"/>
              <w:right w:val="single" w:sz="4" w:space="0" w:color="auto"/>
            </w:tcBorders>
            <w:shd w:val="clear" w:color="auto" w:fill="auto"/>
            <w:vAlign w:val="bottom"/>
            <w:hideMark/>
            <w:tcPrChange w:id="1170"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71"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--run-export-ibis </w:t>
            </w:r>
          </w:p>
        </w:tc>
        <w:tc>
          <w:tcPr>
            <w:tcW w:w="3549" w:type="dxa"/>
            <w:tcBorders>
              <w:top w:val="nil"/>
              <w:left w:val="nil"/>
              <w:bottom w:val="single" w:sz="4" w:space="0" w:color="auto"/>
              <w:right w:val="single" w:sz="8" w:space="0" w:color="auto"/>
            </w:tcBorders>
            <w:shd w:val="clear" w:color="auto" w:fill="auto"/>
            <w:vAlign w:val="bottom"/>
            <w:hideMark/>
            <w:tcPrChange w:id="1172"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Export IBIS Model flow</w:t>
            </w:r>
          </w:p>
        </w:tc>
      </w:tr>
      <w:tr w:rsidR="00A56E7D" w:rsidRPr="00A56E7D" w:rsidTr="00061E13">
        <w:trPr>
          <w:trHeight w:val="299"/>
          <w:trPrChange w:id="1173"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74"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24</w:t>
            </w:r>
          </w:p>
        </w:tc>
        <w:tc>
          <w:tcPr>
            <w:tcW w:w="1659" w:type="dxa"/>
            <w:tcBorders>
              <w:top w:val="nil"/>
              <w:left w:val="nil"/>
              <w:bottom w:val="single" w:sz="4" w:space="0" w:color="auto"/>
              <w:right w:val="single" w:sz="4" w:space="0" w:color="auto"/>
            </w:tcBorders>
            <w:shd w:val="clear" w:color="auto" w:fill="auto"/>
            <w:vAlign w:val="bottom"/>
            <w:hideMark/>
            <w:tcPrChange w:id="1175"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76"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--run-export-vlg  </w:t>
            </w:r>
          </w:p>
        </w:tc>
        <w:tc>
          <w:tcPr>
            <w:tcW w:w="3549" w:type="dxa"/>
            <w:tcBorders>
              <w:top w:val="nil"/>
              <w:left w:val="nil"/>
              <w:bottom w:val="single" w:sz="4" w:space="0" w:color="auto"/>
              <w:right w:val="single" w:sz="8" w:space="0" w:color="auto"/>
            </w:tcBorders>
            <w:shd w:val="clear" w:color="auto" w:fill="auto"/>
            <w:vAlign w:val="bottom"/>
            <w:hideMark/>
            <w:tcPrChange w:id="1177"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Export Verilog Simulation File</w:t>
            </w:r>
          </w:p>
        </w:tc>
      </w:tr>
      <w:tr w:rsidR="00A56E7D" w:rsidRPr="00A56E7D" w:rsidTr="00061E13">
        <w:trPr>
          <w:trHeight w:val="299"/>
          <w:trPrChange w:id="1178"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79"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25</w:t>
            </w:r>
          </w:p>
        </w:tc>
        <w:tc>
          <w:tcPr>
            <w:tcW w:w="1659" w:type="dxa"/>
            <w:tcBorders>
              <w:top w:val="nil"/>
              <w:left w:val="nil"/>
              <w:bottom w:val="single" w:sz="4" w:space="0" w:color="auto"/>
              <w:right w:val="single" w:sz="4" w:space="0" w:color="auto"/>
            </w:tcBorders>
            <w:shd w:val="clear" w:color="auto" w:fill="auto"/>
            <w:vAlign w:val="bottom"/>
            <w:hideMark/>
            <w:tcPrChange w:id="1180"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81"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xml:space="preserve">--run-export-vhd  </w:t>
            </w:r>
          </w:p>
        </w:tc>
        <w:tc>
          <w:tcPr>
            <w:tcW w:w="3549" w:type="dxa"/>
            <w:tcBorders>
              <w:top w:val="nil"/>
              <w:left w:val="nil"/>
              <w:bottom w:val="single" w:sz="4" w:space="0" w:color="auto"/>
              <w:right w:val="single" w:sz="8" w:space="0" w:color="auto"/>
            </w:tcBorders>
            <w:shd w:val="clear" w:color="auto" w:fill="auto"/>
            <w:vAlign w:val="bottom"/>
            <w:hideMark/>
            <w:tcPrChange w:id="1182"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Export VHDL Simulation File</w:t>
            </w:r>
          </w:p>
        </w:tc>
      </w:tr>
      <w:tr w:rsidR="00A56E7D" w:rsidRPr="00A56E7D" w:rsidTr="00061E13">
        <w:trPr>
          <w:trHeight w:val="299"/>
          <w:trPrChange w:id="1183"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84"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26</w:t>
            </w:r>
          </w:p>
        </w:tc>
        <w:tc>
          <w:tcPr>
            <w:tcW w:w="1659" w:type="dxa"/>
            <w:tcBorders>
              <w:top w:val="nil"/>
              <w:left w:val="nil"/>
              <w:bottom w:val="single" w:sz="4" w:space="0" w:color="auto"/>
              <w:right w:val="single" w:sz="4" w:space="0" w:color="auto"/>
            </w:tcBorders>
            <w:shd w:val="clear" w:color="auto" w:fill="auto"/>
            <w:vAlign w:val="bottom"/>
            <w:hideMark/>
            <w:tcPrChange w:id="1185"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86"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--run-export-jedec</w:t>
            </w:r>
          </w:p>
        </w:tc>
        <w:tc>
          <w:tcPr>
            <w:tcW w:w="3549" w:type="dxa"/>
            <w:tcBorders>
              <w:top w:val="nil"/>
              <w:left w:val="nil"/>
              <w:bottom w:val="single" w:sz="4" w:space="0" w:color="auto"/>
              <w:right w:val="single" w:sz="8" w:space="0" w:color="auto"/>
            </w:tcBorders>
            <w:shd w:val="clear" w:color="auto" w:fill="auto"/>
            <w:vAlign w:val="bottom"/>
            <w:hideMark/>
            <w:tcPrChange w:id="1187"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Export JEDEC File</w:t>
            </w:r>
          </w:p>
        </w:tc>
      </w:tr>
      <w:tr w:rsidR="00A56E7D" w:rsidRPr="00A56E7D" w:rsidTr="00061E13">
        <w:trPr>
          <w:trHeight w:val="299"/>
          <w:trPrChange w:id="1188"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89"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27</w:t>
            </w:r>
          </w:p>
        </w:tc>
        <w:tc>
          <w:tcPr>
            <w:tcW w:w="1659" w:type="dxa"/>
            <w:tcBorders>
              <w:top w:val="nil"/>
              <w:left w:val="nil"/>
              <w:bottom w:val="single" w:sz="4" w:space="0" w:color="auto"/>
              <w:right w:val="single" w:sz="4" w:space="0" w:color="auto"/>
            </w:tcBorders>
            <w:shd w:val="clear" w:color="auto" w:fill="auto"/>
            <w:vAlign w:val="bottom"/>
            <w:hideMark/>
            <w:tcPrChange w:id="1190"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91"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--run-export-bitstream</w:t>
            </w:r>
          </w:p>
        </w:tc>
        <w:tc>
          <w:tcPr>
            <w:tcW w:w="3549" w:type="dxa"/>
            <w:tcBorders>
              <w:top w:val="nil"/>
              <w:left w:val="nil"/>
              <w:bottom w:val="single" w:sz="4" w:space="0" w:color="auto"/>
              <w:right w:val="single" w:sz="8" w:space="0" w:color="auto"/>
            </w:tcBorders>
            <w:shd w:val="clear" w:color="auto" w:fill="auto"/>
            <w:vAlign w:val="bottom"/>
            <w:hideMark/>
            <w:tcPrChange w:id="1192"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generate Export Bitstream File</w:t>
            </w:r>
          </w:p>
        </w:tc>
      </w:tr>
      <w:tr w:rsidR="00A56E7D" w:rsidRPr="00A56E7D" w:rsidTr="00061E13">
        <w:trPr>
          <w:trHeight w:val="299"/>
          <w:trPrChange w:id="1193" w:author="Jason Wang" w:date="2014-08-15T16:44:00Z">
            <w:trPr>
              <w:trHeight w:val="3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194"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RDefault="00A56E7D" w:rsidP="00A56E7D">
            <w:pPr>
              <w:jc w:val="right"/>
              <w:rPr>
                <w:rFonts w:ascii="Calibri" w:eastAsia="Times New Roman" w:hAnsi="Calibri" w:cs="Calibri"/>
                <w:color w:val="000000"/>
              </w:rPr>
            </w:pPr>
            <w:r w:rsidRPr="00A56E7D">
              <w:rPr>
                <w:rFonts w:ascii="Calibri" w:eastAsia="Times New Roman" w:hAnsi="Calibri" w:cs="Calibri"/>
                <w:color w:val="000000"/>
              </w:rPr>
              <w:t>28</w:t>
            </w:r>
          </w:p>
        </w:tc>
        <w:tc>
          <w:tcPr>
            <w:tcW w:w="1659" w:type="dxa"/>
            <w:tcBorders>
              <w:top w:val="nil"/>
              <w:left w:val="nil"/>
              <w:bottom w:val="single" w:sz="4" w:space="0" w:color="auto"/>
              <w:right w:val="single" w:sz="4" w:space="0" w:color="auto"/>
            </w:tcBorders>
            <w:shd w:val="clear" w:color="auto" w:fill="auto"/>
            <w:vAlign w:val="bottom"/>
            <w:hideMark/>
            <w:tcPrChange w:id="1195"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 </w:t>
            </w:r>
          </w:p>
        </w:tc>
        <w:tc>
          <w:tcPr>
            <w:tcW w:w="2813" w:type="dxa"/>
            <w:tcBorders>
              <w:top w:val="nil"/>
              <w:left w:val="nil"/>
              <w:bottom w:val="single" w:sz="4" w:space="0" w:color="auto"/>
              <w:right w:val="single" w:sz="4" w:space="0" w:color="auto"/>
            </w:tcBorders>
            <w:shd w:val="clear" w:color="auto" w:fill="auto"/>
            <w:vAlign w:val="bottom"/>
            <w:hideMark/>
            <w:tcPrChange w:id="1196"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--till-map</w:t>
            </w:r>
          </w:p>
        </w:tc>
        <w:tc>
          <w:tcPr>
            <w:tcW w:w="3549" w:type="dxa"/>
            <w:tcBorders>
              <w:top w:val="nil"/>
              <w:left w:val="nil"/>
              <w:bottom w:val="single" w:sz="4" w:space="0" w:color="auto"/>
              <w:right w:val="single" w:sz="8" w:space="0" w:color="auto"/>
            </w:tcBorders>
            <w:shd w:val="clear" w:color="auto" w:fill="auto"/>
            <w:vAlign w:val="bottom"/>
            <w:hideMark/>
            <w:tcPrChange w:id="1197"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RDefault="00A56E7D" w:rsidP="00A56E7D">
            <w:pPr>
              <w:rPr>
                <w:rFonts w:ascii="Calibri" w:eastAsia="Times New Roman" w:hAnsi="Calibri" w:cs="Calibri"/>
                <w:color w:val="000000"/>
              </w:rPr>
            </w:pPr>
            <w:r w:rsidRPr="00A56E7D">
              <w:rPr>
                <w:rFonts w:ascii="Calibri" w:eastAsia="Times New Roman" w:hAnsi="Calibri" w:cs="Calibri"/>
                <w:color w:val="000000"/>
              </w:rPr>
              <w:t>run till map trace flow</w:t>
            </w:r>
          </w:p>
        </w:tc>
      </w:tr>
      <w:tr w:rsidR="00A56E7D" w:rsidRPr="00A56E7D" w:rsidDel="00061E13" w:rsidTr="00061E13">
        <w:trPr>
          <w:trHeight w:val="598"/>
          <w:del w:id="1198" w:author="Jason Wang" w:date="2014-08-15T16:44:00Z"/>
          <w:trPrChange w:id="1199" w:author="Jason Wang" w:date="2014-08-15T16:44:00Z">
            <w:trPr>
              <w:trHeight w:val="600"/>
            </w:trPr>
          </w:trPrChange>
        </w:trPr>
        <w:tc>
          <w:tcPr>
            <w:tcW w:w="569" w:type="dxa"/>
            <w:tcBorders>
              <w:top w:val="nil"/>
              <w:left w:val="single" w:sz="8" w:space="0" w:color="auto"/>
              <w:bottom w:val="single" w:sz="4" w:space="0" w:color="auto"/>
              <w:right w:val="single" w:sz="4" w:space="0" w:color="auto"/>
            </w:tcBorders>
            <w:shd w:val="clear" w:color="auto" w:fill="auto"/>
            <w:vAlign w:val="bottom"/>
            <w:hideMark/>
            <w:tcPrChange w:id="1200" w:author="Jason Wang" w:date="2014-08-15T16:44:00Z">
              <w:tcPr>
                <w:tcW w:w="500" w:type="dxa"/>
                <w:tcBorders>
                  <w:top w:val="nil"/>
                  <w:left w:val="single" w:sz="8" w:space="0" w:color="auto"/>
                  <w:bottom w:val="single" w:sz="4" w:space="0" w:color="auto"/>
                  <w:right w:val="single" w:sz="4" w:space="0" w:color="auto"/>
                </w:tcBorders>
                <w:shd w:val="clear" w:color="auto" w:fill="auto"/>
                <w:vAlign w:val="bottom"/>
                <w:hideMark/>
              </w:tcPr>
            </w:tcPrChange>
          </w:tcPr>
          <w:p w:rsidR="00A56E7D" w:rsidRPr="00A56E7D" w:rsidDel="00061E13" w:rsidRDefault="00A56E7D" w:rsidP="00A56E7D">
            <w:pPr>
              <w:jc w:val="right"/>
              <w:rPr>
                <w:del w:id="1201" w:author="Jason Wang" w:date="2014-08-15T16:44:00Z"/>
                <w:rFonts w:ascii="Calibri" w:eastAsia="Times New Roman" w:hAnsi="Calibri" w:cs="Calibri"/>
                <w:color w:val="000000"/>
              </w:rPr>
            </w:pPr>
            <w:del w:id="1202" w:author="Jason Wang" w:date="2014-08-15T16:44:00Z">
              <w:r w:rsidRPr="00A56E7D" w:rsidDel="00061E13">
                <w:rPr>
                  <w:rFonts w:ascii="Calibri" w:eastAsia="Times New Roman" w:hAnsi="Calibri" w:cs="Calibri"/>
                  <w:color w:val="000000"/>
                </w:rPr>
                <w:delText>29</w:delText>
              </w:r>
            </w:del>
          </w:p>
        </w:tc>
        <w:tc>
          <w:tcPr>
            <w:tcW w:w="1659" w:type="dxa"/>
            <w:tcBorders>
              <w:top w:val="nil"/>
              <w:left w:val="nil"/>
              <w:bottom w:val="single" w:sz="4" w:space="0" w:color="auto"/>
              <w:right w:val="single" w:sz="4" w:space="0" w:color="auto"/>
            </w:tcBorders>
            <w:shd w:val="clear" w:color="auto" w:fill="auto"/>
            <w:vAlign w:val="bottom"/>
            <w:hideMark/>
            <w:tcPrChange w:id="1203" w:author="Jason Wang" w:date="2014-08-15T16:44:00Z">
              <w:tcPr>
                <w:tcW w:w="1760" w:type="dxa"/>
                <w:tcBorders>
                  <w:top w:val="nil"/>
                  <w:left w:val="nil"/>
                  <w:bottom w:val="single" w:sz="4" w:space="0" w:color="auto"/>
                  <w:right w:val="single" w:sz="4" w:space="0" w:color="auto"/>
                </w:tcBorders>
                <w:shd w:val="clear" w:color="auto" w:fill="auto"/>
                <w:vAlign w:val="bottom"/>
                <w:hideMark/>
              </w:tcPr>
            </w:tcPrChange>
          </w:tcPr>
          <w:p w:rsidR="00A56E7D" w:rsidRPr="00A56E7D" w:rsidDel="00061E13" w:rsidRDefault="00A56E7D" w:rsidP="00A56E7D">
            <w:pPr>
              <w:rPr>
                <w:del w:id="1204" w:author="Jason Wang" w:date="2014-08-15T16:44:00Z"/>
                <w:rFonts w:ascii="Calibri" w:eastAsia="Times New Roman" w:hAnsi="Calibri" w:cs="Calibri"/>
                <w:color w:val="000000"/>
              </w:rPr>
            </w:pPr>
            <w:del w:id="1205" w:author="Jason Wang" w:date="2014-08-15T16:44:00Z">
              <w:r w:rsidRPr="00A56E7D" w:rsidDel="00061E13">
                <w:rPr>
                  <w:rFonts w:ascii="Calibri" w:eastAsia="Times New Roman" w:hAnsi="Calibri" w:cs="Calibri"/>
                  <w:color w:val="000000"/>
                </w:rPr>
                <w:delText>Simulation Options</w:delText>
              </w:r>
            </w:del>
          </w:p>
        </w:tc>
        <w:tc>
          <w:tcPr>
            <w:tcW w:w="2813" w:type="dxa"/>
            <w:tcBorders>
              <w:top w:val="nil"/>
              <w:left w:val="nil"/>
              <w:bottom w:val="single" w:sz="4" w:space="0" w:color="auto"/>
              <w:right w:val="single" w:sz="4" w:space="0" w:color="auto"/>
            </w:tcBorders>
            <w:shd w:val="clear" w:color="auto" w:fill="auto"/>
            <w:vAlign w:val="bottom"/>
            <w:hideMark/>
            <w:tcPrChange w:id="1206" w:author="Jason Wang" w:date="2014-08-15T16:44:00Z">
              <w:tcPr>
                <w:tcW w:w="2960" w:type="dxa"/>
                <w:tcBorders>
                  <w:top w:val="nil"/>
                  <w:left w:val="nil"/>
                  <w:bottom w:val="single" w:sz="4" w:space="0" w:color="auto"/>
                  <w:right w:val="single" w:sz="4" w:space="0" w:color="auto"/>
                </w:tcBorders>
                <w:shd w:val="clear" w:color="auto" w:fill="auto"/>
                <w:vAlign w:val="bottom"/>
                <w:hideMark/>
              </w:tcPr>
            </w:tcPrChange>
          </w:tcPr>
          <w:p w:rsidR="00A56E7D" w:rsidRPr="00A56E7D" w:rsidDel="00061E13" w:rsidRDefault="00A56E7D" w:rsidP="00A56E7D">
            <w:pPr>
              <w:rPr>
                <w:del w:id="1207" w:author="Jason Wang" w:date="2014-08-15T16:44:00Z"/>
                <w:rFonts w:ascii="Calibri" w:eastAsia="Times New Roman" w:hAnsi="Calibri" w:cs="Calibri"/>
                <w:color w:val="000000"/>
              </w:rPr>
            </w:pPr>
            <w:del w:id="1208" w:author="Jason Wang" w:date="2014-08-15T16:44:00Z">
              <w:r w:rsidRPr="00A56E7D" w:rsidDel="00061E13">
                <w:rPr>
                  <w:rFonts w:ascii="Calibri" w:eastAsia="Times New Roman" w:hAnsi="Calibri" w:cs="Calibri"/>
                  <w:color w:val="000000"/>
                </w:rPr>
                <w:delText>NA</w:delText>
              </w:r>
            </w:del>
          </w:p>
        </w:tc>
        <w:tc>
          <w:tcPr>
            <w:tcW w:w="3549" w:type="dxa"/>
            <w:tcBorders>
              <w:top w:val="nil"/>
              <w:left w:val="nil"/>
              <w:bottom w:val="single" w:sz="4" w:space="0" w:color="auto"/>
              <w:right w:val="single" w:sz="8" w:space="0" w:color="auto"/>
            </w:tcBorders>
            <w:shd w:val="clear" w:color="auto" w:fill="auto"/>
            <w:vAlign w:val="bottom"/>
            <w:hideMark/>
            <w:tcPrChange w:id="1209" w:author="Jason Wang" w:date="2014-08-15T16:44:00Z">
              <w:tcPr>
                <w:tcW w:w="5000" w:type="dxa"/>
                <w:tcBorders>
                  <w:top w:val="nil"/>
                  <w:left w:val="nil"/>
                  <w:bottom w:val="single" w:sz="4" w:space="0" w:color="auto"/>
                  <w:right w:val="single" w:sz="8" w:space="0" w:color="auto"/>
                </w:tcBorders>
                <w:shd w:val="clear" w:color="auto" w:fill="auto"/>
                <w:vAlign w:val="bottom"/>
                <w:hideMark/>
              </w:tcPr>
            </w:tcPrChange>
          </w:tcPr>
          <w:p w:rsidR="00A56E7D" w:rsidRPr="00A56E7D" w:rsidDel="00061E13" w:rsidRDefault="00A56E7D" w:rsidP="00A56E7D">
            <w:pPr>
              <w:rPr>
                <w:del w:id="1210" w:author="Jason Wang" w:date="2014-08-15T16:44:00Z"/>
                <w:rFonts w:ascii="Calibri" w:eastAsia="Times New Roman" w:hAnsi="Calibri" w:cs="Calibri"/>
                <w:color w:val="000000"/>
              </w:rPr>
            </w:pPr>
            <w:del w:id="1211" w:author="Jason Wang" w:date="2014-08-15T16:44:00Z">
              <w:r w:rsidRPr="00A56E7D" w:rsidDel="00061E13">
                <w:rPr>
                  <w:rFonts w:ascii="Calibri" w:eastAsia="Times New Roman" w:hAnsi="Calibri" w:cs="Calibri"/>
                  <w:color w:val="000000"/>
                </w:rPr>
                <w:delText> </w:delText>
              </w:r>
            </w:del>
          </w:p>
        </w:tc>
      </w:tr>
    </w:tbl>
    <w:p w:rsidR="008360BF" w:rsidRDefault="008360BF" w:rsidP="008360BF">
      <w:pPr>
        <w:pStyle w:val="Heading3"/>
      </w:pPr>
      <w:bookmarkStart w:id="1212" w:name="_Toc395885280"/>
      <w:r>
        <w:t>4.3.4 Work flow</w:t>
      </w:r>
      <w:bookmarkEnd w:id="1212"/>
    </w:p>
    <w:p w:rsidR="008360BF" w:rsidRDefault="008360BF" w:rsidP="008360BF">
      <w:r>
        <w:t xml:space="preserve">The detail </w:t>
      </w:r>
      <w:r w:rsidR="005000E3">
        <w:t>crossover</w:t>
      </w:r>
      <w:r>
        <w:t xml:space="preserve"> work flows </w:t>
      </w:r>
      <w:r w:rsidR="005000E3">
        <w:t xml:space="preserve">is same as general flow, please refer to </w:t>
      </w:r>
      <w:hyperlink w:anchor="_4.1.4_Work_flow" w:history="1">
        <w:r w:rsidR="005000E3" w:rsidRPr="005000E3">
          <w:rPr>
            <w:rStyle w:val="Hyperlink"/>
          </w:rPr>
          <w:t>chapter 4.1.4</w:t>
        </w:r>
      </w:hyperlink>
    </w:p>
    <w:p w:rsidR="005000E3" w:rsidRDefault="005000E3" w:rsidP="005000E3">
      <w:pPr>
        <w:pStyle w:val="Heading3"/>
      </w:pPr>
      <w:bookmarkStart w:id="1213" w:name="_Toc395885281"/>
      <w:r>
        <w:t xml:space="preserve">4.3.5 </w:t>
      </w:r>
      <w:r w:rsidR="00D41525">
        <w:t>Crossover</w:t>
      </w:r>
      <w:r>
        <w:t xml:space="preserve"> flow usage</w:t>
      </w:r>
      <w:bookmarkEnd w:id="1213"/>
    </w:p>
    <w:p w:rsidR="005000E3" w:rsidRDefault="005000E3" w:rsidP="005000E3">
      <w:pPr>
        <w:pStyle w:val="Heading4"/>
      </w:pPr>
      <w:r>
        <w:t>4.3.5.1 Environment setting</w:t>
      </w:r>
    </w:p>
    <w:p w:rsidR="005000E3" w:rsidRPr="00FD7405" w:rsidRDefault="005000E3" w:rsidP="005000E3">
      <w:r>
        <w:t xml:space="preserve">General setting: refer to </w:t>
      </w:r>
      <w:hyperlink w:anchor="_3.1_Environment_setting" w:history="1">
        <w:r w:rsidRPr="00F74B44">
          <w:rPr>
            <w:rStyle w:val="Hyperlink"/>
          </w:rPr>
          <w:t>chapter</w:t>
        </w:r>
        <w:r w:rsidRPr="00FD7405">
          <w:rPr>
            <w:rStyle w:val="Hyperlink"/>
          </w:rPr>
          <w:t xml:space="preserve"> 3.1</w:t>
        </w:r>
      </w:hyperlink>
    </w:p>
    <w:p w:rsidR="005000E3" w:rsidRDefault="005000E3" w:rsidP="005000E3">
      <w:pPr>
        <w:pStyle w:val="Heading4"/>
      </w:pPr>
      <w:r>
        <w:t>4.3.5.2 Script initialization</w:t>
      </w:r>
    </w:p>
    <w:p w:rsidR="005000E3" w:rsidRDefault="005000E3" w:rsidP="005000E3">
      <w:pPr>
        <w:rPr>
          <w:rStyle w:val="Hyperlink"/>
        </w:rPr>
      </w:pPr>
      <w:r>
        <w:t xml:space="preserve">General setting: refer to </w:t>
      </w:r>
      <w:hyperlink w:anchor="_3.2_Script_initialization" w:history="1">
        <w:r w:rsidRPr="00F74B44">
          <w:rPr>
            <w:rStyle w:val="Hyperlink"/>
          </w:rPr>
          <w:t>chapter</w:t>
        </w:r>
        <w:r w:rsidRPr="00FD7405">
          <w:rPr>
            <w:rStyle w:val="Hyperlink"/>
          </w:rPr>
          <w:t xml:space="preserve"> 3.2</w:t>
        </w:r>
      </w:hyperlink>
    </w:p>
    <w:p w:rsidR="00D41525" w:rsidRDefault="00D41525" w:rsidP="005000E3">
      <w:r>
        <w:t>For crossover flow here are some specific items:</w:t>
      </w:r>
    </w:p>
    <w:p w:rsidR="00D41525" w:rsidRDefault="00D41525" w:rsidP="00D41525">
      <w:r>
        <w:t xml:space="preserve">Before launch script we should change or confirm some script setting in default.ini file (see </w:t>
      </w:r>
      <w:hyperlink w:anchor="_2.1_Scripts_directory" w:history="1">
        <w:r w:rsidRPr="00BD5A21">
          <w:rPr>
            <w:rStyle w:val="Hyperlink"/>
          </w:rPr>
          <w:t>chapter</w:t>
        </w:r>
        <w:r w:rsidRPr="00753FFD">
          <w:rPr>
            <w:rStyle w:val="Hyperlink"/>
          </w:rPr>
          <w:t xml:space="preserve"> 2.1</w:t>
        </w:r>
      </w:hyperlink>
      <w:r>
        <w:t xml:space="preserve"> for file location):</w:t>
      </w:r>
    </w:p>
    <w:p w:rsidR="00D41525" w:rsidRDefault="00D41525" w:rsidP="00D41525">
      <w:r w:rsidRPr="00BF7600">
        <w:rPr>
          <w:b/>
        </w:rPr>
        <w:t>QA section</w:t>
      </w:r>
      <w:r>
        <w:t>:</w:t>
      </w:r>
    </w:p>
    <w:p w:rsidR="00D41525" w:rsidRPr="00D41525" w:rsidRDefault="00D41525" w:rsidP="00D41525">
      <w:pPr>
        <w:pStyle w:val="table"/>
      </w:pPr>
      <w:r w:rsidRPr="00D41525">
        <w:t>default.ini qa section value</w:t>
      </w:r>
    </w:p>
    <w:tbl>
      <w:tblPr>
        <w:tblStyle w:val="TableGrid"/>
        <w:tblW w:w="0" w:type="auto"/>
        <w:tblLook w:val="04A0" w:firstRow="1" w:lastRow="0" w:firstColumn="1" w:lastColumn="0" w:noHBand="0" w:noVBand="1"/>
      </w:tblPr>
      <w:tblGrid>
        <w:gridCol w:w="658"/>
        <w:gridCol w:w="1694"/>
        <w:gridCol w:w="2572"/>
        <w:gridCol w:w="3598"/>
      </w:tblGrid>
      <w:tr w:rsidR="00D41525" w:rsidTr="002755FE">
        <w:tc>
          <w:tcPr>
            <w:tcW w:w="658" w:type="dxa"/>
          </w:tcPr>
          <w:p w:rsidR="00D41525" w:rsidRDefault="00D41525" w:rsidP="002755FE">
            <w:r>
              <w:t>NO.</w:t>
            </w:r>
          </w:p>
        </w:tc>
        <w:tc>
          <w:tcPr>
            <w:tcW w:w="1694" w:type="dxa"/>
          </w:tcPr>
          <w:p w:rsidR="00D41525" w:rsidRDefault="00D41525" w:rsidP="002755FE">
            <w:r>
              <w:t>Option name</w:t>
            </w:r>
          </w:p>
        </w:tc>
        <w:tc>
          <w:tcPr>
            <w:tcW w:w="2572" w:type="dxa"/>
          </w:tcPr>
          <w:p w:rsidR="00D41525" w:rsidRDefault="00D41525" w:rsidP="002755FE">
            <w:r>
              <w:t>Default value</w:t>
            </w:r>
          </w:p>
        </w:tc>
        <w:tc>
          <w:tcPr>
            <w:tcW w:w="3598" w:type="dxa"/>
          </w:tcPr>
          <w:p w:rsidR="00D41525" w:rsidRDefault="00D41525" w:rsidP="002755FE">
            <w:r>
              <w:t>Comments</w:t>
            </w:r>
          </w:p>
        </w:tc>
      </w:tr>
      <w:tr w:rsidR="00D41525" w:rsidTr="002755FE">
        <w:tc>
          <w:tcPr>
            <w:tcW w:w="658" w:type="dxa"/>
          </w:tcPr>
          <w:p w:rsidR="00D41525" w:rsidRDefault="00D41525" w:rsidP="002755FE">
            <w:r>
              <w:t>1</w:t>
            </w:r>
          </w:p>
        </w:tc>
        <w:tc>
          <w:tcPr>
            <w:tcW w:w="1694" w:type="dxa"/>
          </w:tcPr>
          <w:p w:rsidR="00D41525" w:rsidRDefault="00D41525" w:rsidP="002755FE">
            <w:r>
              <w:t>diamond</w:t>
            </w:r>
          </w:p>
        </w:tc>
        <w:tc>
          <w:tcPr>
            <w:tcW w:w="2572" w:type="dxa"/>
          </w:tcPr>
          <w:p w:rsidR="00D41525" w:rsidRDefault="00D41525" w:rsidP="002755FE">
            <w:r w:rsidRPr="00BF7600">
              <w:t>c:/lscc/diamond/3.2_x64</w:t>
            </w:r>
          </w:p>
        </w:tc>
        <w:tc>
          <w:tcPr>
            <w:tcW w:w="3598" w:type="dxa"/>
          </w:tcPr>
          <w:p w:rsidR="00D41525" w:rsidRDefault="00D41525" w:rsidP="002755FE">
            <w:r>
              <w:t>Diamond install path for windows</w:t>
            </w:r>
          </w:p>
        </w:tc>
      </w:tr>
      <w:tr w:rsidR="00D41525" w:rsidTr="002755FE">
        <w:tc>
          <w:tcPr>
            <w:tcW w:w="658" w:type="dxa"/>
          </w:tcPr>
          <w:p w:rsidR="00D41525" w:rsidRDefault="00D41525" w:rsidP="002755FE">
            <w:r>
              <w:t>2</w:t>
            </w:r>
          </w:p>
        </w:tc>
        <w:tc>
          <w:tcPr>
            <w:tcW w:w="1694" w:type="dxa"/>
          </w:tcPr>
          <w:p w:rsidR="00D41525" w:rsidRDefault="00D41525" w:rsidP="002755FE">
            <w:r>
              <w:t>diamond_lin</w:t>
            </w:r>
          </w:p>
        </w:tc>
        <w:tc>
          <w:tcPr>
            <w:tcW w:w="2572" w:type="dxa"/>
          </w:tcPr>
          <w:p w:rsidR="00D41525" w:rsidRDefault="00D41525" w:rsidP="002755FE">
            <w:r>
              <w:t>NA</w:t>
            </w:r>
          </w:p>
        </w:tc>
        <w:tc>
          <w:tcPr>
            <w:tcW w:w="3598" w:type="dxa"/>
          </w:tcPr>
          <w:p w:rsidR="00D41525" w:rsidRDefault="00D41525" w:rsidP="002755FE">
            <w:r>
              <w:t>Diamond install path for Linux</w:t>
            </w:r>
          </w:p>
        </w:tc>
      </w:tr>
      <w:tr w:rsidR="00D41525" w:rsidTr="002755FE">
        <w:tc>
          <w:tcPr>
            <w:tcW w:w="658" w:type="dxa"/>
          </w:tcPr>
          <w:p w:rsidR="00D41525" w:rsidRDefault="00D41525" w:rsidP="002755FE">
            <w:r>
              <w:t>3</w:t>
            </w:r>
          </w:p>
        </w:tc>
        <w:tc>
          <w:tcPr>
            <w:tcW w:w="1694" w:type="dxa"/>
          </w:tcPr>
          <w:p w:rsidR="00D41525" w:rsidRDefault="00D41525" w:rsidP="002755FE">
            <w:r>
              <w:t>diamond_sol</w:t>
            </w:r>
          </w:p>
        </w:tc>
        <w:tc>
          <w:tcPr>
            <w:tcW w:w="2572" w:type="dxa"/>
          </w:tcPr>
          <w:p w:rsidR="00D41525" w:rsidRDefault="00D41525" w:rsidP="002755FE">
            <w:r>
              <w:t>NA</w:t>
            </w:r>
          </w:p>
        </w:tc>
        <w:tc>
          <w:tcPr>
            <w:tcW w:w="3598" w:type="dxa"/>
          </w:tcPr>
          <w:p w:rsidR="00D41525" w:rsidRDefault="00D41525" w:rsidP="002755FE">
            <w:r>
              <w:t>Diamond install path for Solaris</w:t>
            </w:r>
          </w:p>
        </w:tc>
      </w:tr>
      <w:tr w:rsidR="00D41525" w:rsidTr="002755FE">
        <w:tc>
          <w:tcPr>
            <w:tcW w:w="658" w:type="dxa"/>
          </w:tcPr>
          <w:p w:rsidR="00D41525" w:rsidRDefault="00D41525" w:rsidP="002755FE">
            <w:r>
              <w:t>4</w:t>
            </w:r>
          </w:p>
        </w:tc>
        <w:tc>
          <w:tcPr>
            <w:tcW w:w="1694" w:type="dxa"/>
          </w:tcPr>
          <w:p w:rsidR="00D41525" w:rsidRDefault="00D41525" w:rsidP="002755FE">
            <w:r>
              <w:t>diamond_fe*</w:t>
            </w:r>
          </w:p>
        </w:tc>
        <w:tc>
          <w:tcPr>
            <w:tcW w:w="2572" w:type="dxa"/>
          </w:tcPr>
          <w:p w:rsidR="00D41525" w:rsidRDefault="00D41525" w:rsidP="002755FE">
            <w:r>
              <w:t>NA</w:t>
            </w:r>
          </w:p>
        </w:tc>
        <w:tc>
          <w:tcPr>
            <w:tcW w:w="3598" w:type="dxa"/>
          </w:tcPr>
          <w:p w:rsidR="00D41525" w:rsidRDefault="000E6588" w:rsidP="002755FE">
            <w:r>
              <w:t>Diamond install path for frontend use</w:t>
            </w:r>
          </w:p>
        </w:tc>
      </w:tr>
      <w:tr w:rsidR="00D41525" w:rsidTr="002755FE">
        <w:tc>
          <w:tcPr>
            <w:tcW w:w="658" w:type="dxa"/>
          </w:tcPr>
          <w:p w:rsidR="00D41525" w:rsidRDefault="00D41525" w:rsidP="002755FE">
            <w:r>
              <w:t>5</w:t>
            </w:r>
          </w:p>
        </w:tc>
        <w:tc>
          <w:tcPr>
            <w:tcW w:w="1694" w:type="dxa"/>
          </w:tcPr>
          <w:p w:rsidR="00D41525" w:rsidRDefault="00D41525" w:rsidP="002755FE">
            <w:r>
              <w:t>diamond_be*</w:t>
            </w:r>
          </w:p>
        </w:tc>
        <w:tc>
          <w:tcPr>
            <w:tcW w:w="2572" w:type="dxa"/>
          </w:tcPr>
          <w:p w:rsidR="00D41525" w:rsidRDefault="00D41525" w:rsidP="002755FE">
            <w:r>
              <w:t>NA</w:t>
            </w:r>
          </w:p>
        </w:tc>
        <w:tc>
          <w:tcPr>
            <w:tcW w:w="3598" w:type="dxa"/>
          </w:tcPr>
          <w:p w:rsidR="00D41525" w:rsidRDefault="000E6588" w:rsidP="002755FE">
            <w:r>
              <w:t>Diamond install path for backend use</w:t>
            </w:r>
          </w:p>
        </w:tc>
      </w:tr>
      <w:tr w:rsidR="00D41525" w:rsidTr="002755FE">
        <w:tc>
          <w:tcPr>
            <w:tcW w:w="658" w:type="dxa"/>
          </w:tcPr>
          <w:p w:rsidR="00D41525" w:rsidRDefault="00D41525" w:rsidP="002755FE">
            <w:r>
              <w:t>6</w:t>
            </w:r>
          </w:p>
        </w:tc>
        <w:tc>
          <w:tcPr>
            <w:tcW w:w="1694" w:type="dxa"/>
          </w:tcPr>
          <w:p w:rsidR="00D41525" w:rsidRDefault="00D41525" w:rsidP="002755FE">
            <w:r>
              <w:t>modelsim_path</w:t>
            </w:r>
          </w:p>
        </w:tc>
        <w:tc>
          <w:tcPr>
            <w:tcW w:w="2572" w:type="dxa"/>
          </w:tcPr>
          <w:p w:rsidR="00D41525" w:rsidRDefault="00D41525" w:rsidP="002755FE">
            <w:r w:rsidRPr="00BF7600">
              <w:t>C:\modeltech_6.6d\win32</w:t>
            </w:r>
          </w:p>
        </w:tc>
        <w:tc>
          <w:tcPr>
            <w:tcW w:w="3598" w:type="dxa"/>
          </w:tcPr>
          <w:p w:rsidR="00D41525" w:rsidRDefault="00D41525" w:rsidP="002755FE">
            <w:r>
              <w:t>ModelSIM install path</w:t>
            </w:r>
          </w:p>
        </w:tc>
      </w:tr>
      <w:tr w:rsidR="00D41525" w:rsidTr="002755FE">
        <w:tc>
          <w:tcPr>
            <w:tcW w:w="658" w:type="dxa"/>
          </w:tcPr>
          <w:p w:rsidR="00D41525" w:rsidRDefault="00D41525" w:rsidP="002755FE">
            <w:r>
              <w:t>7</w:t>
            </w:r>
          </w:p>
        </w:tc>
        <w:tc>
          <w:tcPr>
            <w:tcW w:w="1694" w:type="dxa"/>
          </w:tcPr>
          <w:p w:rsidR="00D41525" w:rsidRDefault="00D41525" w:rsidP="002755FE">
            <w:r>
              <w:t>questasim_path</w:t>
            </w:r>
          </w:p>
        </w:tc>
        <w:tc>
          <w:tcPr>
            <w:tcW w:w="2572" w:type="dxa"/>
          </w:tcPr>
          <w:p w:rsidR="00D41525" w:rsidRDefault="00D41525" w:rsidP="002755FE">
            <w:r>
              <w:t>NA</w:t>
            </w:r>
          </w:p>
        </w:tc>
        <w:tc>
          <w:tcPr>
            <w:tcW w:w="3598" w:type="dxa"/>
          </w:tcPr>
          <w:p w:rsidR="00D41525" w:rsidRDefault="00D41525" w:rsidP="002755FE">
            <w:r>
              <w:t>QuestaSIM install path</w:t>
            </w:r>
          </w:p>
        </w:tc>
      </w:tr>
    </w:tbl>
    <w:p w:rsidR="00D41525" w:rsidRPr="00FD7405" w:rsidRDefault="00D41525" w:rsidP="005000E3">
      <w:r>
        <w:t xml:space="preserve">*Note: diamond_fe, diamond_be options were commented by semicolon by default, please </w:t>
      </w:r>
      <w:r w:rsidRPr="004F62E7">
        <w:rPr>
          <w:b/>
        </w:rPr>
        <w:t>add</w:t>
      </w:r>
      <w:r>
        <w:t xml:space="preserve"> these two options </w:t>
      </w:r>
      <w:r w:rsidR="004F62E7">
        <w:t xml:space="preserve">in </w:t>
      </w:r>
      <w:r>
        <w:t>crossover flow.</w:t>
      </w:r>
    </w:p>
    <w:p w:rsidR="005000E3" w:rsidRDefault="005000E3" w:rsidP="005000E3">
      <w:pPr>
        <w:pStyle w:val="Heading4"/>
      </w:pPr>
      <w:r>
        <w:t>4.3.5.3 Test suite building</w:t>
      </w:r>
    </w:p>
    <w:p w:rsidR="005000E3" w:rsidRDefault="005000E3" w:rsidP="005000E3">
      <w:r>
        <w:t xml:space="preserve">General setting: refer to </w:t>
      </w:r>
      <w:hyperlink w:anchor="_3.3_Test_case" w:history="1">
        <w:r w:rsidRPr="003D3B8F">
          <w:rPr>
            <w:rStyle w:val="Hyperlink"/>
          </w:rPr>
          <w:t>chapter</w:t>
        </w:r>
        <w:r w:rsidRPr="00FD7405">
          <w:rPr>
            <w:rStyle w:val="Hyperlink"/>
          </w:rPr>
          <w:t xml:space="preserve"> 3.3</w:t>
        </w:r>
      </w:hyperlink>
    </w:p>
    <w:p w:rsidR="005000E3" w:rsidRDefault="005000E3" w:rsidP="005000E3">
      <w:pPr>
        <w:pStyle w:val="Heading4"/>
      </w:pPr>
      <w:r>
        <w:t>4.3.5.4 Launch file writing</w:t>
      </w:r>
    </w:p>
    <w:p w:rsidR="005000E3" w:rsidRDefault="005000E3" w:rsidP="005000E3">
      <w:r>
        <w:t xml:space="preserve">General writing: refer to </w:t>
      </w:r>
      <w:hyperlink w:anchor="_3.7_Launch_file" w:history="1">
        <w:r w:rsidRPr="003D3B8F">
          <w:rPr>
            <w:rStyle w:val="Hyperlink"/>
          </w:rPr>
          <w:t>chapter</w:t>
        </w:r>
        <w:r w:rsidRPr="00907490">
          <w:rPr>
            <w:rStyle w:val="Hyperlink"/>
          </w:rPr>
          <w:t xml:space="preserve"> 3.7</w:t>
        </w:r>
      </w:hyperlink>
    </w:p>
    <w:p w:rsidR="005000E3" w:rsidRDefault="005000E3" w:rsidP="005000E3">
      <w:pPr>
        <w:pStyle w:val="Heading4"/>
      </w:pPr>
      <w:r>
        <w:t>4.3.5.5 Launch test suite</w:t>
      </w:r>
    </w:p>
    <w:p w:rsidR="005000E3" w:rsidRPr="000D7176" w:rsidRDefault="005000E3" w:rsidP="005000E3">
      <w:r>
        <w:t xml:space="preserve">General launch: refer to </w:t>
      </w:r>
      <w:hyperlink w:anchor="_3.8_Launch_test" w:history="1">
        <w:r w:rsidRPr="003D3B8F">
          <w:rPr>
            <w:rStyle w:val="Hyperlink"/>
          </w:rPr>
          <w:t>chapter</w:t>
        </w:r>
        <w:r w:rsidRPr="0000641C">
          <w:rPr>
            <w:rStyle w:val="Hyperlink"/>
          </w:rPr>
          <w:t xml:space="preserve"> 3.8</w:t>
        </w:r>
      </w:hyperlink>
    </w:p>
    <w:p w:rsidR="005000E3" w:rsidRDefault="005000E3" w:rsidP="005000E3">
      <w:pPr>
        <w:pStyle w:val="Heading4"/>
      </w:pPr>
      <w:r>
        <w:lastRenderedPageBreak/>
        <w:t>4.3.5.6 Result check</w:t>
      </w:r>
    </w:p>
    <w:p w:rsidR="005000E3" w:rsidRPr="00FD7405" w:rsidRDefault="005000E3" w:rsidP="005000E3">
      <w:r>
        <w:t>General check: refer to</w:t>
      </w:r>
      <w:hyperlink w:anchor="_3.9_Result_check" w:history="1">
        <w:r w:rsidRPr="0069061C">
          <w:t xml:space="preserve"> </w:t>
        </w:r>
        <w:r w:rsidRPr="0069061C">
          <w:rPr>
            <w:rStyle w:val="Hyperlink"/>
          </w:rPr>
          <w:t>chapter</w:t>
        </w:r>
        <w:r w:rsidRPr="0000641C">
          <w:rPr>
            <w:rStyle w:val="Hyperlink"/>
          </w:rPr>
          <w:t xml:space="preserve"> 3.9</w:t>
        </w:r>
      </w:hyperlink>
    </w:p>
    <w:p w:rsidR="005000E3" w:rsidRDefault="005000E3" w:rsidP="005000E3">
      <w:pPr>
        <w:pStyle w:val="Heading4"/>
      </w:pPr>
      <w:r>
        <w:t xml:space="preserve">4.3.5.7 </w:t>
      </w:r>
      <w:r w:rsidRPr="00276D76">
        <w:t>Restrictions &amp; status</w:t>
      </w:r>
    </w:p>
    <w:p w:rsidR="005000E3" w:rsidRPr="00C46618" w:rsidRDefault="005000E3" w:rsidP="005000E3">
      <w:r>
        <w:t>NA</w:t>
      </w:r>
    </w:p>
    <w:p w:rsidR="005000E3" w:rsidRDefault="005000E3" w:rsidP="005000E3">
      <w:pPr>
        <w:pStyle w:val="Heading3"/>
      </w:pPr>
      <w:bookmarkStart w:id="1214" w:name="_Toc395885282"/>
      <w:r>
        <w:t>4.3.6 Examples</w:t>
      </w:r>
      <w:bookmarkEnd w:id="1214"/>
    </w:p>
    <w:p w:rsidR="00C13BA2" w:rsidRDefault="005000E3" w:rsidP="00C13BA2">
      <w:r>
        <w:t>NA</w:t>
      </w:r>
    </w:p>
    <w:p w:rsidR="00977E9E" w:rsidRDefault="00977E9E" w:rsidP="00977E9E">
      <w:pPr>
        <w:pStyle w:val="Heading2"/>
      </w:pPr>
      <w:bookmarkStart w:id="1215" w:name="_Toc395885283"/>
      <w:r>
        <w:t>4.</w:t>
      </w:r>
      <w:r w:rsidR="008F275B">
        <w:t>4</w:t>
      </w:r>
      <w:r>
        <w:t xml:space="preserve"> Simulation flow</w:t>
      </w:r>
      <w:bookmarkEnd w:id="1215"/>
    </w:p>
    <w:p w:rsidR="006438F8" w:rsidRDefault="006438F8" w:rsidP="006438F8">
      <w:r>
        <w:t>Section owner: Jason Wang</w:t>
      </w:r>
    </w:p>
    <w:p w:rsidR="009E4235" w:rsidRDefault="009E4235" w:rsidP="009E4235">
      <w:pPr>
        <w:pStyle w:val="Heading3"/>
      </w:pPr>
      <w:bookmarkStart w:id="1216" w:name="_Toc395885284"/>
      <w:r>
        <w:t>4.4.1 Object</w:t>
      </w:r>
      <w:bookmarkEnd w:id="1216"/>
    </w:p>
    <w:p w:rsidR="00E801F3" w:rsidRDefault="00E801F3" w:rsidP="00E801F3">
      <w:r>
        <w:t>This section will detail the usage of simulation flow, including: the details of simulation work flow, how to construct test suite, how to write simulation command line, how to run simulation result check and finally an example will be given.</w:t>
      </w:r>
    </w:p>
    <w:p w:rsidR="00E801F3" w:rsidRDefault="00E801F3" w:rsidP="00E801F3">
      <w:r>
        <w:t>Also some restrictions and test status will be list out to let you know the status of our BQS scripts.</w:t>
      </w:r>
    </w:p>
    <w:p w:rsidR="0025030E" w:rsidRDefault="0025030E" w:rsidP="0025030E">
      <w:pPr>
        <w:pStyle w:val="Heading3"/>
      </w:pPr>
      <w:bookmarkStart w:id="1217" w:name="_Toc395885285"/>
      <w:r>
        <w:t>4.4.2 Quick start</w:t>
      </w:r>
      <w:bookmarkEnd w:id="1217"/>
    </w:p>
    <w:p w:rsidR="0025030E" w:rsidRDefault="0025030E" w:rsidP="0025030E">
      <w:r>
        <w:t xml:space="preserve">Quick start will list some command lines for you to make you launch test case (suite) quickly. </w:t>
      </w:r>
      <w:r w:rsidR="00F8255E">
        <w:t>Quick start also covers different test orientations:</w:t>
      </w:r>
    </w:p>
    <w:p w:rsidR="00F8255E" w:rsidRDefault="00F8255E" w:rsidP="002E1CB1">
      <w:pPr>
        <w:pStyle w:val="ListParagraph"/>
        <w:numPr>
          <w:ilvl w:val="0"/>
          <w:numId w:val="51"/>
        </w:numPr>
      </w:pPr>
      <w:r>
        <w:t>How to write a command line based on Lattice main script to launch a test case.</w:t>
      </w:r>
    </w:p>
    <w:p w:rsidR="00F8255E" w:rsidRPr="0025030E" w:rsidRDefault="00F8255E" w:rsidP="002E1CB1">
      <w:pPr>
        <w:pStyle w:val="ListParagraph"/>
        <w:numPr>
          <w:ilvl w:val="0"/>
          <w:numId w:val="51"/>
        </w:numPr>
      </w:pPr>
      <w:r>
        <w:t>How to write a command line based on suite support script to launch a test suite.</w:t>
      </w:r>
    </w:p>
    <w:p w:rsidR="0025030E" w:rsidRDefault="0025030E" w:rsidP="0025030E">
      <w:pPr>
        <w:pStyle w:val="Heading4"/>
      </w:pPr>
      <w:r>
        <w:t>4.4.2.1 Case support</w:t>
      </w:r>
    </w:p>
    <w:p w:rsidR="00F8255E" w:rsidRDefault="00F8255E" w:rsidP="00F8255E">
      <w:r>
        <w:t>All test command lines here are based on Lattice main script.</w:t>
      </w:r>
      <w:r w:rsidR="00B50F85">
        <w:t xml:space="preserve"> Lattice main script has 5 option groups (</w:t>
      </w:r>
      <w:hyperlink w:anchor="_3.7.1_CMD_line" w:history="1">
        <w:r w:rsidR="00260677" w:rsidRPr="00260677">
          <w:rPr>
            <w:rStyle w:val="Hyperlink"/>
          </w:rPr>
          <w:t>chapter</w:t>
        </w:r>
        <w:r w:rsidR="00B50F85" w:rsidRPr="00B50F85">
          <w:rPr>
            <w:rStyle w:val="Hyperlink"/>
          </w:rPr>
          <w:t xml:space="preserve"> 3.7.1</w:t>
        </w:r>
      </w:hyperlink>
      <w:r w:rsidR="00B50F85">
        <w:t>). We only focus on simulation option group here, for other option groups use default setting.</w:t>
      </w:r>
    </w:p>
    <w:p w:rsidR="00F8255E" w:rsidRDefault="00B50F85" w:rsidP="002E1CB1">
      <w:pPr>
        <w:pStyle w:val="ListParagraph"/>
        <w:numPr>
          <w:ilvl w:val="0"/>
          <w:numId w:val="48"/>
        </w:numPr>
      </w:pPr>
      <w:r>
        <w:t>Run RTL simulation with Active-HDL</w:t>
      </w:r>
      <w:r w:rsidR="00E453A2">
        <w:t>:</w:t>
      </w:r>
    </w:p>
    <w:p w:rsidR="00E453A2" w:rsidRPr="00E453A2" w:rsidRDefault="00E453A2" w:rsidP="00E453A2">
      <w:pPr>
        <w:pStyle w:val="ListParagraph"/>
        <w:rPr>
          <w:b/>
          <w:i/>
        </w:rPr>
      </w:pPr>
      <w:r w:rsidRPr="00E453A2">
        <w:rPr>
          <w:b/>
          <w:i/>
        </w:rPr>
        <w:t>“python ./BQS_script/bin/run_lattice.py  --top-dir=xxx --design=xxx --diamond=xxx  --sim-rtl”</w:t>
      </w:r>
    </w:p>
    <w:p w:rsidR="00E453A2" w:rsidRDefault="00E453A2" w:rsidP="002E1CB1">
      <w:pPr>
        <w:pStyle w:val="ListParagraph"/>
        <w:numPr>
          <w:ilvl w:val="0"/>
          <w:numId w:val="48"/>
        </w:numPr>
      </w:pPr>
      <w:r w:rsidRPr="00D66FD9">
        <w:t>Run post MAP Verilog simulation with Active-HDL</w:t>
      </w:r>
      <w:r>
        <w:t>:</w:t>
      </w:r>
    </w:p>
    <w:p w:rsidR="00E453A2" w:rsidRPr="00E453A2" w:rsidRDefault="00E453A2" w:rsidP="00E453A2">
      <w:pPr>
        <w:pStyle w:val="ListParagraph"/>
        <w:rPr>
          <w:b/>
          <w:i/>
        </w:rPr>
      </w:pPr>
      <w:r w:rsidRPr="00E453A2">
        <w:rPr>
          <w:b/>
          <w:i/>
        </w:rPr>
        <w:t>“python ./BQS_script/bin/run_lattice.py  --top</w:t>
      </w:r>
      <w:r>
        <w:rPr>
          <w:b/>
          <w:i/>
        </w:rPr>
        <w:t>-</w:t>
      </w:r>
      <w:r w:rsidRPr="00E453A2">
        <w:rPr>
          <w:b/>
          <w:i/>
        </w:rPr>
        <w:t>dir=xxx --design=xxx --diamond=xxx  --sim-map-vlg”</w:t>
      </w:r>
    </w:p>
    <w:p w:rsidR="00FE67A6" w:rsidRDefault="00FE67A6" w:rsidP="002E1CB1">
      <w:pPr>
        <w:pStyle w:val="ListParagraph"/>
        <w:numPr>
          <w:ilvl w:val="0"/>
          <w:numId w:val="48"/>
        </w:numPr>
      </w:pPr>
      <w:r w:rsidRPr="00D66FD9">
        <w:t>Run post PAR Verilog simulation with Active-HDL</w:t>
      </w:r>
      <w:r>
        <w:t>:</w:t>
      </w:r>
    </w:p>
    <w:p w:rsidR="00FE67A6" w:rsidRDefault="00FE67A6" w:rsidP="00FE67A6">
      <w:pPr>
        <w:pStyle w:val="ListParagraph"/>
        <w:rPr>
          <w:b/>
          <w:i/>
        </w:rPr>
      </w:pPr>
      <w:r w:rsidRPr="00E453A2">
        <w:rPr>
          <w:b/>
          <w:i/>
        </w:rPr>
        <w:t>“</w:t>
      </w:r>
      <w:r w:rsidR="000B0957" w:rsidRPr="000B0957">
        <w:rPr>
          <w:b/>
          <w:i/>
        </w:rPr>
        <w:t>python ./BQS_script/bin/run_lattice.py  --top</w:t>
      </w:r>
      <w:r w:rsidR="000B0957">
        <w:rPr>
          <w:b/>
          <w:i/>
        </w:rPr>
        <w:t>-</w:t>
      </w:r>
      <w:r w:rsidR="000B0957" w:rsidRPr="000B0957">
        <w:rPr>
          <w:b/>
          <w:i/>
        </w:rPr>
        <w:t>dir=xxx --design=xxx --diamond=xxx  --sim-par-vhd</w:t>
      </w:r>
      <w:r w:rsidRPr="00E453A2">
        <w:rPr>
          <w:b/>
          <w:i/>
        </w:rPr>
        <w:t>”</w:t>
      </w:r>
    </w:p>
    <w:p w:rsidR="00E13D4C" w:rsidRDefault="00E13D4C" w:rsidP="002E1CB1">
      <w:pPr>
        <w:pStyle w:val="ListParagraph"/>
        <w:numPr>
          <w:ilvl w:val="0"/>
          <w:numId w:val="48"/>
        </w:numPr>
      </w:pPr>
      <w:r w:rsidRPr="00D66FD9">
        <w:t>Run RTL, post MAP Verilog, post PAR Verilog simulation with Active-HDL</w:t>
      </w:r>
      <w:r>
        <w:t>:</w:t>
      </w:r>
    </w:p>
    <w:p w:rsidR="00E13D4C" w:rsidRPr="00E453A2" w:rsidRDefault="00E13D4C" w:rsidP="00E13D4C">
      <w:pPr>
        <w:pStyle w:val="ListParagraph"/>
        <w:rPr>
          <w:b/>
          <w:i/>
        </w:rPr>
      </w:pPr>
      <w:r w:rsidRPr="00E453A2">
        <w:rPr>
          <w:b/>
          <w:i/>
        </w:rPr>
        <w:t>“</w:t>
      </w:r>
      <w:r w:rsidRPr="00E13D4C">
        <w:rPr>
          <w:b/>
          <w:i/>
        </w:rPr>
        <w:t>python ./BQS_s</w:t>
      </w:r>
      <w:r>
        <w:rPr>
          <w:b/>
          <w:i/>
        </w:rPr>
        <w:t>cript/bin/run_lattice.py  --top-</w:t>
      </w:r>
      <w:r w:rsidRPr="00E13D4C">
        <w:rPr>
          <w:b/>
          <w:i/>
        </w:rPr>
        <w:t>dir=xxx --design=xxx --diamond=xxx  --sim-rtl --sim-map-vlg --sim-par-vlg</w:t>
      </w:r>
      <w:r w:rsidRPr="00E453A2">
        <w:rPr>
          <w:b/>
          <w:i/>
        </w:rPr>
        <w:t>”</w:t>
      </w:r>
    </w:p>
    <w:p w:rsidR="00AA1E9B" w:rsidRDefault="00AA1E9B" w:rsidP="002E1CB1">
      <w:pPr>
        <w:pStyle w:val="ListParagraph"/>
        <w:numPr>
          <w:ilvl w:val="0"/>
          <w:numId w:val="48"/>
        </w:numPr>
      </w:pPr>
      <w:r w:rsidRPr="00AA1E9B">
        <w:t>Run RTL, post MAP VHDL, post PAR VHDL simulation with Active-HDL</w:t>
      </w:r>
      <w:r>
        <w:t>:</w:t>
      </w:r>
    </w:p>
    <w:p w:rsidR="00AA1E9B" w:rsidRPr="00E453A2" w:rsidRDefault="00AA1E9B" w:rsidP="00AA1E9B">
      <w:pPr>
        <w:pStyle w:val="ListParagraph"/>
        <w:rPr>
          <w:b/>
          <w:i/>
        </w:rPr>
      </w:pPr>
      <w:r w:rsidRPr="00E453A2">
        <w:rPr>
          <w:b/>
          <w:i/>
        </w:rPr>
        <w:t>“</w:t>
      </w:r>
      <w:r w:rsidRPr="00AA1E9B">
        <w:rPr>
          <w:b/>
          <w:i/>
        </w:rPr>
        <w:t>python ./BQS_script/bin/run_lattice.py  --top_dir=xxx --design=xxx --diamond=xxx  --sim-rtl --sim-map-vhd --sim-par-vhd</w:t>
      </w:r>
      <w:r w:rsidRPr="00E453A2">
        <w:rPr>
          <w:b/>
          <w:i/>
        </w:rPr>
        <w:t>”</w:t>
      </w:r>
    </w:p>
    <w:p w:rsidR="00D06A0B" w:rsidRDefault="00D06A0B" w:rsidP="002E1CB1">
      <w:pPr>
        <w:pStyle w:val="ListParagraph"/>
        <w:numPr>
          <w:ilvl w:val="0"/>
          <w:numId w:val="48"/>
        </w:numPr>
      </w:pPr>
      <w:r w:rsidRPr="00D06A0B">
        <w:t>Run RTL, post MAP VHDL/Verilog, post PAR VHDL/Verilog simulation with Active-HDL</w:t>
      </w:r>
      <w:r>
        <w:t>:</w:t>
      </w:r>
    </w:p>
    <w:p w:rsidR="00D06A0B" w:rsidRPr="00E453A2" w:rsidRDefault="00D06A0B" w:rsidP="00D06A0B">
      <w:pPr>
        <w:pStyle w:val="ListParagraph"/>
        <w:rPr>
          <w:b/>
          <w:i/>
        </w:rPr>
      </w:pPr>
      <w:r w:rsidRPr="00E453A2">
        <w:rPr>
          <w:b/>
          <w:i/>
        </w:rPr>
        <w:t>“</w:t>
      </w:r>
      <w:r w:rsidRPr="00D06A0B">
        <w:rPr>
          <w:b/>
          <w:i/>
        </w:rPr>
        <w:t>python ./BQS_script/bin/run_lattice.py  --top_dir=xxx --design=xxx --diamond=xxx  --sim-all</w:t>
      </w:r>
      <w:r w:rsidRPr="00E453A2">
        <w:rPr>
          <w:b/>
          <w:i/>
        </w:rPr>
        <w:t>”</w:t>
      </w:r>
    </w:p>
    <w:p w:rsidR="00DD1CB9" w:rsidRDefault="00DD1CB9" w:rsidP="002E1CB1">
      <w:pPr>
        <w:pStyle w:val="ListParagraph"/>
        <w:numPr>
          <w:ilvl w:val="0"/>
          <w:numId w:val="48"/>
        </w:numPr>
      </w:pPr>
      <w:r w:rsidRPr="00DD1CB9">
        <w:t>Run RTL simulation with ModelSIM</w:t>
      </w:r>
      <w:r>
        <w:t>:</w:t>
      </w:r>
    </w:p>
    <w:p w:rsidR="00E453A2" w:rsidRPr="00F67CC2" w:rsidRDefault="00DD1CB9" w:rsidP="00F67CC2">
      <w:pPr>
        <w:pStyle w:val="ListParagraph"/>
        <w:rPr>
          <w:b/>
          <w:i/>
        </w:rPr>
      </w:pPr>
      <w:r w:rsidRPr="00E453A2">
        <w:rPr>
          <w:b/>
          <w:i/>
        </w:rPr>
        <w:t>“</w:t>
      </w:r>
      <w:r w:rsidRPr="00DD1CB9">
        <w:rPr>
          <w:b/>
          <w:i/>
        </w:rPr>
        <w:t>python ./BQS_script/bin/run_lattice.py  --top_dir=xxx --design=xxx --diamond=xxx  --sim-rtl --run-modelsim</w:t>
      </w:r>
      <w:r w:rsidRPr="00E453A2">
        <w:rPr>
          <w:b/>
          <w:i/>
        </w:rPr>
        <w:t>”</w:t>
      </w:r>
    </w:p>
    <w:p w:rsidR="0025030E" w:rsidRDefault="0025030E" w:rsidP="0025030E">
      <w:pPr>
        <w:pStyle w:val="Heading4"/>
      </w:pPr>
      <w:r>
        <w:lastRenderedPageBreak/>
        <w:t>4.4.2.2 Suite support</w:t>
      </w:r>
    </w:p>
    <w:p w:rsidR="00F67CC2" w:rsidRDefault="00F67CC2" w:rsidP="00F67CC2">
      <w:r>
        <w:t>All test command lines here are based on suite support script (</w:t>
      </w:r>
      <w:hyperlink w:anchor="_5.1_suite_support" w:history="1">
        <w:r w:rsidR="00260677" w:rsidRPr="00260677">
          <w:rPr>
            <w:rStyle w:val="Hyperlink"/>
          </w:rPr>
          <w:t>chapter</w:t>
        </w:r>
        <w:r w:rsidRPr="00F67CC2">
          <w:rPr>
            <w:rStyle w:val="Hyperlink"/>
          </w:rPr>
          <w:t xml:space="preserve"> 5.1</w:t>
        </w:r>
      </w:hyperlink>
      <w:r>
        <w:t xml:space="preserve">). </w:t>
      </w:r>
    </w:p>
    <w:p w:rsidR="00F67CC2" w:rsidRDefault="001E356C" w:rsidP="002E1CB1">
      <w:pPr>
        <w:pStyle w:val="ListParagraph"/>
        <w:numPr>
          <w:ilvl w:val="0"/>
          <w:numId w:val="49"/>
        </w:numPr>
      </w:pPr>
      <w:r>
        <w:t>For test suite “suite”, launch 3 process to run RTL simulation:</w:t>
      </w:r>
    </w:p>
    <w:p w:rsidR="00F67CC2" w:rsidRPr="00F67CC2" w:rsidRDefault="00F67CC2" w:rsidP="00F67CC2">
      <w:pPr>
        <w:pStyle w:val="ListParagraph"/>
        <w:rPr>
          <w:b/>
          <w:i/>
        </w:rPr>
      </w:pPr>
      <w:r w:rsidRPr="00E453A2">
        <w:rPr>
          <w:b/>
          <w:i/>
        </w:rPr>
        <w:t>“</w:t>
      </w:r>
      <w:r w:rsidR="00620FAE" w:rsidRPr="00620FAE">
        <w:rPr>
          <w:b/>
          <w:i/>
        </w:rPr>
        <w:t xml:space="preserve">python </w:t>
      </w:r>
      <w:r w:rsidR="00620FAE" w:rsidRPr="00E13D4C">
        <w:rPr>
          <w:b/>
          <w:i/>
        </w:rPr>
        <w:t>BQS_s</w:t>
      </w:r>
      <w:r w:rsidR="00620FAE">
        <w:rPr>
          <w:b/>
          <w:i/>
        </w:rPr>
        <w:t>cript/</w:t>
      </w:r>
      <w:r w:rsidR="00620FAE" w:rsidRPr="00620FAE">
        <w:rPr>
          <w:b/>
          <w:i/>
        </w:rPr>
        <w:t>tools</w:t>
      </w:r>
      <w:r w:rsidR="00620FAE">
        <w:rPr>
          <w:b/>
          <w:i/>
        </w:rPr>
        <w:t>/</w:t>
      </w:r>
      <w:r w:rsidR="00620FAE" w:rsidRPr="00620FAE">
        <w:rPr>
          <w:b/>
          <w:i/>
        </w:rPr>
        <w:t>suite_support</w:t>
      </w:r>
      <w:r w:rsidR="00620FAE">
        <w:rPr>
          <w:b/>
          <w:i/>
        </w:rPr>
        <w:t>/</w:t>
      </w:r>
      <w:r w:rsidR="00620FAE" w:rsidRPr="00620FAE">
        <w:rPr>
          <w:b/>
          <w:i/>
        </w:rPr>
        <w:t>suite_support.py --suite-file=case_list.ini --suite-name=suite --process=3 --lattice --options=" --</w:t>
      </w:r>
      <w:r w:rsidR="00620FAE">
        <w:rPr>
          <w:b/>
          <w:i/>
        </w:rPr>
        <w:t>diamond=C:/lscc/diamond/3.2_x64 –sim-rtl</w:t>
      </w:r>
      <w:r w:rsidRPr="00E453A2">
        <w:rPr>
          <w:b/>
          <w:i/>
        </w:rPr>
        <w:t>”</w:t>
      </w:r>
      <w:r w:rsidR="002450EB">
        <w:rPr>
          <w:b/>
          <w:i/>
        </w:rPr>
        <w:t>”</w:t>
      </w:r>
    </w:p>
    <w:p w:rsidR="001E356C" w:rsidRDefault="001E356C" w:rsidP="002E1CB1">
      <w:pPr>
        <w:pStyle w:val="ListParagraph"/>
        <w:numPr>
          <w:ilvl w:val="0"/>
          <w:numId w:val="49"/>
        </w:numPr>
      </w:pPr>
      <w:r>
        <w:t>For test suite “suite”, launch 3 process to run RTL simulation with ModelSIM:</w:t>
      </w:r>
    </w:p>
    <w:p w:rsidR="001E356C" w:rsidRPr="00F67CC2" w:rsidRDefault="001E356C" w:rsidP="001E356C">
      <w:pPr>
        <w:pStyle w:val="ListParagraph"/>
        <w:rPr>
          <w:b/>
          <w:i/>
        </w:rPr>
      </w:pPr>
      <w:r w:rsidRPr="00E453A2">
        <w:rPr>
          <w:b/>
          <w:i/>
        </w:rPr>
        <w:t>“</w:t>
      </w:r>
      <w:r w:rsidRPr="00620FAE">
        <w:rPr>
          <w:b/>
          <w:i/>
        </w:rPr>
        <w:t xml:space="preserve">python </w:t>
      </w:r>
      <w:r w:rsidRPr="00E13D4C">
        <w:rPr>
          <w:b/>
          <w:i/>
        </w:rPr>
        <w:t>BQS_s</w:t>
      </w:r>
      <w:r>
        <w:rPr>
          <w:b/>
          <w:i/>
        </w:rPr>
        <w:t>cript/</w:t>
      </w:r>
      <w:r w:rsidRPr="00620FAE">
        <w:rPr>
          <w:b/>
          <w:i/>
        </w:rPr>
        <w:t>tools</w:t>
      </w:r>
      <w:r>
        <w:rPr>
          <w:b/>
          <w:i/>
        </w:rPr>
        <w:t>/</w:t>
      </w:r>
      <w:r w:rsidRPr="00620FAE">
        <w:rPr>
          <w:b/>
          <w:i/>
        </w:rPr>
        <w:t>suite_support</w:t>
      </w:r>
      <w:r>
        <w:rPr>
          <w:b/>
          <w:i/>
        </w:rPr>
        <w:t>/</w:t>
      </w:r>
      <w:r w:rsidRPr="00620FAE">
        <w:rPr>
          <w:b/>
          <w:i/>
        </w:rPr>
        <w:t>suite_support.py --suite-file=case_list.ini --suite-name=suite --process=3 --lattice --options=" --</w:t>
      </w:r>
      <w:r>
        <w:rPr>
          <w:b/>
          <w:i/>
        </w:rPr>
        <w:t xml:space="preserve">diamond=C:/lscc/diamond/3.2_x64 –sim-rtl </w:t>
      </w:r>
      <w:r w:rsidRPr="00DD1CB9">
        <w:rPr>
          <w:b/>
          <w:i/>
        </w:rPr>
        <w:t>--run-modelsim</w:t>
      </w:r>
      <w:r w:rsidRPr="00E453A2">
        <w:rPr>
          <w:b/>
          <w:i/>
        </w:rPr>
        <w:t>”</w:t>
      </w:r>
      <w:r w:rsidR="002450EB">
        <w:rPr>
          <w:b/>
          <w:i/>
        </w:rPr>
        <w:t>”</w:t>
      </w:r>
    </w:p>
    <w:p w:rsidR="00F67CC2" w:rsidRDefault="000647F0" w:rsidP="000647F0">
      <w:pPr>
        <w:pStyle w:val="Heading3"/>
      </w:pPr>
      <w:bookmarkStart w:id="1218" w:name="_Toc395885286"/>
      <w:r>
        <w:t>4.4.</w:t>
      </w:r>
      <w:r w:rsidR="00D94B5A">
        <w:t>3 Major options</w:t>
      </w:r>
      <w:bookmarkEnd w:id="1218"/>
    </w:p>
    <w:p w:rsidR="007A186D" w:rsidRDefault="007A186D" w:rsidP="007A186D">
      <w:r>
        <w:t>Here a list of major options for simulation flow use:</w:t>
      </w:r>
    </w:p>
    <w:p w:rsidR="00740FF1" w:rsidRDefault="00740FF1" w:rsidP="00740FF1">
      <w:pPr>
        <w:pStyle w:val="table"/>
      </w:pPr>
      <w:r>
        <w:t>Major options for simulation flow</w:t>
      </w:r>
    </w:p>
    <w:tbl>
      <w:tblPr>
        <w:tblW w:w="9351" w:type="dxa"/>
        <w:tblInd w:w="93" w:type="dxa"/>
        <w:tblLook w:val="04A0" w:firstRow="1" w:lastRow="0" w:firstColumn="1" w:lastColumn="0" w:noHBand="0" w:noVBand="1"/>
        <w:tblPrChange w:id="1219" w:author="Jason Wang" w:date="2014-08-15T16:44:00Z">
          <w:tblPr>
            <w:tblW w:w="9840" w:type="dxa"/>
            <w:tblInd w:w="93" w:type="dxa"/>
            <w:tblLook w:val="04A0" w:firstRow="1" w:lastRow="0" w:firstColumn="1" w:lastColumn="0" w:noHBand="0" w:noVBand="1"/>
          </w:tblPr>
        </w:tblPrChange>
      </w:tblPr>
      <w:tblGrid>
        <w:gridCol w:w="569"/>
        <w:gridCol w:w="2309"/>
        <w:gridCol w:w="2243"/>
        <w:gridCol w:w="4352"/>
        <w:tblGridChange w:id="1220">
          <w:tblGrid>
            <w:gridCol w:w="600"/>
            <w:gridCol w:w="2440"/>
            <w:gridCol w:w="2243"/>
            <w:gridCol w:w="4600"/>
          </w:tblGrid>
        </w:tblGridChange>
      </w:tblGrid>
      <w:tr w:rsidR="00104D31" w:rsidRPr="00104D31" w:rsidTr="00061E13">
        <w:trPr>
          <w:trHeight w:val="319"/>
          <w:trPrChange w:id="1221" w:author="Jason Wang" w:date="2014-08-15T16:44:00Z">
            <w:trPr>
              <w:trHeight w:val="315"/>
            </w:trPr>
          </w:trPrChange>
        </w:trPr>
        <w:tc>
          <w:tcPr>
            <w:tcW w:w="568" w:type="dxa"/>
            <w:tcBorders>
              <w:top w:val="single" w:sz="8" w:space="0" w:color="auto"/>
              <w:left w:val="single" w:sz="8" w:space="0" w:color="auto"/>
              <w:bottom w:val="single" w:sz="8" w:space="0" w:color="auto"/>
              <w:right w:val="single" w:sz="4" w:space="0" w:color="auto"/>
            </w:tcBorders>
            <w:shd w:val="clear" w:color="auto" w:fill="auto"/>
            <w:noWrap/>
            <w:vAlign w:val="bottom"/>
            <w:hideMark/>
            <w:tcPrChange w:id="1222" w:author="Jason Wang" w:date="2014-08-15T16:44:00Z">
              <w:tcPr>
                <w:tcW w:w="6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b/>
                <w:bCs/>
                <w:color w:val="000000"/>
              </w:rPr>
            </w:pPr>
            <w:r w:rsidRPr="00104D31">
              <w:rPr>
                <w:rFonts w:ascii="Calibri" w:eastAsia="Times New Roman" w:hAnsi="Calibri" w:cs="Calibri"/>
                <w:b/>
                <w:bCs/>
                <w:color w:val="000000"/>
              </w:rPr>
              <w:t>NO.</w:t>
            </w:r>
          </w:p>
        </w:tc>
        <w:tc>
          <w:tcPr>
            <w:tcW w:w="2309" w:type="dxa"/>
            <w:tcBorders>
              <w:top w:val="single" w:sz="8" w:space="0" w:color="auto"/>
              <w:left w:val="nil"/>
              <w:bottom w:val="single" w:sz="8" w:space="0" w:color="auto"/>
              <w:right w:val="single" w:sz="4" w:space="0" w:color="auto"/>
            </w:tcBorders>
            <w:shd w:val="clear" w:color="auto" w:fill="auto"/>
            <w:noWrap/>
            <w:vAlign w:val="bottom"/>
            <w:hideMark/>
            <w:tcPrChange w:id="1223" w:author="Jason Wang" w:date="2014-08-15T16:44:00Z">
              <w:tcPr>
                <w:tcW w:w="2440" w:type="dxa"/>
                <w:tcBorders>
                  <w:top w:val="single" w:sz="8" w:space="0" w:color="auto"/>
                  <w:left w:val="nil"/>
                  <w:bottom w:val="single" w:sz="8"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b/>
                <w:bCs/>
                <w:color w:val="000000"/>
              </w:rPr>
            </w:pPr>
            <w:r w:rsidRPr="00104D31">
              <w:rPr>
                <w:rFonts w:ascii="Calibri" w:eastAsia="Times New Roman" w:hAnsi="Calibri" w:cs="Calibri"/>
                <w:b/>
                <w:bCs/>
                <w:color w:val="000000"/>
              </w:rPr>
              <w:t>Option group</w:t>
            </w:r>
          </w:p>
        </w:tc>
        <w:tc>
          <w:tcPr>
            <w:tcW w:w="2122" w:type="dxa"/>
            <w:tcBorders>
              <w:top w:val="single" w:sz="8" w:space="0" w:color="auto"/>
              <w:left w:val="nil"/>
              <w:bottom w:val="single" w:sz="8" w:space="0" w:color="auto"/>
              <w:right w:val="single" w:sz="4" w:space="0" w:color="auto"/>
            </w:tcBorders>
            <w:shd w:val="clear" w:color="auto" w:fill="auto"/>
            <w:noWrap/>
            <w:vAlign w:val="bottom"/>
            <w:hideMark/>
            <w:tcPrChange w:id="1224" w:author="Jason Wang" w:date="2014-08-15T16:44:00Z">
              <w:tcPr>
                <w:tcW w:w="2200" w:type="dxa"/>
                <w:tcBorders>
                  <w:top w:val="single" w:sz="8" w:space="0" w:color="auto"/>
                  <w:left w:val="nil"/>
                  <w:bottom w:val="single" w:sz="8"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b/>
                <w:bCs/>
                <w:color w:val="000000"/>
              </w:rPr>
            </w:pPr>
            <w:r w:rsidRPr="00104D31">
              <w:rPr>
                <w:rFonts w:ascii="Calibri" w:eastAsia="Times New Roman" w:hAnsi="Calibri" w:cs="Calibri"/>
                <w:b/>
                <w:bCs/>
                <w:color w:val="000000"/>
              </w:rPr>
              <w:t>Option name</w:t>
            </w:r>
          </w:p>
        </w:tc>
        <w:tc>
          <w:tcPr>
            <w:tcW w:w="4352" w:type="dxa"/>
            <w:tcBorders>
              <w:top w:val="single" w:sz="8" w:space="0" w:color="auto"/>
              <w:left w:val="nil"/>
              <w:bottom w:val="single" w:sz="8" w:space="0" w:color="auto"/>
              <w:right w:val="single" w:sz="8" w:space="0" w:color="auto"/>
            </w:tcBorders>
            <w:shd w:val="clear" w:color="auto" w:fill="auto"/>
            <w:noWrap/>
            <w:vAlign w:val="bottom"/>
            <w:hideMark/>
            <w:tcPrChange w:id="1225" w:author="Jason Wang" w:date="2014-08-15T16:44:00Z">
              <w:tcPr>
                <w:tcW w:w="4600" w:type="dxa"/>
                <w:tcBorders>
                  <w:top w:val="single" w:sz="8" w:space="0" w:color="auto"/>
                  <w:left w:val="nil"/>
                  <w:bottom w:val="single" w:sz="8" w:space="0" w:color="auto"/>
                  <w:right w:val="single" w:sz="8" w:space="0" w:color="auto"/>
                </w:tcBorders>
                <w:shd w:val="clear" w:color="auto" w:fill="auto"/>
                <w:noWrap/>
                <w:vAlign w:val="bottom"/>
                <w:hideMark/>
              </w:tcPr>
            </w:tcPrChange>
          </w:tcPr>
          <w:p w:rsidR="00104D31" w:rsidRPr="00104D31" w:rsidRDefault="00270C1B" w:rsidP="00104D31">
            <w:pPr>
              <w:rPr>
                <w:rFonts w:ascii="Calibri" w:eastAsia="Times New Roman" w:hAnsi="Calibri" w:cs="Calibri"/>
                <w:b/>
                <w:bCs/>
                <w:color w:val="000000"/>
              </w:rPr>
            </w:pPr>
            <w:r>
              <w:rPr>
                <w:rFonts w:ascii="Calibri" w:eastAsia="Times New Roman" w:hAnsi="Calibri" w:cs="Calibri"/>
                <w:b/>
                <w:bCs/>
                <w:color w:val="000000"/>
              </w:rPr>
              <w:t>S</w:t>
            </w:r>
            <w:r w:rsidR="00104D31" w:rsidRPr="00104D31">
              <w:rPr>
                <w:rFonts w:ascii="Calibri" w:eastAsia="Times New Roman" w:hAnsi="Calibri" w:cs="Calibri"/>
                <w:b/>
                <w:bCs/>
                <w:color w:val="000000"/>
              </w:rPr>
              <w:t>pecification</w:t>
            </w:r>
          </w:p>
        </w:tc>
      </w:tr>
      <w:tr w:rsidR="00104D31" w:rsidRPr="00104D31" w:rsidTr="00061E13">
        <w:trPr>
          <w:trHeight w:val="304"/>
          <w:trPrChange w:id="1226"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227"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w:t>
            </w:r>
          </w:p>
        </w:tc>
        <w:tc>
          <w:tcPr>
            <w:tcW w:w="2309" w:type="dxa"/>
            <w:tcBorders>
              <w:top w:val="nil"/>
              <w:left w:val="nil"/>
              <w:bottom w:val="single" w:sz="4" w:space="0" w:color="auto"/>
              <w:right w:val="single" w:sz="4" w:space="0" w:color="auto"/>
            </w:tcBorders>
            <w:shd w:val="clear" w:color="auto" w:fill="auto"/>
            <w:noWrap/>
            <w:vAlign w:val="bottom"/>
            <w:hideMark/>
            <w:tcPrChange w:id="1228"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Public Options</w:t>
            </w:r>
          </w:p>
        </w:tc>
        <w:tc>
          <w:tcPr>
            <w:tcW w:w="2122" w:type="dxa"/>
            <w:tcBorders>
              <w:top w:val="nil"/>
              <w:left w:val="nil"/>
              <w:bottom w:val="single" w:sz="4" w:space="0" w:color="auto"/>
              <w:right w:val="single" w:sz="4" w:space="0" w:color="auto"/>
            </w:tcBorders>
            <w:shd w:val="clear" w:color="auto" w:fill="auto"/>
            <w:noWrap/>
            <w:vAlign w:val="bottom"/>
            <w:hideMark/>
            <w:tcPrChange w:id="1229"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--top-dir=TOP_DIR</w:t>
            </w:r>
          </w:p>
        </w:tc>
        <w:tc>
          <w:tcPr>
            <w:tcW w:w="4352" w:type="dxa"/>
            <w:tcBorders>
              <w:top w:val="nil"/>
              <w:left w:val="nil"/>
              <w:bottom w:val="single" w:sz="4" w:space="0" w:color="auto"/>
              <w:right w:val="single" w:sz="8" w:space="0" w:color="auto"/>
            </w:tcBorders>
            <w:shd w:val="clear" w:color="auto" w:fill="auto"/>
            <w:noWrap/>
            <w:vAlign w:val="bottom"/>
            <w:hideMark/>
            <w:tcPrChange w:id="1230"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the top source path name</w:t>
            </w:r>
          </w:p>
        </w:tc>
      </w:tr>
      <w:tr w:rsidR="00104D31" w:rsidRPr="00104D31" w:rsidTr="00061E13">
        <w:trPr>
          <w:trHeight w:val="304"/>
          <w:trPrChange w:id="1231"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232"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2</w:t>
            </w:r>
          </w:p>
        </w:tc>
        <w:tc>
          <w:tcPr>
            <w:tcW w:w="2309" w:type="dxa"/>
            <w:tcBorders>
              <w:top w:val="nil"/>
              <w:left w:val="nil"/>
              <w:bottom w:val="single" w:sz="4" w:space="0" w:color="auto"/>
              <w:right w:val="single" w:sz="4" w:space="0" w:color="auto"/>
            </w:tcBorders>
            <w:shd w:val="clear" w:color="auto" w:fill="auto"/>
            <w:noWrap/>
            <w:vAlign w:val="bottom"/>
            <w:hideMark/>
            <w:tcPrChange w:id="1233"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234"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--design=DESIGN</w:t>
            </w:r>
          </w:p>
        </w:tc>
        <w:tc>
          <w:tcPr>
            <w:tcW w:w="4352" w:type="dxa"/>
            <w:tcBorders>
              <w:top w:val="nil"/>
              <w:left w:val="nil"/>
              <w:bottom w:val="single" w:sz="4" w:space="0" w:color="auto"/>
              <w:right w:val="single" w:sz="8" w:space="0" w:color="auto"/>
            </w:tcBorders>
            <w:shd w:val="clear" w:color="auto" w:fill="auto"/>
            <w:noWrap/>
            <w:vAlign w:val="bottom"/>
            <w:hideMark/>
            <w:tcPrChange w:id="1235"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the design name</w:t>
            </w:r>
          </w:p>
        </w:tc>
      </w:tr>
      <w:tr w:rsidR="00104D31" w:rsidRPr="00104D31" w:rsidTr="00061E13">
        <w:trPr>
          <w:trHeight w:val="304"/>
          <w:trPrChange w:id="1236"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237"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3</w:t>
            </w:r>
          </w:p>
        </w:tc>
        <w:tc>
          <w:tcPr>
            <w:tcW w:w="2309" w:type="dxa"/>
            <w:tcBorders>
              <w:top w:val="nil"/>
              <w:left w:val="nil"/>
              <w:bottom w:val="single" w:sz="4" w:space="0" w:color="auto"/>
              <w:right w:val="single" w:sz="4" w:space="0" w:color="auto"/>
            </w:tcBorders>
            <w:shd w:val="clear" w:color="auto" w:fill="auto"/>
            <w:noWrap/>
            <w:vAlign w:val="bottom"/>
            <w:hideMark/>
            <w:tcPrChange w:id="1238"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239"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--job-dir=JOB_DIR</w:t>
            </w:r>
          </w:p>
        </w:tc>
        <w:tc>
          <w:tcPr>
            <w:tcW w:w="4352" w:type="dxa"/>
            <w:tcBorders>
              <w:top w:val="nil"/>
              <w:left w:val="nil"/>
              <w:bottom w:val="single" w:sz="4" w:space="0" w:color="auto"/>
              <w:right w:val="single" w:sz="8" w:space="0" w:color="auto"/>
            </w:tcBorders>
            <w:shd w:val="clear" w:color="auto" w:fill="auto"/>
            <w:noWrap/>
            <w:vAlign w:val="bottom"/>
            <w:hideMark/>
            <w:tcPrChange w:id="1240"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the job working path name</w:t>
            </w:r>
          </w:p>
        </w:tc>
      </w:tr>
      <w:tr w:rsidR="00104D31" w:rsidRPr="00104D31" w:rsidTr="00061E13">
        <w:trPr>
          <w:trHeight w:val="607"/>
          <w:trPrChange w:id="1241" w:author="Jason Wang" w:date="2014-08-15T16:44:00Z">
            <w:trPr>
              <w:trHeight w:val="6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242"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4</w:t>
            </w:r>
          </w:p>
        </w:tc>
        <w:tc>
          <w:tcPr>
            <w:tcW w:w="2309" w:type="dxa"/>
            <w:tcBorders>
              <w:top w:val="nil"/>
              <w:left w:val="nil"/>
              <w:bottom w:val="single" w:sz="4" w:space="0" w:color="auto"/>
              <w:right w:val="single" w:sz="4" w:space="0" w:color="auto"/>
            </w:tcBorders>
            <w:shd w:val="clear" w:color="auto" w:fill="auto"/>
            <w:noWrap/>
            <w:vAlign w:val="bottom"/>
            <w:hideMark/>
            <w:tcPrChange w:id="1243"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244"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--tag=TAG </w:t>
            </w:r>
          </w:p>
        </w:tc>
        <w:tc>
          <w:tcPr>
            <w:tcW w:w="4352" w:type="dxa"/>
            <w:tcBorders>
              <w:top w:val="nil"/>
              <w:left w:val="nil"/>
              <w:bottom w:val="single" w:sz="4" w:space="0" w:color="auto"/>
              <w:right w:val="single" w:sz="8" w:space="0" w:color="auto"/>
            </w:tcBorders>
            <w:shd w:val="clear" w:color="auto" w:fill="auto"/>
            <w:vAlign w:val="bottom"/>
            <w:hideMark/>
            <w:tcPrChange w:id="1245" w:author="Jason Wang" w:date="2014-08-15T16:44:00Z">
              <w:tcPr>
                <w:tcW w:w="4600" w:type="dxa"/>
                <w:tcBorders>
                  <w:top w:val="nil"/>
                  <w:left w:val="nil"/>
                  <w:bottom w:val="single" w:sz="4" w:space="0" w:color="auto"/>
                  <w:right w:val="single" w:sz="8" w:space="0" w:color="auto"/>
                </w:tcBorders>
                <w:shd w:val="clear" w:color="auto" w:fill="auto"/>
                <w:vAlign w:val="bottom"/>
                <w:hideMark/>
              </w:tcPr>
            </w:tcPrChange>
          </w:tcPr>
          <w:p w:rsidR="00104D31" w:rsidRPr="00104D31" w:rsidRDefault="00104D31" w:rsidP="00104D31">
            <w:pPr>
              <w:jc w:val="center"/>
              <w:rPr>
                <w:rFonts w:ascii="Calibri" w:eastAsia="Times New Roman" w:hAnsi="Calibri" w:cs="Calibri"/>
                <w:color w:val="000000"/>
              </w:rPr>
            </w:pPr>
            <w:r w:rsidRPr="00104D31">
              <w:rPr>
                <w:rFonts w:ascii="Calibri" w:eastAsia="Times New Roman" w:hAnsi="Calibri" w:cs="Calibri"/>
                <w:color w:val="000000"/>
              </w:rPr>
              <w:t>specify the job tag name, default is _scratch, which is created in the design job working path</w:t>
            </w:r>
          </w:p>
        </w:tc>
      </w:tr>
      <w:tr w:rsidR="00104D31" w:rsidRPr="00104D31" w:rsidTr="00061E13">
        <w:trPr>
          <w:trHeight w:val="304"/>
          <w:trPrChange w:id="1246"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247"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5</w:t>
            </w:r>
          </w:p>
        </w:tc>
        <w:tc>
          <w:tcPr>
            <w:tcW w:w="2309" w:type="dxa"/>
            <w:tcBorders>
              <w:top w:val="nil"/>
              <w:left w:val="nil"/>
              <w:bottom w:val="single" w:sz="4" w:space="0" w:color="auto"/>
              <w:right w:val="single" w:sz="4" w:space="0" w:color="auto"/>
            </w:tcBorders>
            <w:shd w:val="clear" w:color="auto" w:fill="auto"/>
            <w:noWrap/>
            <w:vAlign w:val="bottom"/>
            <w:hideMark/>
            <w:tcPrChange w:id="1248"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Diamond Options</w:t>
            </w:r>
          </w:p>
        </w:tc>
        <w:tc>
          <w:tcPr>
            <w:tcW w:w="2122" w:type="dxa"/>
            <w:tcBorders>
              <w:top w:val="nil"/>
              <w:left w:val="nil"/>
              <w:bottom w:val="single" w:sz="4" w:space="0" w:color="auto"/>
              <w:right w:val="single" w:sz="4" w:space="0" w:color="auto"/>
            </w:tcBorders>
            <w:shd w:val="clear" w:color="auto" w:fill="auto"/>
            <w:noWrap/>
            <w:vAlign w:val="bottom"/>
            <w:hideMark/>
            <w:tcPrChange w:id="1249"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-X, --x86</w:t>
            </w:r>
          </w:p>
        </w:tc>
        <w:tc>
          <w:tcPr>
            <w:tcW w:w="4352" w:type="dxa"/>
            <w:tcBorders>
              <w:top w:val="nil"/>
              <w:left w:val="nil"/>
              <w:bottom w:val="single" w:sz="4" w:space="0" w:color="auto"/>
              <w:right w:val="single" w:sz="8" w:space="0" w:color="auto"/>
            </w:tcBorders>
            <w:shd w:val="clear" w:color="auto" w:fill="auto"/>
            <w:noWrap/>
            <w:vAlign w:val="bottom"/>
            <w:hideMark/>
            <w:tcPrChange w:id="1250"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with x86 vendor tools</w:t>
            </w:r>
          </w:p>
        </w:tc>
      </w:tr>
      <w:tr w:rsidR="00104D31" w:rsidRPr="00104D31" w:rsidTr="00061E13">
        <w:trPr>
          <w:trHeight w:val="304"/>
          <w:trPrChange w:id="1251"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252"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6</w:t>
            </w:r>
          </w:p>
        </w:tc>
        <w:tc>
          <w:tcPr>
            <w:tcW w:w="2309" w:type="dxa"/>
            <w:tcBorders>
              <w:top w:val="nil"/>
              <w:left w:val="nil"/>
              <w:bottom w:val="single" w:sz="4" w:space="0" w:color="auto"/>
              <w:right w:val="single" w:sz="4" w:space="0" w:color="auto"/>
            </w:tcBorders>
            <w:shd w:val="clear" w:color="auto" w:fill="auto"/>
            <w:noWrap/>
            <w:vAlign w:val="bottom"/>
            <w:hideMark/>
            <w:tcPrChange w:id="1253"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Project Options</w:t>
            </w:r>
          </w:p>
        </w:tc>
        <w:tc>
          <w:tcPr>
            <w:tcW w:w="2122" w:type="dxa"/>
            <w:tcBorders>
              <w:top w:val="nil"/>
              <w:left w:val="nil"/>
              <w:bottom w:val="single" w:sz="4" w:space="0" w:color="auto"/>
              <w:right w:val="single" w:sz="4" w:space="0" w:color="auto"/>
            </w:tcBorders>
            <w:shd w:val="clear" w:color="auto" w:fill="auto"/>
            <w:noWrap/>
            <w:vAlign w:val="bottom"/>
            <w:hideMark/>
            <w:tcPrChange w:id="1254"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--devkit=DEVKIT</w:t>
            </w:r>
          </w:p>
        </w:tc>
        <w:tc>
          <w:tcPr>
            <w:tcW w:w="4352" w:type="dxa"/>
            <w:tcBorders>
              <w:top w:val="nil"/>
              <w:left w:val="nil"/>
              <w:bottom w:val="single" w:sz="4" w:space="0" w:color="auto"/>
              <w:right w:val="single" w:sz="8" w:space="0" w:color="auto"/>
            </w:tcBorders>
            <w:shd w:val="clear" w:color="auto" w:fill="auto"/>
            <w:noWrap/>
            <w:vAlign w:val="bottom"/>
            <w:hideMark/>
            <w:tcPrChange w:id="1255"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the devkit name</w:t>
            </w:r>
          </w:p>
        </w:tc>
      </w:tr>
      <w:tr w:rsidR="00104D31" w:rsidRPr="00104D31" w:rsidTr="00061E13">
        <w:trPr>
          <w:trHeight w:val="304"/>
          <w:trPrChange w:id="1256"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257"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7</w:t>
            </w:r>
          </w:p>
        </w:tc>
        <w:tc>
          <w:tcPr>
            <w:tcW w:w="2309" w:type="dxa"/>
            <w:tcBorders>
              <w:top w:val="nil"/>
              <w:left w:val="nil"/>
              <w:bottom w:val="single" w:sz="4" w:space="0" w:color="auto"/>
              <w:right w:val="single" w:sz="4" w:space="0" w:color="auto"/>
            </w:tcBorders>
            <w:shd w:val="clear" w:color="auto" w:fill="auto"/>
            <w:noWrap/>
            <w:vAlign w:val="bottom"/>
            <w:hideMark/>
            <w:tcPrChange w:id="1258"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259"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--synthesis=SYNTHESIS</w:t>
            </w:r>
          </w:p>
        </w:tc>
        <w:tc>
          <w:tcPr>
            <w:tcW w:w="4352" w:type="dxa"/>
            <w:tcBorders>
              <w:top w:val="nil"/>
              <w:left w:val="nil"/>
              <w:bottom w:val="single" w:sz="4" w:space="0" w:color="auto"/>
              <w:right w:val="single" w:sz="8" w:space="0" w:color="auto"/>
            </w:tcBorders>
            <w:shd w:val="clear" w:color="auto" w:fill="auto"/>
            <w:noWrap/>
            <w:vAlign w:val="bottom"/>
            <w:hideMark/>
            <w:tcPrChange w:id="1260"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synthesis name, else use default one</w:t>
            </w:r>
          </w:p>
        </w:tc>
      </w:tr>
      <w:tr w:rsidR="00104D31" w:rsidRPr="00104D31" w:rsidTr="00061E13">
        <w:trPr>
          <w:trHeight w:val="304"/>
          <w:trPrChange w:id="1261"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262"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8</w:t>
            </w:r>
          </w:p>
        </w:tc>
        <w:tc>
          <w:tcPr>
            <w:tcW w:w="2309" w:type="dxa"/>
            <w:tcBorders>
              <w:top w:val="nil"/>
              <w:left w:val="nil"/>
              <w:bottom w:val="single" w:sz="4" w:space="0" w:color="auto"/>
              <w:right w:val="single" w:sz="4" w:space="0" w:color="auto"/>
            </w:tcBorders>
            <w:shd w:val="clear" w:color="auto" w:fill="auto"/>
            <w:noWrap/>
            <w:vAlign w:val="bottom"/>
            <w:hideMark/>
            <w:tcPrChange w:id="1263"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Implementation Options</w:t>
            </w:r>
          </w:p>
        </w:tc>
        <w:tc>
          <w:tcPr>
            <w:tcW w:w="2122" w:type="dxa"/>
            <w:tcBorders>
              <w:top w:val="nil"/>
              <w:left w:val="nil"/>
              <w:bottom w:val="single" w:sz="4" w:space="0" w:color="auto"/>
              <w:right w:val="single" w:sz="4" w:space="0" w:color="auto"/>
            </w:tcBorders>
            <w:shd w:val="clear" w:color="auto" w:fill="auto"/>
            <w:noWrap/>
            <w:vAlign w:val="bottom"/>
            <w:hideMark/>
            <w:tcPrChange w:id="1264"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--pushbutton</w:t>
            </w:r>
          </w:p>
        </w:tc>
        <w:tc>
          <w:tcPr>
            <w:tcW w:w="4352" w:type="dxa"/>
            <w:tcBorders>
              <w:top w:val="nil"/>
              <w:left w:val="nil"/>
              <w:bottom w:val="single" w:sz="4" w:space="0" w:color="auto"/>
              <w:right w:val="single" w:sz="8" w:space="0" w:color="auto"/>
            </w:tcBorders>
            <w:shd w:val="clear" w:color="auto" w:fill="auto"/>
            <w:noWrap/>
            <w:vAlign w:val="bottom"/>
            <w:hideMark/>
            <w:tcPrChange w:id="1265"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default pushbutton flow, run till the par trace</w:t>
            </w:r>
          </w:p>
        </w:tc>
      </w:tr>
      <w:tr w:rsidR="00104D31" w:rsidRPr="00104D31" w:rsidTr="00061E13">
        <w:trPr>
          <w:trHeight w:val="304"/>
          <w:trPrChange w:id="1266"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267"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9</w:t>
            </w:r>
          </w:p>
        </w:tc>
        <w:tc>
          <w:tcPr>
            <w:tcW w:w="2309" w:type="dxa"/>
            <w:tcBorders>
              <w:top w:val="nil"/>
              <w:left w:val="nil"/>
              <w:bottom w:val="single" w:sz="4" w:space="0" w:color="auto"/>
              <w:right w:val="single" w:sz="4" w:space="0" w:color="auto"/>
            </w:tcBorders>
            <w:shd w:val="clear" w:color="auto" w:fill="auto"/>
            <w:noWrap/>
            <w:vAlign w:val="bottom"/>
            <w:hideMark/>
            <w:tcPrChange w:id="1268"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Simulation Options</w:t>
            </w:r>
          </w:p>
        </w:tc>
        <w:tc>
          <w:tcPr>
            <w:tcW w:w="2122" w:type="dxa"/>
            <w:tcBorders>
              <w:top w:val="nil"/>
              <w:left w:val="nil"/>
              <w:bottom w:val="single" w:sz="4" w:space="0" w:color="auto"/>
              <w:right w:val="single" w:sz="4" w:space="0" w:color="auto"/>
            </w:tcBorders>
            <w:shd w:val="clear" w:color="auto" w:fill="auto"/>
            <w:noWrap/>
            <w:vAlign w:val="bottom"/>
            <w:hideMark/>
            <w:tcPrChange w:id="1269"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--modelsim-path=</w:t>
            </w:r>
          </w:p>
        </w:tc>
        <w:tc>
          <w:tcPr>
            <w:tcW w:w="4352" w:type="dxa"/>
            <w:tcBorders>
              <w:top w:val="nil"/>
              <w:left w:val="nil"/>
              <w:bottom w:val="single" w:sz="4" w:space="0" w:color="auto"/>
              <w:right w:val="single" w:sz="8" w:space="0" w:color="auto"/>
            </w:tcBorders>
            <w:shd w:val="clear" w:color="auto" w:fill="auto"/>
            <w:noWrap/>
            <w:vAlign w:val="bottom"/>
            <w:hideMark/>
            <w:tcPrChange w:id="1270"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Modelsim install path</w:t>
            </w:r>
          </w:p>
        </w:tc>
      </w:tr>
      <w:tr w:rsidR="00104D31" w:rsidRPr="00104D31" w:rsidTr="00061E13">
        <w:trPr>
          <w:trHeight w:val="304"/>
          <w:trPrChange w:id="1271"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272"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10</w:t>
            </w:r>
          </w:p>
        </w:tc>
        <w:tc>
          <w:tcPr>
            <w:tcW w:w="2309" w:type="dxa"/>
            <w:tcBorders>
              <w:top w:val="nil"/>
              <w:left w:val="nil"/>
              <w:bottom w:val="single" w:sz="4" w:space="0" w:color="auto"/>
              <w:right w:val="single" w:sz="4" w:space="0" w:color="auto"/>
            </w:tcBorders>
            <w:shd w:val="clear" w:color="auto" w:fill="auto"/>
            <w:noWrap/>
            <w:vAlign w:val="bottom"/>
            <w:hideMark/>
            <w:tcPrChange w:id="1273"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274"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--questasim-path=</w:t>
            </w:r>
          </w:p>
        </w:tc>
        <w:tc>
          <w:tcPr>
            <w:tcW w:w="4352" w:type="dxa"/>
            <w:tcBorders>
              <w:top w:val="nil"/>
              <w:left w:val="nil"/>
              <w:bottom w:val="single" w:sz="4" w:space="0" w:color="auto"/>
              <w:right w:val="single" w:sz="8" w:space="0" w:color="auto"/>
            </w:tcBorders>
            <w:shd w:val="clear" w:color="auto" w:fill="auto"/>
            <w:noWrap/>
            <w:vAlign w:val="bottom"/>
            <w:hideMark/>
            <w:tcPrChange w:id="1275"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specify Questasim install path</w:t>
            </w:r>
          </w:p>
        </w:tc>
      </w:tr>
      <w:tr w:rsidR="00104D31" w:rsidRPr="00104D31" w:rsidTr="00061E13">
        <w:trPr>
          <w:trHeight w:val="304"/>
          <w:trPrChange w:id="1276"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277"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11</w:t>
            </w:r>
          </w:p>
        </w:tc>
        <w:tc>
          <w:tcPr>
            <w:tcW w:w="2309" w:type="dxa"/>
            <w:tcBorders>
              <w:top w:val="nil"/>
              <w:left w:val="nil"/>
              <w:bottom w:val="single" w:sz="4" w:space="0" w:color="auto"/>
              <w:right w:val="single" w:sz="4" w:space="0" w:color="auto"/>
            </w:tcBorders>
            <w:shd w:val="clear" w:color="auto" w:fill="auto"/>
            <w:noWrap/>
            <w:vAlign w:val="bottom"/>
            <w:hideMark/>
            <w:tcPrChange w:id="1278"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279"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--run-modelsim  </w:t>
            </w:r>
          </w:p>
        </w:tc>
        <w:tc>
          <w:tcPr>
            <w:tcW w:w="4352" w:type="dxa"/>
            <w:tcBorders>
              <w:top w:val="nil"/>
              <w:left w:val="nil"/>
              <w:bottom w:val="single" w:sz="4" w:space="0" w:color="auto"/>
              <w:right w:val="single" w:sz="8" w:space="0" w:color="auto"/>
            </w:tcBorders>
            <w:shd w:val="clear" w:color="auto" w:fill="auto"/>
            <w:noWrap/>
            <w:vAlign w:val="bottom"/>
            <w:hideMark/>
            <w:tcPrChange w:id="1280"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simulation with Modelsim</w:t>
            </w:r>
          </w:p>
        </w:tc>
      </w:tr>
      <w:tr w:rsidR="00104D31" w:rsidRPr="00104D31" w:rsidTr="00061E13">
        <w:trPr>
          <w:trHeight w:val="304"/>
          <w:trPrChange w:id="1281"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282"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12</w:t>
            </w:r>
          </w:p>
        </w:tc>
        <w:tc>
          <w:tcPr>
            <w:tcW w:w="2309" w:type="dxa"/>
            <w:tcBorders>
              <w:top w:val="nil"/>
              <w:left w:val="nil"/>
              <w:bottom w:val="single" w:sz="4" w:space="0" w:color="auto"/>
              <w:right w:val="single" w:sz="4" w:space="0" w:color="auto"/>
            </w:tcBorders>
            <w:shd w:val="clear" w:color="auto" w:fill="auto"/>
            <w:noWrap/>
            <w:vAlign w:val="bottom"/>
            <w:hideMark/>
            <w:tcPrChange w:id="1283"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284"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--run-questasim </w:t>
            </w:r>
          </w:p>
        </w:tc>
        <w:tc>
          <w:tcPr>
            <w:tcW w:w="4352" w:type="dxa"/>
            <w:tcBorders>
              <w:top w:val="nil"/>
              <w:left w:val="nil"/>
              <w:bottom w:val="single" w:sz="4" w:space="0" w:color="auto"/>
              <w:right w:val="single" w:sz="8" w:space="0" w:color="auto"/>
            </w:tcBorders>
            <w:shd w:val="clear" w:color="auto" w:fill="auto"/>
            <w:noWrap/>
            <w:vAlign w:val="bottom"/>
            <w:hideMark/>
            <w:tcPrChange w:id="1285"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simulation with Questasim</w:t>
            </w:r>
          </w:p>
        </w:tc>
      </w:tr>
      <w:tr w:rsidR="00104D31" w:rsidRPr="00104D31" w:rsidTr="00061E13">
        <w:trPr>
          <w:trHeight w:val="304"/>
          <w:trPrChange w:id="1286"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287"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13</w:t>
            </w:r>
          </w:p>
        </w:tc>
        <w:tc>
          <w:tcPr>
            <w:tcW w:w="2309" w:type="dxa"/>
            <w:tcBorders>
              <w:top w:val="nil"/>
              <w:left w:val="nil"/>
              <w:bottom w:val="single" w:sz="4" w:space="0" w:color="auto"/>
              <w:right w:val="single" w:sz="4" w:space="0" w:color="auto"/>
            </w:tcBorders>
            <w:shd w:val="clear" w:color="auto" w:fill="auto"/>
            <w:noWrap/>
            <w:vAlign w:val="bottom"/>
            <w:hideMark/>
            <w:tcPrChange w:id="1288"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289"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--sim-rtl       </w:t>
            </w:r>
          </w:p>
        </w:tc>
        <w:tc>
          <w:tcPr>
            <w:tcW w:w="4352" w:type="dxa"/>
            <w:tcBorders>
              <w:top w:val="nil"/>
              <w:left w:val="nil"/>
              <w:bottom w:val="single" w:sz="4" w:space="0" w:color="auto"/>
              <w:right w:val="single" w:sz="8" w:space="0" w:color="auto"/>
            </w:tcBorders>
            <w:shd w:val="clear" w:color="auto" w:fill="auto"/>
            <w:noWrap/>
            <w:vAlign w:val="bottom"/>
            <w:hideMark/>
            <w:tcPrChange w:id="1290"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rtl simulation</w:t>
            </w:r>
          </w:p>
        </w:tc>
      </w:tr>
      <w:tr w:rsidR="00104D31" w:rsidRPr="00104D31" w:rsidTr="00061E13">
        <w:trPr>
          <w:trHeight w:val="304"/>
          <w:trPrChange w:id="1291"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292"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14</w:t>
            </w:r>
          </w:p>
        </w:tc>
        <w:tc>
          <w:tcPr>
            <w:tcW w:w="2309" w:type="dxa"/>
            <w:tcBorders>
              <w:top w:val="nil"/>
              <w:left w:val="nil"/>
              <w:bottom w:val="single" w:sz="4" w:space="0" w:color="auto"/>
              <w:right w:val="single" w:sz="4" w:space="0" w:color="auto"/>
            </w:tcBorders>
            <w:shd w:val="clear" w:color="auto" w:fill="auto"/>
            <w:noWrap/>
            <w:vAlign w:val="bottom"/>
            <w:hideMark/>
            <w:tcPrChange w:id="1293"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294"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--sim-map-vhd   </w:t>
            </w:r>
          </w:p>
        </w:tc>
        <w:tc>
          <w:tcPr>
            <w:tcW w:w="4352" w:type="dxa"/>
            <w:tcBorders>
              <w:top w:val="nil"/>
              <w:left w:val="nil"/>
              <w:bottom w:val="single" w:sz="4" w:space="0" w:color="auto"/>
              <w:right w:val="single" w:sz="8" w:space="0" w:color="auto"/>
            </w:tcBorders>
            <w:shd w:val="clear" w:color="auto" w:fill="auto"/>
            <w:noWrap/>
            <w:vAlign w:val="bottom"/>
            <w:hideMark/>
            <w:tcPrChange w:id="1295"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MapVHDL simulation</w:t>
            </w:r>
          </w:p>
        </w:tc>
      </w:tr>
      <w:tr w:rsidR="00104D31" w:rsidRPr="00104D31" w:rsidTr="00061E13">
        <w:trPr>
          <w:trHeight w:val="304"/>
          <w:trPrChange w:id="1296"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297"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15</w:t>
            </w:r>
          </w:p>
        </w:tc>
        <w:tc>
          <w:tcPr>
            <w:tcW w:w="2309" w:type="dxa"/>
            <w:tcBorders>
              <w:top w:val="nil"/>
              <w:left w:val="nil"/>
              <w:bottom w:val="single" w:sz="4" w:space="0" w:color="auto"/>
              <w:right w:val="single" w:sz="4" w:space="0" w:color="auto"/>
            </w:tcBorders>
            <w:shd w:val="clear" w:color="auto" w:fill="auto"/>
            <w:noWrap/>
            <w:vAlign w:val="bottom"/>
            <w:hideMark/>
            <w:tcPrChange w:id="1298"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299"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--sim-map-vlg   </w:t>
            </w:r>
          </w:p>
        </w:tc>
        <w:tc>
          <w:tcPr>
            <w:tcW w:w="4352" w:type="dxa"/>
            <w:tcBorders>
              <w:top w:val="nil"/>
              <w:left w:val="nil"/>
              <w:bottom w:val="single" w:sz="4" w:space="0" w:color="auto"/>
              <w:right w:val="single" w:sz="8" w:space="0" w:color="auto"/>
            </w:tcBorders>
            <w:shd w:val="clear" w:color="auto" w:fill="auto"/>
            <w:noWrap/>
            <w:vAlign w:val="bottom"/>
            <w:hideMark/>
            <w:tcPrChange w:id="1300"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MapVerilog simulation</w:t>
            </w:r>
          </w:p>
        </w:tc>
      </w:tr>
      <w:tr w:rsidR="00104D31" w:rsidRPr="00104D31" w:rsidTr="00061E13">
        <w:trPr>
          <w:trHeight w:val="304"/>
          <w:trPrChange w:id="1301"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302"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16</w:t>
            </w:r>
          </w:p>
        </w:tc>
        <w:tc>
          <w:tcPr>
            <w:tcW w:w="2309" w:type="dxa"/>
            <w:tcBorders>
              <w:top w:val="nil"/>
              <w:left w:val="nil"/>
              <w:bottom w:val="single" w:sz="4" w:space="0" w:color="auto"/>
              <w:right w:val="single" w:sz="4" w:space="0" w:color="auto"/>
            </w:tcBorders>
            <w:shd w:val="clear" w:color="auto" w:fill="auto"/>
            <w:noWrap/>
            <w:vAlign w:val="bottom"/>
            <w:hideMark/>
            <w:tcPrChange w:id="1303"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304"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--sim-par-vhd   </w:t>
            </w:r>
          </w:p>
        </w:tc>
        <w:tc>
          <w:tcPr>
            <w:tcW w:w="4352" w:type="dxa"/>
            <w:tcBorders>
              <w:top w:val="nil"/>
              <w:left w:val="nil"/>
              <w:bottom w:val="single" w:sz="4" w:space="0" w:color="auto"/>
              <w:right w:val="single" w:sz="8" w:space="0" w:color="auto"/>
            </w:tcBorders>
            <w:shd w:val="clear" w:color="auto" w:fill="auto"/>
            <w:noWrap/>
            <w:vAlign w:val="bottom"/>
            <w:hideMark/>
            <w:tcPrChange w:id="1305"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ParVHDL simulation</w:t>
            </w:r>
          </w:p>
        </w:tc>
      </w:tr>
      <w:tr w:rsidR="00104D31" w:rsidRPr="00104D31" w:rsidTr="00061E13">
        <w:trPr>
          <w:trHeight w:val="304"/>
          <w:trPrChange w:id="1306" w:author="Jason Wang" w:date="2014-08-15T16:44:00Z">
            <w:trPr>
              <w:trHeight w:val="300"/>
            </w:trPr>
          </w:trPrChange>
        </w:trPr>
        <w:tc>
          <w:tcPr>
            <w:tcW w:w="568" w:type="dxa"/>
            <w:tcBorders>
              <w:top w:val="nil"/>
              <w:left w:val="single" w:sz="8" w:space="0" w:color="auto"/>
              <w:bottom w:val="single" w:sz="4" w:space="0" w:color="auto"/>
              <w:right w:val="single" w:sz="4" w:space="0" w:color="auto"/>
            </w:tcBorders>
            <w:shd w:val="clear" w:color="auto" w:fill="auto"/>
            <w:noWrap/>
            <w:vAlign w:val="bottom"/>
            <w:hideMark/>
            <w:tcPrChange w:id="1307" w:author="Jason Wang" w:date="2014-08-15T16:44:00Z">
              <w:tcPr>
                <w:tcW w:w="6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17</w:t>
            </w:r>
          </w:p>
        </w:tc>
        <w:tc>
          <w:tcPr>
            <w:tcW w:w="2309" w:type="dxa"/>
            <w:tcBorders>
              <w:top w:val="nil"/>
              <w:left w:val="nil"/>
              <w:bottom w:val="single" w:sz="4" w:space="0" w:color="auto"/>
              <w:right w:val="single" w:sz="4" w:space="0" w:color="auto"/>
            </w:tcBorders>
            <w:shd w:val="clear" w:color="auto" w:fill="auto"/>
            <w:noWrap/>
            <w:vAlign w:val="bottom"/>
            <w:hideMark/>
            <w:tcPrChange w:id="1308" w:author="Jason Wang" w:date="2014-08-15T16:44:00Z">
              <w:tcPr>
                <w:tcW w:w="244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4" w:space="0" w:color="auto"/>
              <w:right w:val="single" w:sz="4" w:space="0" w:color="auto"/>
            </w:tcBorders>
            <w:shd w:val="clear" w:color="auto" w:fill="auto"/>
            <w:noWrap/>
            <w:vAlign w:val="bottom"/>
            <w:hideMark/>
            <w:tcPrChange w:id="1309" w:author="Jason Wang" w:date="2014-08-15T16:44:00Z">
              <w:tcPr>
                <w:tcW w:w="2200" w:type="dxa"/>
                <w:tcBorders>
                  <w:top w:val="nil"/>
                  <w:left w:val="nil"/>
                  <w:bottom w:val="single" w:sz="4"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--sim-par-vlg   </w:t>
            </w:r>
          </w:p>
        </w:tc>
        <w:tc>
          <w:tcPr>
            <w:tcW w:w="4352" w:type="dxa"/>
            <w:tcBorders>
              <w:top w:val="nil"/>
              <w:left w:val="nil"/>
              <w:bottom w:val="single" w:sz="4" w:space="0" w:color="auto"/>
              <w:right w:val="single" w:sz="8" w:space="0" w:color="auto"/>
            </w:tcBorders>
            <w:shd w:val="clear" w:color="auto" w:fill="auto"/>
            <w:noWrap/>
            <w:vAlign w:val="bottom"/>
            <w:hideMark/>
            <w:tcPrChange w:id="1310" w:author="Jason Wang" w:date="2014-08-15T16:44:00Z">
              <w:tcPr>
                <w:tcW w:w="4600" w:type="dxa"/>
                <w:tcBorders>
                  <w:top w:val="nil"/>
                  <w:left w:val="nil"/>
                  <w:bottom w:val="single" w:sz="4"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PARVerilog simulation</w:t>
            </w:r>
          </w:p>
        </w:tc>
      </w:tr>
      <w:tr w:rsidR="00104D31" w:rsidRPr="00104D31" w:rsidTr="00061E13">
        <w:trPr>
          <w:trHeight w:val="319"/>
          <w:trPrChange w:id="1311" w:author="Jason Wang" w:date="2014-08-15T16:44:00Z">
            <w:trPr>
              <w:trHeight w:val="315"/>
            </w:trPr>
          </w:trPrChange>
        </w:trPr>
        <w:tc>
          <w:tcPr>
            <w:tcW w:w="568" w:type="dxa"/>
            <w:tcBorders>
              <w:top w:val="nil"/>
              <w:left w:val="single" w:sz="8" w:space="0" w:color="auto"/>
              <w:bottom w:val="single" w:sz="8" w:space="0" w:color="auto"/>
              <w:right w:val="single" w:sz="4" w:space="0" w:color="auto"/>
            </w:tcBorders>
            <w:shd w:val="clear" w:color="auto" w:fill="auto"/>
            <w:noWrap/>
            <w:vAlign w:val="bottom"/>
            <w:hideMark/>
            <w:tcPrChange w:id="1312" w:author="Jason Wang" w:date="2014-08-15T16:44:00Z">
              <w:tcPr>
                <w:tcW w:w="600" w:type="dxa"/>
                <w:tcBorders>
                  <w:top w:val="nil"/>
                  <w:left w:val="single" w:sz="8" w:space="0" w:color="auto"/>
                  <w:bottom w:val="single" w:sz="8" w:space="0" w:color="auto"/>
                  <w:right w:val="single" w:sz="4" w:space="0" w:color="auto"/>
                </w:tcBorders>
                <w:shd w:val="clear" w:color="auto" w:fill="auto"/>
                <w:noWrap/>
                <w:vAlign w:val="bottom"/>
                <w:hideMark/>
              </w:tcPr>
            </w:tcPrChange>
          </w:tcPr>
          <w:p w:rsidR="00104D31" w:rsidRPr="00104D31" w:rsidRDefault="00104D31" w:rsidP="00104D31">
            <w:pPr>
              <w:jc w:val="right"/>
              <w:rPr>
                <w:rFonts w:ascii="Calibri" w:eastAsia="Times New Roman" w:hAnsi="Calibri" w:cs="Calibri"/>
                <w:color w:val="000000"/>
              </w:rPr>
            </w:pPr>
            <w:r w:rsidRPr="00104D31">
              <w:rPr>
                <w:rFonts w:ascii="Calibri" w:eastAsia="Times New Roman" w:hAnsi="Calibri" w:cs="Calibri"/>
                <w:color w:val="000000"/>
              </w:rPr>
              <w:t>18</w:t>
            </w:r>
          </w:p>
        </w:tc>
        <w:tc>
          <w:tcPr>
            <w:tcW w:w="2309" w:type="dxa"/>
            <w:tcBorders>
              <w:top w:val="nil"/>
              <w:left w:val="nil"/>
              <w:bottom w:val="single" w:sz="8" w:space="0" w:color="auto"/>
              <w:right w:val="single" w:sz="4" w:space="0" w:color="auto"/>
            </w:tcBorders>
            <w:shd w:val="clear" w:color="auto" w:fill="auto"/>
            <w:noWrap/>
            <w:vAlign w:val="bottom"/>
            <w:hideMark/>
            <w:tcPrChange w:id="1313" w:author="Jason Wang" w:date="2014-08-15T16:44:00Z">
              <w:tcPr>
                <w:tcW w:w="2440" w:type="dxa"/>
                <w:tcBorders>
                  <w:top w:val="nil"/>
                  <w:left w:val="nil"/>
                  <w:bottom w:val="single" w:sz="8"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w:t>
            </w:r>
          </w:p>
        </w:tc>
        <w:tc>
          <w:tcPr>
            <w:tcW w:w="2122" w:type="dxa"/>
            <w:tcBorders>
              <w:top w:val="nil"/>
              <w:left w:val="nil"/>
              <w:bottom w:val="single" w:sz="8" w:space="0" w:color="auto"/>
              <w:right w:val="single" w:sz="4" w:space="0" w:color="auto"/>
            </w:tcBorders>
            <w:shd w:val="clear" w:color="auto" w:fill="auto"/>
            <w:noWrap/>
            <w:vAlign w:val="bottom"/>
            <w:hideMark/>
            <w:tcPrChange w:id="1314" w:author="Jason Wang" w:date="2014-08-15T16:44:00Z">
              <w:tcPr>
                <w:tcW w:w="2200" w:type="dxa"/>
                <w:tcBorders>
                  <w:top w:val="nil"/>
                  <w:left w:val="nil"/>
                  <w:bottom w:val="single" w:sz="8" w:space="0" w:color="auto"/>
                  <w:right w:val="single" w:sz="4"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 xml:space="preserve">--sim-all       </w:t>
            </w:r>
          </w:p>
        </w:tc>
        <w:tc>
          <w:tcPr>
            <w:tcW w:w="4352" w:type="dxa"/>
            <w:tcBorders>
              <w:top w:val="nil"/>
              <w:left w:val="nil"/>
              <w:bottom w:val="single" w:sz="8" w:space="0" w:color="auto"/>
              <w:right w:val="single" w:sz="8" w:space="0" w:color="auto"/>
            </w:tcBorders>
            <w:shd w:val="clear" w:color="auto" w:fill="auto"/>
            <w:noWrap/>
            <w:vAlign w:val="bottom"/>
            <w:hideMark/>
            <w:tcPrChange w:id="1315" w:author="Jason Wang" w:date="2014-08-15T16:44:00Z">
              <w:tcPr>
                <w:tcW w:w="4600" w:type="dxa"/>
                <w:tcBorders>
                  <w:top w:val="nil"/>
                  <w:left w:val="nil"/>
                  <w:bottom w:val="single" w:sz="8" w:space="0" w:color="auto"/>
                  <w:right w:val="single" w:sz="8" w:space="0" w:color="auto"/>
                </w:tcBorders>
                <w:shd w:val="clear" w:color="auto" w:fill="auto"/>
                <w:noWrap/>
                <w:vAlign w:val="bottom"/>
                <w:hideMark/>
              </w:tcPr>
            </w:tcPrChange>
          </w:tcPr>
          <w:p w:rsidR="00104D31" w:rsidRPr="00104D31" w:rsidRDefault="00104D31" w:rsidP="00104D31">
            <w:pPr>
              <w:rPr>
                <w:rFonts w:ascii="Calibri" w:eastAsia="Times New Roman" w:hAnsi="Calibri" w:cs="Calibri"/>
                <w:color w:val="000000"/>
              </w:rPr>
            </w:pPr>
            <w:r w:rsidRPr="00104D31">
              <w:rPr>
                <w:rFonts w:ascii="Calibri" w:eastAsia="Times New Roman" w:hAnsi="Calibri" w:cs="Calibri"/>
                <w:color w:val="000000"/>
              </w:rPr>
              <w:t>run all simulation flow</w:t>
            </w:r>
          </w:p>
        </w:tc>
      </w:tr>
    </w:tbl>
    <w:p w:rsidR="00D94B5A" w:rsidRPr="00D94B5A" w:rsidRDefault="00D94B5A" w:rsidP="00D94B5A">
      <w:pPr>
        <w:pStyle w:val="Heading3"/>
      </w:pPr>
      <w:bookmarkStart w:id="1316" w:name="_Toc395885287"/>
      <w:r>
        <w:t>4.4.4 Work flow</w:t>
      </w:r>
      <w:bookmarkEnd w:id="1316"/>
    </w:p>
    <w:p w:rsidR="000647F0" w:rsidRDefault="000647F0" w:rsidP="000647F0">
      <w:r>
        <w:t>Simulation flow will be launched when script find any simulation group options. Such as “—sim-rtl”, “—sim-map-vhd”…</w:t>
      </w:r>
    </w:p>
    <w:p w:rsidR="000647F0" w:rsidRDefault="000647F0" w:rsidP="000647F0">
      <w:r>
        <w:t>The detail simulation work flows and the relationship with Lattice main script work flow show in the following picture:</w:t>
      </w:r>
    </w:p>
    <w:p w:rsidR="000647F0" w:rsidRDefault="000647F0" w:rsidP="00F67CC2">
      <w:r>
        <w:object w:dxaOrig="13549" w:dyaOrig="9977">
          <v:shape id="_x0000_i1033" type="#_x0000_t75" style="width:415.5pt;height:305.25pt" o:ole="">
            <v:imagedata r:id="rId23" o:title=""/>
          </v:shape>
          <o:OLEObject Type="Embed" ProgID="Visio.Drawing.11" ShapeID="_x0000_i1033" DrawAspect="Content" ObjectID="_1664801927" r:id="rId24"/>
        </w:object>
      </w:r>
    </w:p>
    <w:p w:rsidR="000647F0" w:rsidRPr="00F67CC2" w:rsidRDefault="000647F0" w:rsidP="000647F0">
      <w:pPr>
        <w:pStyle w:val="figure"/>
      </w:pPr>
      <w:r>
        <w:t>Simulation work flow</w:t>
      </w:r>
    </w:p>
    <w:p w:rsidR="000647F0" w:rsidRDefault="000647F0" w:rsidP="000647F0">
      <w:r>
        <w:t>All red arrows in the picture above link the main script work flows (total 6 main flows for our script). Here we detailed the simulation flow which constructed by the following two subroutines:</w:t>
      </w:r>
    </w:p>
    <w:p w:rsidR="000647F0" w:rsidRDefault="000647F0" w:rsidP="00AD5519">
      <w:pPr>
        <w:pStyle w:val="ListParagraph"/>
        <w:numPr>
          <w:ilvl w:val="0"/>
          <w:numId w:val="29"/>
        </w:numPr>
      </w:pPr>
      <w:r>
        <w:t>Simulation source file prepare: Script need to get the simulation source files according with the simulation flow we specified in the run command line. For example, if we need run map Verilog simulation (with –sim-map-vlg in command line) this subroutine will search the location of map .vo file which was generated by implement flow.</w:t>
      </w:r>
    </w:p>
    <w:p w:rsidR="000647F0" w:rsidRDefault="000647F0" w:rsidP="00AD5519">
      <w:pPr>
        <w:pStyle w:val="ListParagraph"/>
        <w:numPr>
          <w:ilvl w:val="0"/>
          <w:numId w:val="29"/>
        </w:numPr>
      </w:pPr>
      <w:r>
        <w:t>Simulation run: as we show in the picture in this subroutine, script will first collect run information (including: test bench top module, simulation run time which we listed in info file). Secondly, script will generate the default macro (.do) file if user not specified a valid macro file. Finally, script will launch simulation to generate simulation output file for future use.</w:t>
      </w:r>
    </w:p>
    <w:p w:rsidR="000647F0" w:rsidRDefault="000647F0" w:rsidP="000647F0">
      <w:r>
        <w:t>*Note:</w:t>
      </w:r>
    </w:p>
    <w:p w:rsidR="000647F0" w:rsidRDefault="000647F0" w:rsidP="000647F0">
      <w:r>
        <w:t>We consider “Map vo output”, “Map vho output”,</w:t>
      </w:r>
      <w:r w:rsidRPr="00DA3B48">
        <w:t xml:space="preserve"> </w:t>
      </w:r>
      <w:r>
        <w:t>“Par vo output”,</w:t>
      </w:r>
      <w:r w:rsidRPr="00DA3B48">
        <w:t xml:space="preserve"> </w:t>
      </w:r>
      <w:r>
        <w:t xml:space="preserve">“Par vho output” (blocks show in figure1) as implementation flows, simulation flows only search these files for simulation run. As this strategy implementation flow will also </w:t>
      </w:r>
      <w:r w:rsidRPr="00DA3B48">
        <w:t>sensitive</w:t>
      </w:r>
      <w:r>
        <w:t xml:space="preserve"> for simulation flow options, such as “—sim-map-vlg”, and generate the output for simulation flow use.</w:t>
      </w:r>
    </w:p>
    <w:p w:rsidR="00A62AB4" w:rsidRDefault="00A62AB4" w:rsidP="00FD7405">
      <w:pPr>
        <w:pStyle w:val="Heading3"/>
      </w:pPr>
      <w:bookmarkStart w:id="1317" w:name="_Toc395885288"/>
      <w:r>
        <w:t>4.4.</w:t>
      </w:r>
      <w:r w:rsidR="00D94B5A">
        <w:t>5</w:t>
      </w:r>
      <w:r>
        <w:t xml:space="preserve"> </w:t>
      </w:r>
      <w:r w:rsidR="00633697">
        <w:t>S</w:t>
      </w:r>
      <w:r w:rsidR="00FD7405">
        <w:t>imulation flow</w:t>
      </w:r>
      <w:r w:rsidR="00633697">
        <w:t xml:space="preserve"> usage</w:t>
      </w:r>
      <w:bookmarkEnd w:id="1317"/>
    </w:p>
    <w:p w:rsidR="00FD7405" w:rsidRDefault="00FD7405" w:rsidP="00FD7405">
      <w:pPr>
        <w:pStyle w:val="Heading4"/>
      </w:pPr>
      <w:r>
        <w:t>4.4.</w:t>
      </w:r>
      <w:r w:rsidR="00D94B5A">
        <w:t>5</w:t>
      </w:r>
      <w:r>
        <w:t>.1 Environment setting</w:t>
      </w:r>
    </w:p>
    <w:p w:rsidR="00FD7405" w:rsidRPr="00FD7405" w:rsidRDefault="002318D7" w:rsidP="00FD7405">
      <w:r>
        <w:t>General setting: r</w:t>
      </w:r>
      <w:r w:rsidR="00FD7405">
        <w:t xml:space="preserve">efer to </w:t>
      </w:r>
      <w:hyperlink w:anchor="_3.1_Environment_setting" w:history="1">
        <w:r w:rsidR="00260677" w:rsidRPr="00260677">
          <w:rPr>
            <w:rStyle w:val="Hyperlink"/>
          </w:rPr>
          <w:t>chapter</w:t>
        </w:r>
        <w:r w:rsidR="00FD7405" w:rsidRPr="00FD7405">
          <w:rPr>
            <w:rStyle w:val="Hyperlink"/>
          </w:rPr>
          <w:t xml:space="preserve"> 3.1</w:t>
        </w:r>
      </w:hyperlink>
    </w:p>
    <w:p w:rsidR="00FD7405" w:rsidRDefault="00FD7405" w:rsidP="00FD7405">
      <w:pPr>
        <w:pStyle w:val="Heading4"/>
      </w:pPr>
      <w:r>
        <w:t>4.4.</w:t>
      </w:r>
      <w:r w:rsidR="00D94B5A">
        <w:t>5</w:t>
      </w:r>
      <w:r>
        <w:t>.2 Script initialization</w:t>
      </w:r>
    </w:p>
    <w:p w:rsidR="00FD7405" w:rsidRPr="00FD7405" w:rsidRDefault="002318D7" w:rsidP="00FD7405">
      <w:r>
        <w:t>General setting: r</w:t>
      </w:r>
      <w:r w:rsidR="00260677">
        <w:t>efer to</w:t>
      </w:r>
      <w:hyperlink w:anchor="_3.2_Script_initialization" w:history="1">
        <w:r w:rsidR="00260677" w:rsidRPr="00260677">
          <w:t xml:space="preserve"> </w:t>
        </w:r>
        <w:r w:rsidR="00260677" w:rsidRPr="00260677">
          <w:rPr>
            <w:rStyle w:val="Hyperlink"/>
          </w:rPr>
          <w:t>chapter</w:t>
        </w:r>
        <w:r w:rsidR="00FD7405" w:rsidRPr="00FD7405">
          <w:rPr>
            <w:rStyle w:val="Hyperlink"/>
          </w:rPr>
          <w:t xml:space="preserve"> 3.2</w:t>
        </w:r>
      </w:hyperlink>
    </w:p>
    <w:p w:rsidR="00FD7405" w:rsidRDefault="00FD7405" w:rsidP="00FD7405">
      <w:pPr>
        <w:pStyle w:val="Heading4"/>
      </w:pPr>
      <w:r>
        <w:t>4.4.</w:t>
      </w:r>
      <w:r w:rsidR="00D94B5A">
        <w:t>5</w:t>
      </w:r>
      <w:r>
        <w:t>.3 Test suite building</w:t>
      </w:r>
    </w:p>
    <w:p w:rsidR="00FD7405" w:rsidRDefault="002318D7" w:rsidP="000647F0">
      <w:r>
        <w:lastRenderedPageBreak/>
        <w:t>General setting: r</w:t>
      </w:r>
      <w:r w:rsidR="00FD7405">
        <w:t xml:space="preserve">efer to </w:t>
      </w:r>
      <w:hyperlink w:anchor="_3.3_Test_case" w:history="1">
        <w:r w:rsidR="00AC162B" w:rsidRPr="00AC162B">
          <w:rPr>
            <w:rStyle w:val="Hyperlink"/>
          </w:rPr>
          <w:t>chapter</w:t>
        </w:r>
        <w:r w:rsidR="00FD7405" w:rsidRPr="00FD7405">
          <w:rPr>
            <w:rStyle w:val="Hyperlink"/>
          </w:rPr>
          <w:t xml:space="preserve"> 3.3</w:t>
        </w:r>
      </w:hyperlink>
    </w:p>
    <w:p w:rsidR="000D7176" w:rsidRDefault="000D7176" w:rsidP="000D7176">
      <w:pPr>
        <w:pStyle w:val="Heading4"/>
      </w:pPr>
      <w:r>
        <w:t>4.4.5.4 Launch file writing</w:t>
      </w:r>
    </w:p>
    <w:p w:rsidR="000D7176" w:rsidRPr="000D7176" w:rsidRDefault="00A11A7F" w:rsidP="000D7176">
      <w:r>
        <w:t>General writing: refer to</w:t>
      </w:r>
      <w:hyperlink w:anchor="_3.7_Launch_file" w:history="1">
        <w:r w:rsidRPr="00A11A7F">
          <w:t xml:space="preserve"> </w:t>
        </w:r>
        <w:r w:rsidRPr="00A11A7F">
          <w:rPr>
            <w:rStyle w:val="Hyperlink"/>
          </w:rPr>
          <w:t>chapter</w:t>
        </w:r>
        <w:r w:rsidR="00907490" w:rsidRPr="00907490">
          <w:rPr>
            <w:rStyle w:val="Hyperlink"/>
          </w:rPr>
          <w:t xml:space="preserve"> 3.7</w:t>
        </w:r>
      </w:hyperlink>
    </w:p>
    <w:p w:rsidR="00FD7405" w:rsidRDefault="006925D3" w:rsidP="000647F0">
      <w:r>
        <w:t>For simulation flow, here are some details for simulation options writing:</w:t>
      </w:r>
    </w:p>
    <w:p w:rsidR="006925D3" w:rsidRDefault="006925D3" w:rsidP="006925D3">
      <w:r>
        <w:t>Currently we have the following simulation options:</w:t>
      </w:r>
    </w:p>
    <w:p w:rsidR="006925D3" w:rsidRPr="007100C8" w:rsidRDefault="006925D3" w:rsidP="00AD5519">
      <w:pPr>
        <w:pStyle w:val="ListParagraph"/>
        <w:numPr>
          <w:ilvl w:val="0"/>
          <w:numId w:val="30"/>
        </w:numPr>
      </w:pPr>
      <w:r>
        <w:t>--modelsim-path:</w:t>
      </w:r>
      <w:r>
        <w:tab/>
      </w:r>
      <w:r>
        <w:tab/>
      </w:r>
      <w:r w:rsidRPr="007100C8">
        <w:t>specify Modelsim install path</w:t>
      </w:r>
    </w:p>
    <w:p w:rsidR="006925D3" w:rsidRPr="007100C8" w:rsidRDefault="006925D3" w:rsidP="00AD5519">
      <w:pPr>
        <w:pStyle w:val="ListParagraph"/>
        <w:numPr>
          <w:ilvl w:val="0"/>
          <w:numId w:val="30"/>
        </w:numPr>
      </w:pPr>
      <w:r w:rsidRPr="007100C8">
        <w:t>--questasim-path</w:t>
      </w:r>
      <w:r>
        <w:t>:</w:t>
      </w:r>
      <w:r>
        <w:tab/>
      </w:r>
      <w:r>
        <w:tab/>
      </w:r>
      <w:r w:rsidRPr="007100C8">
        <w:t>specify Questasim install path</w:t>
      </w:r>
    </w:p>
    <w:p w:rsidR="006925D3" w:rsidRPr="007100C8" w:rsidRDefault="006925D3" w:rsidP="00AD5519">
      <w:pPr>
        <w:pStyle w:val="ListParagraph"/>
        <w:numPr>
          <w:ilvl w:val="0"/>
          <w:numId w:val="30"/>
        </w:numPr>
      </w:pPr>
      <w:r w:rsidRPr="007100C8">
        <w:t>--run-modelsim</w:t>
      </w:r>
      <w:r>
        <w:t>:</w:t>
      </w:r>
      <w:r>
        <w:tab/>
      </w:r>
      <w:r>
        <w:tab/>
      </w:r>
      <w:r w:rsidRPr="007100C8">
        <w:t>run simulation with Modelsim</w:t>
      </w:r>
    </w:p>
    <w:p w:rsidR="006925D3" w:rsidRPr="007100C8" w:rsidRDefault="006925D3" w:rsidP="00AD5519">
      <w:pPr>
        <w:pStyle w:val="ListParagraph"/>
        <w:numPr>
          <w:ilvl w:val="0"/>
          <w:numId w:val="30"/>
        </w:numPr>
      </w:pPr>
      <w:r w:rsidRPr="007100C8">
        <w:t>--run-questasim</w:t>
      </w:r>
      <w:r>
        <w:t>:</w:t>
      </w:r>
      <w:r>
        <w:tab/>
      </w:r>
      <w:r>
        <w:tab/>
      </w:r>
      <w:r w:rsidRPr="007100C8">
        <w:t>run simulation with Questasim</w:t>
      </w:r>
    </w:p>
    <w:p w:rsidR="006925D3" w:rsidRPr="007100C8" w:rsidRDefault="006925D3" w:rsidP="00AD5519">
      <w:pPr>
        <w:pStyle w:val="ListParagraph"/>
        <w:numPr>
          <w:ilvl w:val="0"/>
          <w:numId w:val="30"/>
        </w:numPr>
      </w:pPr>
      <w:r w:rsidRPr="007100C8">
        <w:t>--sim-rtl</w:t>
      </w:r>
      <w:r>
        <w:t>:</w:t>
      </w:r>
      <w:r>
        <w:tab/>
      </w:r>
      <w:r>
        <w:tab/>
      </w:r>
      <w:r>
        <w:tab/>
      </w:r>
      <w:r>
        <w:tab/>
      </w:r>
      <w:r w:rsidRPr="007100C8">
        <w:t>run rtl simulation</w:t>
      </w:r>
    </w:p>
    <w:p w:rsidR="006925D3" w:rsidRPr="007100C8" w:rsidRDefault="006925D3" w:rsidP="00AD5519">
      <w:pPr>
        <w:pStyle w:val="ListParagraph"/>
        <w:numPr>
          <w:ilvl w:val="0"/>
          <w:numId w:val="30"/>
        </w:numPr>
      </w:pPr>
      <w:r w:rsidRPr="007100C8">
        <w:t>--sim-map-vhd</w:t>
      </w:r>
      <w:r>
        <w:t>:</w:t>
      </w:r>
      <w:r>
        <w:tab/>
      </w:r>
      <w:r>
        <w:tab/>
      </w:r>
      <w:r w:rsidRPr="007100C8">
        <w:t>run MapVHDL simulation</w:t>
      </w:r>
    </w:p>
    <w:p w:rsidR="006925D3" w:rsidRPr="007100C8" w:rsidRDefault="006925D3" w:rsidP="00AD5519">
      <w:pPr>
        <w:pStyle w:val="ListParagraph"/>
        <w:numPr>
          <w:ilvl w:val="0"/>
          <w:numId w:val="30"/>
        </w:numPr>
      </w:pPr>
      <w:r w:rsidRPr="007100C8">
        <w:t>--sim-map-vlg</w:t>
      </w:r>
      <w:r>
        <w:t>:</w:t>
      </w:r>
      <w:r>
        <w:tab/>
      </w:r>
      <w:r>
        <w:tab/>
      </w:r>
      <w:r>
        <w:tab/>
      </w:r>
      <w:r w:rsidRPr="007100C8">
        <w:t>run MapVerilog simulation</w:t>
      </w:r>
    </w:p>
    <w:p w:rsidR="006925D3" w:rsidRPr="007100C8" w:rsidRDefault="006925D3" w:rsidP="00AD5519">
      <w:pPr>
        <w:pStyle w:val="ListParagraph"/>
        <w:numPr>
          <w:ilvl w:val="0"/>
          <w:numId w:val="30"/>
        </w:numPr>
      </w:pPr>
      <w:r w:rsidRPr="007100C8">
        <w:t>--sim-par-vhd</w:t>
      </w:r>
      <w:r>
        <w:t>:</w:t>
      </w:r>
      <w:r>
        <w:tab/>
      </w:r>
      <w:r>
        <w:tab/>
      </w:r>
      <w:r>
        <w:tab/>
      </w:r>
      <w:r w:rsidRPr="007100C8">
        <w:t>run ParVHDL simulation</w:t>
      </w:r>
    </w:p>
    <w:p w:rsidR="006925D3" w:rsidRPr="007100C8" w:rsidRDefault="006925D3" w:rsidP="00AD5519">
      <w:pPr>
        <w:pStyle w:val="ListParagraph"/>
        <w:numPr>
          <w:ilvl w:val="0"/>
          <w:numId w:val="30"/>
        </w:numPr>
      </w:pPr>
      <w:r w:rsidRPr="007100C8">
        <w:t>--sim-par-vlg</w:t>
      </w:r>
      <w:r>
        <w:t>:</w:t>
      </w:r>
      <w:r>
        <w:tab/>
      </w:r>
      <w:r>
        <w:tab/>
      </w:r>
      <w:r>
        <w:tab/>
      </w:r>
      <w:r w:rsidRPr="007100C8">
        <w:t>run PARVerilog simulation</w:t>
      </w:r>
    </w:p>
    <w:p w:rsidR="006925D3" w:rsidRDefault="006925D3" w:rsidP="00AD5519">
      <w:pPr>
        <w:pStyle w:val="ListParagraph"/>
        <w:numPr>
          <w:ilvl w:val="0"/>
          <w:numId w:val="30"/>
        </w:numPr>
      </w:pPr>
      <w:r w:rsidRPr="007100C8">
        <w:t>--sim-all</w:t>
      </w:r>
      <w:r>
        <w:t>:</w:t>
      </w:r>
      <w:r>
        <w:tab/>
      </w:r>
      <w:r>
        <w:tab/>
      </w:r>
      <w:r>
        <w:tab/>
      </w:r>
      <w:r>
        <w:tab/>
      </w:r>
      <w:r w:rsidRPr="007100C8">
        <w:t>run all simulation flow</w:t>
      </w:r>
    </w:p>
    <w:p w:rsidR="006925D3" w:rsidRDefault="006925D3" w:rsidP="006925D3">
      <w:r>
        <w:t>We can simply construct them into three groups:</w:t>
      </w:r>
    </w:p>
    <w:p w:rsidR="006925D3" w:rsidRDefault="006925D3" w:rsidP="00AD5519">
      <w:pPr>
        <w:pStyle w:val="ListParagraph"/>
        <w:numPr>
          <w:ilvl w:val="0"/>
          <w:numId w:val="31"/>
        </w:numPr>
      </w:pPr>
      <w:r>
        <w:t>Group1: option a, b</w:t>
      </w:r>
      <w:r>
        <w:tab/>
      </w:r>
      <w:r>
        <w:tab/>
        <w:t>simulation tools install path.</w:t>
      </w:r>
    </w:p>
    <w:p w:rsidR="006925D3" w:rsidRDefault="006925D3" w:rsidP="00AD5519">
      <w:pPr>
        <w:pStyle w:val="ListParagraph"/>
        <w:numPr>
          <w:ilvl w:val="0"/>
          <w:numId w:val="31"/>
        </w:numPr>
      </w:pPr>
      <w:r>
        <w:t>Group2: option c, d</w:t>
      </w:r>
      <w:r>
        <w:tab/>
      </w:r>
      <w:r>
        <w:tab/>
        <w:t>which simulation tool will be used for script running.</w:t>
      </w:r>
    </w:p>
    <w:p w:rsidR="006925D3" w:rsidRDefault="006925D3" w:rsidP="00AD5519">
      <w:pPr>
        <w:pStyle w:val="ListParagraph"/>
        <w:numPr>
          <w:ilvl w:val="0"/>
          <w:numId w:val="31"/>
        </w:numPr>
      </w:pPr>
      <w:r>
        <w:t>Group3: option e-j</w:t>
      </w:r>
      <w:r>
        <w:tab/>
      </w:r>
      <w:r>
        <w:tab/>
        <w:t>which simulation flow will be run.</w:t>
      </w:r>
    </w:p>
    <w:p w:rsidR="006925D3" w:rsidRDefault="006925D3" w:rsidP="006925D3">
      <w:r>
        <w:t>So the options for simulation section will be:</w:t>
      </w:r>
    </w:p>
    <w:p w:rsidR="006925D3" w:rsidRDefault="006925D3" w:rsidP="006925D3">
      <w:r>
        <w:t>“””&lt;Group1&gt; &lt;</w:t>
      </w:r>
      <w:r w:rsidRPr="00FE79C1">
        <w:t xml:space="preserve"> </w:t>
      </w:r>
      <w:r>
        <w:t>Group2&gt; &lt;</w:t>
      </w:r>
      <w:r w:rsidRPr="00FE79C1">
        <w:t xml:space="preserve"> </w:t>
      </w:r>
      <w:r>
        <w:t>Group3&gt;”””</w:t>
      </w:r>
    </w:p>
    <w:p w:rsidR="006925D3" w:rsidRDefault="006925D3" w:rsidP="00AD5519">
      <w:pPr>
        <w:pStyle w:val="ListParagraph"/>
        <w:numPr>
          <w:ilvl w:val="0"/>
          <w:numId w:val="32"/>
        </w:numPr>
      </w:pPr>
      <w:r>
        <w:t>&lt;Group 1&gt;:</w:t>
      </w:r>
    </w:p>
    <w:p w:rsidR="006925D3" w:rsidRDefault="006925D3" w:rsidP="006925D3">
      <w:pPr>
        <w:pStyle w:val="ListParagraph"/>
      </w:pPr>
      <w:r>
        <w:t>Simulation tools install path setting.</w:t>
      </w:r>
    </w:p>
    <w:p w:rsidR="006925D3" w:rsidRDefault="006925D3" w:rsidP="006925D3">
      <w:pPr>
        <w:pStyle w:val="ListParagraph"/>
      </w:pPr>
      <w:r>
        <w:t>If Active-HDL used: omit this group</w:t>
      </w:r>
    </w:p>
    <w:p w:rsidR="006925D3" w:rsidRDefault="006925D3" w:rsidP="006925D3">
      <w:pPr>
        <w:pStyle w:val="ListParagraph"/>
      </w:pPr>
      <w:r>
        <w:t xml:space="preserve">If ModelSIM used: “--modelsim-path” required (omit it after </w:t>
      </w:r>
      <w:r w:rsidRPr="006925D3">
        <w:t>Script initialization</w:t>
      </w:r>
      <w:r>
        <w:t>)</w:t>
      </w:r>
    </w:p>
    <w:p w:rsidR="006925D3" w:rsidRDefault="006925D3" w:rsidP="006925D3">
      <w:pPr>
        <w:pStyle w:val="ListParagraph"/>
      </w:pPr>
      <w:r>
        <w:t>If QuestaSIM used: “</w:t>
      </w:r>
      <w:r w:rsidRPr="007743C7">
        <w:t>--questasim-path</w:t>
      </w:r>
      <w:r>
        <w:t xml:space="preserve">” required (omit it after </w:t>
      </w:r>
      <w:r w:rsidRPr="006925D3">
        <w:t>Script initialization</w:t>
      </w:r>
      <w:r>
        <w:t>)</w:t>
      </w:r>
    </w:p>
    <w:p w:rsidR="006925D3" w:rsidRDefault="006925D3" w:rsidP="00AD5519">
      <w:pPr>
        <w:pStyle w:val="ListParagraph"/>
        <w:numPr>
          <w:ilvl w:val="0"/>
          <w:numId w:val="32"/>
        </w:numPr>
      </w:pPr>
      <w:r>
        <w:t>&lt;</w:t>
      </w:r>
      <w:r w:rsidRPr="00FE79C1">
        <w:t xml:space="preserve"> </w:t>
      </w:r>
      <w:r>
        <w:t>Group2&gt;:</w:t>
      </w:r>
    </w:p>
    <w:p w:rsidR="006925D3" w:rsidRDefault="006925D3" w:rsidP="006925D3">
      <w:pPr>
        <w:pStyle w:val="ListParagraph"/>
      </w:pPr>
      <w:r>
        <w:t>Decide which simulation tool will be used.</w:t>
      </w:r>
    </w:p>
    <w:p w:rsidR="006925D3" w:rsidRDefault="006925D3" w:rsidP="006925D3">
      <w:pPr>
        <w:pStyle w:val="ListParagraph"/>
      </w:pPr>
      <w:r>
        <w:t>If Active-HDL used: omit this group</w:t>
      </w:r>
    </w:p>
    <w:p w:rsidR="006925D3" w:rsidRDefault="006925D3" w:rsidP="006925D3">
      <w:pPr>
        <w:pStyle w:val="ListParagraph"/>
      </w:pPr>
      <w:r>
        <w:t>If ModelSIM used: “—run-modelsim” required</w:t>
      </w:r>
    </w:p>
    <w:p w:rsidR="006925D3" w:rsidRDefault="006925D3" w:rsidP="006925D3">
      <w:pPr>
        <w:pStyle w:val="ListParagraph"/>
      </w:pPr>
      <w:r>
        <w:t>If QuestaSIM used: “—run-questasim” required</w:t>
      </w:r>
    </w:p>
    <w:p w:rsidR="006925D3" w:rsidRDefault="006925D3" w:rsidP="00AD5519">
      <w:pPr>
        <w:pStyle w:val="ListParagraph"/>
        <w:numPr>
          <w:ilvl w:val="0"/>
          <w:numId w:val="32"/>
        </w:numPr>
      </w:pPr>
      <w:r>
        <w:t>&lt;</w:t>
      </w:r>
      <w:r w:rsidRPr="00FE79C1">
        <w:t xml:space="preserve"> </w:t>
      </w:r>
      <w:r>
        <w:t>Group3&gt;:</w:t>
      </w:r>
    </w:p>
    <w:p w:rsidR="006925D3" w:rsidRDefault="006925D3" w:rsidP="006925D3">
      <w:pPr>
        <w:pStyle w:val="ListParagraph"/>
      </w:pPr>
      <w:r>
        <w:t>Decide which simulation flow will be run.</w:t>
      </w:r>
    </w:p>
    <w:p w:rsidR="006925D3" w:rsidRDefault="006925D3" w:rsidP="006925D3">
      <w:pPr>
        <w:pStyle w:val="ListParagraph"/>
        <w:rPr>
          <w:rFonts w:ascii="Arial" w:hAnsi="Arial" w:cs="Arial"/>
          <w:b/>
          <w:bCs/>
          <w:color w:val="333333"/>
          <w:shd w:val="clear" w:color="auto" w:fill="FFFFF2"/>
        </w:rPr>
      </w:pPr>
      <w:r>
        <w:t xml:space="preserve">These options can be </w:t>
      </w:r>
      <w:r w:rsidRPr="000D2075">
        <w:t>accumulate</w:t>
      </w:r>
      <w:r>
        <w:t>d except “—sim-all” which means the sum of others options. This means you need one more option when you need do one more simulation flow.</w:t>
      </w:r>
      <w:r>
        <w:rPr>
          <w:rFonts w:ascii="Arial" w:hAnsi="Arial" w:cs="Arial"/>
          <w:b/>
          <w:bCs/>
          <w:color w:val="333333"/>
          <w:shd w:val="clear" w:color="auto" w:fill="FFFFF2"/>
        </w:rPr>
        <w:t> </w:t>
      </w:r>
    </w:p>
    <w:p w:rsidR="006925D3" w:rsidRDefault="006925D3" w:rsidP="006925D3">
      <w:pPr>
        <w:pStyle w:val="ListParagraph"/>
      </w:pPr>
      <w:r w:rsidRPr="000D2075">
        <w:t>If we</w:t>
      </w:r>
      <w:r>
        <w:t xml:space="preserve"> need run RTL simulation, option is: --sim-rtl</w:t>
      </w:r>
    </w:p>
    <w:p w:rsidR="006925D3" w:rsidRDefault="006925D3" w:rsidP="006925D3">
      <w:pPr>
        <w:pStyle w:val="ListParagraph"/>
      </w:pPr>
      <w:r>
        <w:t>If we need RTL and MAP Verilog, options are: --sim-rtl –sim-map-vlg</w:t>
      </w:r>
    </w:p>
    <w:p w:rsidR="006925D3" w:rsidRDefault="006925D3" w:rsidP="006925D3">
      <w:pPr>
        <w:pStyle w:val="ListParagraph"/>
      </w:pPr>
      <w:r>
        <w:t>If we need MAP Verilog and PAR Verilog, options are: –sim-map-vlg –sim-par-vlg</w:t>
      </w:r>
    </w:p>
    <w:p w:rsidR="006925D3" w:rsidRPr="000D2075" w:rsidRDefault="006925D3" w:rsidP="006925D3">
      <w:pPr>
        <w:pStyle w:val="ListParagraph"/>
      </w:pPr>
      <w:r>
        <w:t>If we need run all simulation flow, options can simply like: --sim-all</w:t>
      </w:r>
    </w:p>
    <w:p w:rsidR="0025030E" w:rsidRDefault="0000641C" w:rsidP="0000641C">
      <w:pPr>
        <w:pStyle w:val="Heading4"/>
      </w:pPr>
      <w:r>
        <w:t>4.4.5.5 Launch test suite</w:t>
      </w:r>
    </w:p>
    <w:p w:rsidR="0000641C" w:rsidRPr="00FD7405" w:rsidRDefault="00D30946" w:rsidP="0000641C">
      <w:r>
        <w:t>General launch: refer to</w:t>
      </w:r>
      <w:hyperlink w:anchor="_3.8_Launch_test" w:history="1">
        <w:r w:rsidRPr="00D30946">
          <w:t xml:space="preserve"> </w:t>
        </w:r>
        <w:r w:rsidRPr="00D30946">
          <w:rPr>
            <w:rStyle w:val="Hyperlink"/>
          </w:rPr>
          <w:t>chapter</w:t>
        </w:r>
        <w:r w:rsidR="0000641C" w:rsidRPr="0000641C">
          <w:rPr>
            <w:rStyle w:val="Hyperlink"/>
          </w:rPr>
          <w:t xml:space="preserve"> 3.8</w:t>
        </w:r>
      </w:hyperlink>
    </w:p>
    <w:p w:rsidR="0000641C" w:rsidRDefault="0000641C" w:rsidP="0000641C">
      <w:pPr>
        <w:pStyle w:val="Heading4"/>
      </w:pPr>
      <w:bookmarkStart w:id="1318" w:name="_4.4.5.6_Result_check"/>
      <w:bookmarkEnd w:id="1318"/>
      <w:r>
        <w:t>4.4.5.6 Result check</w:t>
      </w:r>
    </w:p>
    <w:p w:rsidR="0000641C" w:rsidRPr="00FD7405" w:rsidRDefault="0000641C" w:rsidP="0000641C">
      <w:r>
        <w:t xml:space="preserve">General check: refer to </w:t>
      </w:r>
      <w:hyperlink w:anchor="_3.9_Result_check" w:history="1">
        <w:r w:rsidR="00D30946" w:rsidRPr="00D30946">
          <w:rPr>
            <w:rStyle w:val="Hyperlink"/>
          </w:rPr>
          <w:t>chapter</w:t>
        </w:r>
        <w:r w:rsidRPr="0000641C">
          <w:rPr>
            <w:rStyle w:val="Hyperlink"/>
          </w:rPr>
          <w:t xml:space="preserve"> 3.9</w:t>
        </w:r>
      </w:hyperlink>
    </w:p>
    <w:p w:rsidR="00C75CFC" w:rsidRDefault="00C75CFC" w:rsidP="00C75CFC">
      <w:r>
        <w:t>For simulation flow, here are some details for simulation result checking:</w:t>
      </w:r>
    </w:p>
    <w:p w:rsidR="00E65D97" w:rsidRDefault="00B252C4" w:rsidP="005C4F3A">
      <w:pPr>
        <w:pStyle w:val="Heading5"/>
      </w:pPr>
      <w:r>
        <w:t xml:space="preserve">4.4.5.6.1 </w:t>
      </w:r>
      <w:r w:rsidRPr="00B252C4">
        <w:t>Where is the simulation result</w:t>
      </w:r>
    </w:p>
    <w:p w:rsidR="00B252C4" w:rsidRDefault="00B252C4" w:rsidP="00B252C4">
      <w:r>
        <w:lastRenderedPageBreak/>
        <w:t>Simulation result location will depends on your command line options, the key options are list here:</w:t>
      </w:r>
    </w:p>
    <w:p w:rsidR="00B252C4" w:rsidRDefault="00B252C4" w:rsidP="00AD5519">
      <w:pPr>
        <w:pStyle w:val="ListParagraph"/>
        <w:numPr>
          <w:ilvl w:val="0"/>
          <w:numId w:val="24"/>
        </w:numPr>
      </w:pPr>
      <w:r>
        <w:t>–job-dir</w:t>
      </w:r>
      <w:r>
        <w:tab/>
      </w:r>
      <w:r>
        <w:tab/>
      </w:r>
      <w:r>
        <w:tab/>
      </w:r>
      <w:r>
        <w:tab/>
      </w:r>
      <w:r>
        <w:tab/>
      </w:r>
      <w:r>
        <w:tab/>
        <w:t>--default value is same as –top-dir option</w:t>
      </w:r>
      <w:r>
        <w:tab/>
      </w:r>
    </w:p>
    <w:p w:rsidR="00B252C4" w:rsidRDefault="00B252C4" w:rsidP="00AD5519">
      <w:pPr>
        <w:pStyle w:val="ListParagraph"/>
        <w:numPr>
          <w:ilvl w:val="0"/>
          <w:numId w:val="24"/>
        </w:numPr>
      </w:pPr>
      <w:r>
        <w:t>--design</w:t>
      </w:r>
    </w:p>
    <w:p w:rsidR="00B252C4" w:rsidRDefault="00B252C4" w:rsidP="00AD5519">
      <w:pPr>
        <w:pStyle w:val="ListParagraph"/>
        <w:numPr>
          <w:ilvl w:val="0"/>
          <w:numId w:val="24"/>
        </w:numPr>
      </w:pPr>
      <w:r>
        <w:t>–tag</w:t>
      </w:r>
      <w:r>
        <w:tab/>
      </w:r>
      <w:r>
        <w:tab/>
      </w:r>
      <w:r>
        <w:tab/>
      </w:r>
      <w:r>
        <w:tab/>
      </w:r>
      <w:r>
        <w:tab/>
      </w:r>
      <w:r>
        <w:tab/>
      </w:r>
      <w:r>
        <w:tab/>
        <w:t>--default value is “_scratch”</w:t>
      </w:r>
    </w:p>
    <w:p w:rsidR="00B252C4" w:rsidRPr="00B37D6F" w:rsidRDefault="00B252C4" w:rsidP="00AD5519">
      <w:pPr>
        <w:pStyle w:val="ListParagraph"/>
        <w:numPr>
          <w:ilvl w:val="0"/>
          <w:numId w:val="24"/>
        </w:numPr>
      </w:pPr>
      <w:r>
        <w:t>&lt;simulation flow options&gt;</w:t>
      </w:r>
    </w:p>
    <w:p w:rsidR="00B252C4" w:rsidRDefault="00B252C4" w:rsidP="00B252C4">
      <w:r>
        <w:t>For item 4 simulation flow options means:</w:t>
      </w:r>
    </w:p>
    <w:p w:rsidR="00B252C4" w:rsidRDefault="00B252C4" w:rsidP="00B252C4">
      <w:pPr>
        <w:pStyle w:val="table"/>
      </w:pPr>
      <w:r>
        <w:t>Folder name for every simulation flow options</w:t>
      </w:r>
    </w:p>
    <w:tbl>
      <w:tblPr>
        <w:tblW w:w="6560" w:type="dxa"/>
        <w:jc w:val="center"/>
        <w:tblLook w:val="04A0" w:firstRow="1" w:lastRow="0" w:firstColumn="1" w:lastColumn="0" w:noHBand="0" w:noVBand="1"/>
      </w:tblPr>
      <w:tblGrid>
        <w:gridCol w:w="1120"/>
        <w:gridCol w:w="2820"/>
        <w:gridCol w:w="2620"/>
      </w:tblGrid>
      <w:tr w:rsidR="00B252C4" w:rsidRPr="00DC2424" w:rsidTr="00FB470C">
        <w:trPr>
          <w:trHeight w:val="300"/>
          <w:jc w:val="center"/>
        </w:trPr>
        <w:tc>
          <w:tcPr>
            <w:tcW w:w="11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B252C4" w:rsidRPr="00DC2424" w:rsidRDefault="00B252C4" w:rsidP="00B252C4">
            <w:r w:rsidRPr="00DC2424">
              <w:t>NO.</w:t>
            </w:r>
          </w:p>
        </w:tc>
        <w:tc>
          <w:tcPr>
            <w:tcW w:w="2820" w:type="dxa"/>
            <w:tcBorders>
              <w:top w:val="single" w:sz="8" w:space="0" w:color="auto"/>
              <w:left w:val="nil"/>
              <w:bottom w:val="single" w:sz="4" w:space="0" w:color="auto"/>
              <w:right w:val="single" w:sz="4" w:space="0" w:color="auto"/>
            </w:tcBorders>
            <w:shd w:val="clear" w:color="auto" w:fill="auto"/>
            <w:noWrap/>
            <w:vAlign w:val="bottom"/>
            <w:hideMark/>
          </w:tcPr>
          <w:p w:rsidR="00B252C4" w:rsidRPr="00DC2424" w:rsidRDefault="00B252C4" w:rsidP="00B252C4">
            <w:r w:rsidRPr="00DC2424">
              <w:t>Option Name</w:t>
            </w:r>
          </w:p>
        </w:tc>
        <w:tc>
          <w:tcPr>
            <w:tcW w:w="2620" w:type="dxa"/>
            <w:tcBorders>
              <w:top w:val="single" w:sz="8" w:space="0" w:color="auto"/>
              <w:left w:val="nil"/>
              <w:bottom w:val="single" w:sz="4" w:space="0" w:color="auto"/>
              <w:right w:val="single" w:sz="8" w:space="0" w:color="auto"/>
            </w:tcBorders>
            <w:shd w:val="clear" w:color="auto" w:fill="auto"/>
            <w:noWrap/>
            <w:vAlign w:val="bottom"/>
            <w:hideMark/>
          </w:tcPr>
          <w:p w:rsidR="00B252C4" w:rsidRPr="00DC2424" w:rsidRDefault="00B252C4" w:rsidP="00B252C4">
            <w:r w:rsidRPr="00DC2424">
              <w:t>Generate Name</w:t>
            </w:r>
          </w:p>
        </w:tc>
      </w:tr>
      <w:tr w:rsidR="00B252C4" w:rsidRPr="00DC2424" w:rsidTr="00FB470C">
        <w:trPr>
          <w:trHeight w:val="300"/>
          <w:jc w:val="center"/>
        </w:trPr>
        <w:tc>
          <w:tcPr>
            <w:tcW w:w="1120" w:type="dxa"/>
            <w:tcBorders>
              <w:top w:val="nil"/>
              <w:left w:val="single" w:sz="8" w:space="0" w:color="auto"/>
              <w:bottom w:val="single" w:sz="4" w:space="0" w:color="auto"/>
              <w:right w:val="single" w:sz="4" w:space="0" w:color="auto"/>
            </w:tcBorders>
            <w:shd w:val="clear" w:color="auto" w:fill="auto"/>
            <w:noWrap/>
            <w:vAlign w:val="bottom"/>
            <w:hideMark/>
          </w:tcPr>
          <w:p w:rsidR="00B252C4" w:rsidRPr="00DC2424" w:rsidRDefault="00B252C4" w:rsidP="00B252C4">
            <w:r w:rsidRPr="00DC2424">
              <w:t>1</w:t>
            </w:r>
          </w:p>
        </w:tc>
        <w:tc>
          <w:tcPr>
            <w:tcW w:w="2820" w:type="dxa"/>
            <w:tcBorders>
              <w:top w:val="nil"/>
              <w:left w:val="nil"/>
              <w:bottom w:val="single" w:sz="4" w:space="0" w:color="auto"/>
              <w:right w:val="single" w:sz="4" w:space="0" w:color="auto"/>
            </w:tcBorders>
            <w:shd w:val="clear" w:color="auto" w:fill="auto"/>
            <w:noWrap/>
            <w:vAlign w:val="bottom"/>
            <w:hideMark/>
          </w:tcPr>
          <w:p w:rsidR="00B252C4" w:rsidRPr="00DC2424" w:rsidRDefault="00B252C4" w:rsidP="00B252C4">
            <w:r w:rsidRPr="00DC2424">
              <w:t>--sim-rtl</w:t>
            </w:r>
          </w:p>
        </w:tc>
        <w:tc>
          <w:tcPr>
            <w:tcW w:w="2620" w:type="dxa"/>
            <w:tcBorders>
              <w:top w:val="nil"/>
              <w:left w:val="nil"/>
              <w:bottom w:val="single" w:sz="4" w:space="0" w:color="auto"/>
              <w:right w:val="single" w:sz="8" w:space="0" w:color="auto"/>
            </w:tcBorders>
            <w:shd w:val="clear" w:color="auto" w:fill="auto"/>
            <w:noWrap/>
            <w:vAlign w:val="bottom"/>
            <w:hideMark/>
          </w:tcPr>
          <w:p w:rsidR="00B252C4" w:rsidRPr="00DC2424" w:rsidRDefault="00B252C4" w:rsidP="00B252C4">
            <w:r w:rsidRPr="00DC2424">
              <w:t>sim_rtl</w:t>
            </w:r>
          </w:p>
        </w:tc>
      </w:tr>
      <w:tr w:rsidR="00B252C4" w:rsidRPr="00DC2424" w:rsidTr="00FB470C">
        <w:trPr>
          <w:trHeight w:val="300"/>
          <w:jc w:val="center"/>
        </w:trPr>
        <w:tc>
          <w:tcPr>
            <w:tcW w:w="1120" w:type="dxa"/>
            <w:tcBorders>
              <w:top w:val="nil"/>
              <w:left w:val="single" w:sz="8" w:space="0" w:color="auto"/>
              <w:bottom w:val="single" w:sz="4" w:space="0" w:color="auto"/>
              <w:right w:val="single" w:sz="4" w:space="0" w:color="auto"/>
            </w:tcBorders>
            <w:shd w:val="clear" w:color="auto" w:fill="auto"/>
            <w:noWrap/>
            <w:vAlign w:val="bottom"/>
            <w:hideMark/>
          </w:tcPr>
          <w:p w:rsidR="00B252C4" w:rsidRPr="00DC2424" w:rsidRDefault="00B252C4" w:rsidP="00B252C4">
            <w:r w:rsidRPr="00DC2424">
              <w:t>2</w:t>
            </w:r>
          </w:p>
        </w:tc>
        <w:tc>
          <w:tcPr>
            <w:tcW w:w="2820" w:type="dxa"/>
            <w:tcBorders>
              <w:top w:val="nil"/>
              <w:left w:val="nil"/>
              <w:bottom w:val="single" w:sz="4" w:space="0" w:color="auto"/>
              <w:right w:val="single" w:sz="4" w:space="0" w:color="auto"/>
            </w:tcBorders>
            <w:shd w:val="clear" w:color="auto" w:fill="auto"/>
            <w:noWrap/>
            <w:vAlign w:val="bottom"/>
            <w:hideMark/>
          </w:tcPr>
          <w:p w:rsidR="00B252C4" w:rsidRPr="00DC2424" w:rsidRDefault="00B252C4" w:rsidP="00B252C4">
            <w:r w:rsidRPr="00DC2424">
              <w:t>--sim-map-vlg</w:t>
            </w:r>
          </w:p>
        </w:tc>
        <w:tc>
          <w:tcPr>
            <w:tcW w:w="2620" w:type="dxa"/>
            <w:tcBorders>
              <w:top w:val="nil"/>
              <w:left w:val="nil"/>
              <w:bottom w:val="single" w:sz="4" w:space="0" w:color="auto"/>
              <w:right w:val="single" w:sz="8" w:space="0" w:color="auto"/>
            </w:tcBorders>
            <w:shd w:val="clear" w:color="auto" w:fill="auto"/>
            <w:noWrap/>
            <w:vAlign w:val="bottom"/>
            <w:hideMark/>
          </w:tcPr>
          <w:p w:rsidR="00B252C4" w:rsidRPr="00DC2424" w:rsidRDefault="00B252C4" w:rsidP="00B252C4">
            <w:r w:rsidRPr="00DC2424">
              <w:t>sim_map_vlg</w:t>
            </w:r>
          </w:p>
        </w:tc>
      </w:tr>
      <w:tr w:rsidR="00B252C4" w:rsidRPr="00DC2424" w:rsidTr="00FB470C">
        <w:trPr>
          <w:trHeight w:val="300"/>
          <w:jc w:val="center"/>
        </w:trPr>
        <w:tc>
          <w:tcPr>
            <w:tcW w:w="1120" w:type="dxa"/>
            <w:tcBorders>
              <w:top w:val="nil"/>
              <w:left w:val="single" w:sz="8" w:space="0" w:color="auto"/>
              <w:bottom w:val="single" w:sz="4" w:space="0" w:color="auto"/>
              <w:right w:val="single" w:sz="4" w:space="0" w:color="auto"/>
            </w:tcBorders>
            <w:shd w:val="clear" w:color="auto" w:fill="auto"/>
            <w:noWrap/>
            <w:vAlign w:val="bottom"/>
            <w:hideMark/>
          </w:tcPr>
          <w:p w:rsidR="00B252C4" w:rsidRPr="00DC2424" w:rsidRDefault="00B252C4" w:rsidP="00B252C4">
            <w:r w:rsidRPr="00DC2424">
              <w:t>3</w:t>
            </w:r>
          </w:p>
        </w:tc>
        <w:tc>
          <w:tcPr>
            <w:tcW w:w="2820" w:type="dxa"/>
            <w:tcBorders>
              <w:top w:val="nil"/>
              <w:left w:val="nil"/>
              <w:bottom w:val="single" w:sz="4" w:space="0" w:color="auto"/>
              <w:right w:val="single" w:sz="4" w:space="0" w:color="auto"/>
            </w:tcBorders>
            <w:shd w:val="clear" w:color="auto" w:fill="auto"/>
            <w:noWrap/>
            <w:vAlign w:val="bottom"/>
            <w:hideMark/>
          </w:tcPr>
          <w:p w:rsidR="00B252C4" w:rsidRPr="00DC2424" w:rsidRDefault="00B252C4" w:rsidP="00B252C4">
            <w:r w:rsidRPr="00DC2424">
              <w:t>--sim-map-vhd</w:t>
            </w:r>
          </w:p>
        </w:tc>
        <w:tc>
          <w:tcPr>
            <w:tcW w:w="2620" w:type="dxa"/>
            <w:tcBorders>
              <w:top w:val="nil"/>
              <w:left w:val="nil"/>
              <w:bottom w:val="single" w:sz="4" w:space="0" w:color="auto"/>
              <w:right w:val="single" w:sz="8" w:space="0" w:color="auto"/>
            </w:tcBorders>
            <w:shd w:val="clear" w:color="auto" w:fill="auto"/>
            <w:noWrap/>
            <w:vAlign w:val="bottom"/>
            <w:hideMark/>
          </w:tcPr>
          <w:p w:rsidR="00B252C4" w:rsidRPr="00DC2424" w:rsidRDefault="00B252C4" w:rsidP="00B252C4">
            <w:r w:rsidRPr="00DC2424">
              <w:t>sim_map_vhd</w:t>
            </w:r>
          </w:p>
        </w:tc>
      </w:tr>
      <w:tr w:rsidR="00B252C4" w:rsidRPr="00DC2424" w:rsidTr="00FB470C">
        <w:trPr>
          <w:trHeight w:val="300"/>
          <w:jc w:val="center"/>
        </w:trPr>
        <w:tc>
          <w:tcPr>
            <w:tcW w:w="1120" w:type="dxa"/>
            <w:tcBorders>
              <w:top w:val="nil"/>
              <w:left w:val="single" w:sz="8" w:space="0" w:color="auto"/>
              <w:bottom w:val="single" w:sz="4" w:space="0" w:color="auto"/>
              <w:right w:val="single" w:sz="4" w:space="0" w:color="auto"/>
            </w:tcBorders>
            <w:shd w:val="clear" w:color="auto" w:fill="auto"/>
            <w:noWrap/>
            <w:vAlign w:val="bottom"/>
            <w:hideMark/>
          </w:tcPr>
          <w:p w:rsidR="00B252C4" w:rsidRPr="00DC2424" w:rsidRDefault="00B252C4" w:rsidP="00B252C4">
            <w:r w:rsidRPr="00DC2424">
              <w:t>4</w:t>
            </w:r>
          </w:p>
        </w:tc>
        <w:tc>
          <w:tcPr>
            <w:tcW w:w="2820" w:type="dxa"/>
            <w:tcBorders>
              <w:top w:val="nil"/>
              <w:left w:val="nil"/>
              <w:bottom w:val="single" w:sz="4" w:space="0" w:color="auto"/>
              <w:right w:val="single" w:sz="4" w:space="0" w:color="auto"/>
            </w:tcBorders>
            <w:shd w:val="clear" w:color="auto" w:fill="auto"/>
            <w:noWrap/>
            <w:vAlign w:val="bottom"/>
            <w:hideMark/>
          </w:tcPr>
          <w:p w:rsidR="00B252C4" w:rsidRPr="00DC2424" w:rsidRDefault="00B252C4" w:rsidP="00B252C4">
            <w:r w:rsidRPr="00DC2424">
              <w:t>--sim-par-vlg</w:t>
            </w:r>
          </w:p>
        </w:tc>
        <w:tc>
          <w:tcPr>
            <w:tcW w:w="2620" w:type="dxa"/>
            <w:tcBorders>
              <w:top w:val="nil"/>
              <w:left w:val="nil"/>
              <w:bottom w:val="single" w:sz="4" w:space="0" w:color="auto"/>
              <w:right w:val="single" w:sz="8" w:space="0" w:color="auto"/>
            </w:tcBorders>
            <w:shd w:val="clear" w:color="auto" w:fill="auto"/>
            <w:noWrap/>
            <w:vAlign w:val="bottom"/>
            <w:hideMark/>
          </w:tcPr>
          <w:p w:rsidR="00B252C4" w:rsidRPr="00DC2424" w:rsidRDefault="00B252C4" w:rsidP="00B252C4">
            <w:r w:rsidRPr="00DC2424">
              <w:t>sim_par_vlg</w:t>
            </w:r>
          </w:p>
        </w:tc>
      </w:tr>
      <w:tr w:rsidR="00B252C4" w:rsidRPr="00DC2424" w:rsidTr="00FB470C">
        <w:trPr>
          <w:trHeight w:val="315"/>
          <w:jc w:val="center"/>
        </w:trPr>
        <w:tc>
          <w:tcPr>
            <w:tcW w:w="1120" w:type="dxa"/>
            <w:tcBorders>
              <w:top w:val="nil"/>
              <w:left w:val="single" w:sz="8" w:space="0" w:color="auto"/>
              <w:bottom w:val="single" w:sz="8" w:space="0" w:color="auto"/>
              <w:right w:val="single" w:sz="4" w:space="0" w:color="auto"/>
            </w:tcBorders>
            <w:shd w:val="clear" w:color="auto" w:fill="auto"/>
            <w:noWrap/>
            <w:vAlign w:val="bottom"/>
            <w:hideMark/>
          </w:tcPr>
          <w:p w:rsidR="00B252C4" w:rsidRPr="00DC2424" w:rsidRDefault="00B252C4" w:rsidP="00B252C4">
            <w:r w:rsidRPr="00DC2424">
              <w:t>5</w:t>
            </w:r>
          </w:p>
        </w:tc>
        <w:tc>
          <w:tcPr>
            <w:tcW w:w="2820" w:type="dxa"/>
            <w:tcBorders>
              <w:top w:val="nil"/>
              <w:left w:val="nil"/>
              <w:bottom w:val="single" w:sz="8" w:space="0" w:color="auto"/>
              <w:right w:val="single" w:sz="4" w:space="0" w:color="auto"/>
            </w:tcBorders>
            <w:shd w:val="clear" w:color="auto" w:fill="auto"/>
            <w:noWrap/>
            <w:vAlign w:val="bottom"/>
            <w:hideMark/>
          </w:tcPr>
          <w:p w:rsidR="00B252C4" w:rsidRPr="00DC2424" w:rsidRDefault="00B252C4" w:rsidP="00B252C4">
            <w:r w:rsidRPr="00DC2424">
              <w:t>--sim-par-vhd</w:t>
            </w:r>
          </w:p>
        </w:tc>
        <w:tc>
          <w:tcPr>
            <w:tcW w:w="2620" w:type="dxa"/>
            <w:tcBorders>
              <w:top w:val="nil"/>
              <w:left w:val="nil"/>
              <w:bottom w:val="single" w:sz="8" w:space="0" w:color="auto"/>
              <w:right w:val="single" w:sz="8" w:space="0" w:color="auto"/>
            </w:tcBorders>
            <w:shd w:val="clear" w:color="auto" w:fill="auto"/>
            <w:noWrap/>
            <w:vAlign w:val="bottom"/>
            <w:hideMark/>
          </w:tcPr>
          <w:p w:rsidR="00B252C4" w:rsidRPr="00DC2424" w:rsidRDefault="00B252C4" w:rsidP="00B252C4">
            <w:r w:rsidRPr="00DC2424">
              <w:t>Sim_par_vhd</w:t>
            </w:r>
          </w:p>
        </w:tc>
      </w:tr>
    </w:tbl>
    <w:p w:rsidR="00B252C4" w:rsidRDefault="00B252C4" w:rsidP="00B252C4">
      <w:r>
        <w:t>So our simulation result path will be:</w:t>
      </w:r>
    </w:p>
    <w:p w:rsidR="00B252C4" w:rsidRDefault="00B252C4" w:rsidP="00B252C4">
      <w:r>
        <w:t xml:space="preserve">“ </w:t>
      </w:r>
      <w:r w:rsidRPr="001734F5">
        <w:rPr>
          <w:b/>
          <w:i/>
        </w:rPr>
        <w:t>&lt;job_dir&gt;/&lt;design&gt;/&lt;tag&gt;/&lt;simulation_folder&gt;</w:t>
      </w:r>
      <w:r>
        <w:t xml:space="preserve"> ”</w:t>
      </w:r>
    </w:p>
    <w:p w:rsidR="00B252C4" w:rsidRDefault="00B252C4" w:rsidP="00B252C4">
      <w:r>
        <w:t>For example:</w:t>
      </w:r>
    </w:p>
    <w:p w:rsidR="00B252C4" w:rsidRDefault="00B252C4" w:rsidP="00B252C4">
      <w:r>
        <w:t>In our command line setting for some test case:</w:t>
      </w:r>
    </w:p>
    <w:p w:rsidR="00B252C4" w:rsidRDefault="00B252C4" w:rsidP="00B252C4">
      <w:r>
        <w:t>--job-dir:</w:t>
      </w:r>
      <w:r>
        <w:tab/>
      </w:r>
      <w:r>
        <w:tab/>
      </w:r>
      <w:r>
        <w:tab/>
        <w:t>not find. Default value is the value for –top-dir or test suite folder</w:t>
      </w:r>
    </w:p>
    <w:p w:rsidR="00B252C4" w:rsidRDefault="00B252C4" w:rsidP="00B252C4">
      <w:r>
        <w:t>--design:</w:t>
      </w:r>
      <w:r>
        <w:tab/>
      </w:r>
      <w:r>
        <w:tab/>
      </w:r>
      <w:r>
        <w:tab/>
        <w:t>must have. Assume design name is “case1”.</w:t>
      </w:r>
    </w:p>
    <w:p w:rsidR="00B252C4" w:rsidRDefault="00B252C4" w:rsidP="00B252C4">
      <w:r>
        <w:t>--tag:</w:t>
      </w:r>
      <w:r>
        <w:tab/>
      </w:r>
      <w:r>
        <w:tab/>
      </w:r>
      <w:r>
        <w:tab/>
        <w:t>not find. Default value is “_scratch”</w:t>
      </w:r>
    </w:p>
    <w:p w:rsidR="00B252C4" w:rsidRDefault="00B252C4" w:rsidP="00B252C4">
      <w:r>
        <w:t>--sim-rtl:</w:t>
      </w:r>
    </w:p>
    <w:p w:rsidR="00B252C4" w:rsidRDefault="00B252C4" w:rsidP="00B252C4">
      <w:r>
        <w:t>--sim-map-vlg:</w:t>
      </w:r>
    </w:p>
    <w:p w:rsidR="00B252C4" w:rsidRDefault="00B252C4" w:rsidP="00B252C4">
      <w:r>
        <w:t>--sim-par-vlg:</w:t>
      </w:r>
    </w:p>
    <w:p w:rsidR="00B252C4" w:rsidRDefault="00B252C4" w:rsidP="00B252C4">
      <w:r>
        <w:t>So our RTL simulation result folder will be:</w:t>
      </w:r>
    </w:p>
    <w:p w:rsidR="00B252C4" w:rsidRDefault="00B252C4" w:rsidP="00B252C4">
      <w:r>
        <w:t xml:space="preserve">“”” </w:t>
      </w:r>
      <w:r w:rsidRPr="001734F5">
        <w:rPr>
          <w:b/>
          <w:i/>
        </w:rPr>
        <w:t>&lt;value for top_dir or test suite folder&gt;/case1/_scratch/sim_rtl</w:t>
      </w:r>
      <w:r>
        <w:t xml:space="preserve"> ”””</w:t>
      </w:r>
    </w:p>
    <w:p w:rsidR="00B252C4" w:rsidRDefault="00B252C4" w:rsidP="00B252C4">
      <w:r>
        <w:t>The MAP Verilog simulation result folder will be:</w:t>
      </w:r>
    </w:p>
    <w:p w:rsidR="00B252C4" w:rsidRDefault="00B252C4" w:rsidP="00B252C4">
      <w:r>
        <w:t xml:space="preserve">“”” </w:t>
      </w:r>
      <w:r w:rsidRPr="001734F5">
        <w:rPr>
          <w:b/>
          <w:i/>
        </w:rPr>
        <w:t>&lt;value for top_dir or test suite folder&gt;/case1/_scratch/sim</w:t>
      </w:r>
      <w:r>
        <w:rPr>
          <w:b/>
          <w:i/>
        </w:rPr>
        <w:t>_map_vlg</w:t>
      </w:r>
      <w:r>
        <w:t xml:space="preserve"> ”””</w:t>
      </w:r>
    </w:p>
    <w:p w:rsidR="00B252C4" w:rsidRDefault="00B252C4" w:rsidP="00B252C4">
      <w:r>
        <w:t>The PAR Verilog simulation result folder will be:</w:t>
      </w:r>
    </w:p>
    <w:p w:rsidR="00B252C4" w:rsidRDefault="00B252C4" w:rsidP="00B252C4">
      <w:r>
        <w:t xml:space="preserve"> “”” </w:t>
      </w:r>
      <w:r w:rsidRPr="001734F5">
        <w:rPr>
          <w:b/>
          <w:i/>
        </w:rPr>
        <w:t>&lt;value for top_dir or test suite folder&gt;/case1/_scratch/sim</w:t>
      </w:r>
      <w:r>
        <w:rPr>
          <w:b/>
          <w:i/>
        </w:rPr>
        <w:t>_par_vlg</w:t>
      </w:r>
      <w:r>
        <w:t xml:space="preserve"> ”””</w:t>
      </w:r>
    </w:p>
    <w:p w:rsidR="00336D7B" w:rsidRDefault="00336D7B" w:rsidP="005C4F3A">
      <w:pPr>
        <w:pStyle w:val="Heading5"/>
      </w:pPr>
      <w:r>
        <w:t xml:space="preserve">4.4.5.6.2 </w:t>
      </w:r>
      <w:r w:rsidRPr="00336D7B">
        <w:t>Some debug files</w:t>
      </w:r>
    </w:p>
    <w:p w:rsidR="005C4F3A" w:rsidRDefault="005C4F3A" w:rsidP="005C4F3A">
      <w:r>
        <w:t>There are some files you may be interesting:</w:t>
      </w:r>
    </w:p>
    <w:p w:rsidR="005C4F3A" w:rsidRDefault="005C4F3A" w:rsidP="00AD5519">
      <w:pPr>
        <w:pStyle w:val="ListParagraph"/>
        <w:numPr>
          <w:ilvl w:val="0"/>
          <w:numId w:val="33"/>
        </w:numPr>
      </w:pPr>
      <w:r>
        <w:t>Simulation output files:</w:t>
      </w:r>
    </w:p>
    <w:p w:rsidR="005C4F3A" w:rsidRDefault="005C4F3A" w:rsidP="005C4F3A">
      <w:pPr>
        <w:pStyle w:val="ListParagraph"/>
      </w:pPr>
      <w:r>
        <w:t>The simulation output file name will depends on your test bench writing.</w:t>
      </w:r>
    </w:p>
    <w:p w:rsidR="005C4F3A" w:rsidRDefault="005C4F3A" w:rsidP="00AD5519">
      <w:pPr>
        <w:pStyle w:val="ListParagraph"/>
        <w:numPr>
          <w:ilvl w:val="0"/>
          <w:numId w:val="33"/>
        </w:numPr>
      </w:pPr>
      <w:r>
        <w:t>Simulation macro files:</w:t>
      </w:r>
    </w:p>
    <w:p w:rsidR="005C4F3A" w:rsidRDefault="005C4F3A" w:rsidP="005C4F3A">
      <w:pPr>
        <w:pStyle w:val="ListParagraph"/>
      </w:pPr>
      <w:r>
        <w:t>The macro file (.do) name will be “do_&lt;generate name&gt;.do”, see table1 for generate name.</w:t>
      </w:r>
    </w:p>
    <w:p w:rsidR="005C4F3A" w:rsidRDefault="005C4F3A" w:rsidP="00AD5519">
      <w:pPr>
        <w:pStyle w:val="ListParagraph"/>
        <w:numPr>
          <w:ilvl w:val="0"/>
          <w:numId w:val="33"/>
        </w:numPr>
      </w:pPr>
      <w:r>
        <w:t>Simulation run command line:</w:t>
      </w:r>
    </w:p>
    <w:p w:rsidR="005C4F3A" w:rsidRDefault="005C4F3A" w:rsidP="005C4F3A">
      <w:pPr>
        <w:pStyle w:val="ListParagraph"/>
      </w:pPr>
      <w:r>
        <w:t>The simulation command line will be stored here:”</w:t>
      </w:r>
      <w:r w:rsidRPr="00D165C4">
        <w:t xml:space="preserve"> </w:t>
      </w:r>
      <w:r>
        <w:t>“run_&lt;generate name&gt;.time”, see table1 for generate name.</w:t>
      </w:r>
    </w:p>
    <w:p w:rsidR="005C4F3A" w:rsidRDefault="005C4F3A" w:rsidP="00AD5519">
      <w:pPr>
        <w:pStyle w:val="ListParagraph"/>
        <w:numPr>
          <w:ilvl w:val="0"/>
          <w:numId w:val="33"/>
        </w:numPr>
      </w:pPr>
      <w:r>
        <w:t>Simulation log file:</w:t>
      </w:r>
    </w:p>
    <w:p w:rsidR="005C4F3A" w:rsidRPr="00CA3E8D" w:rsidRDefault="005C4F3A" w:rsidP="005C4F3A">
      <w:pPr>
        <w:pStyle w:val="ListParagraph"/>
      </w:pPr>
      <w:r>
        <w:t xml:space="preserve">Log file name will be: </w:t>
      </w:r>
      <w:r w:rsidRPr="00D165C4">
        <w:t>sim_log.txt</w:t>
      </w:r>
      <w:r>
        <w:t xml:space="preserve"> or “run_&lt;generate name&gt;.log”, they are almost same with each other.</w:t>
      </w:r>
    </w:p>
    <w:p w:rsidR="00276D76" w:rsidRDefault="00276D76" w:rsidP="00276D76">
      <w:pPr>
        <w:pStyle w:val="Heading4"/>
      </w:pPr>
      <w:r>
        <w:t xml:space="preserve">4.4.5.7 </w:t>
      </w:r>
      <w:r w:rsidRPr="00276D76">
        <w:t>Restrictions &amp; status</w:t>
      </w:r>
    </w:p>
    <w:p w:rsidR="00276D76" w:rsidRDefault="00276D76" w:rsidP="00276D76">
      <w:r>
        <w:t>Here is a table for BQS scripts restrictions and test status:</w:t>
      </w:r>
    </w:p>
    <w:p w:rsidR="00276D76" w:rsidRDefault="00276D76" w:rsidP="00276D76">
      <w:pPr>
        <w:pStyle w:val="table"/>
      </w:pPr>
      <w:r>
        <w:t>Script restrictions and test status:</w:t>
      </w:r>
    </w:p>
    <w:tbl>
      <w:tblPr>
        <w:tblW w:w="8240" w:type="dxa"/>
        <w:tblInd w:w="93" w:type="dxa"/>
        <w:tblLook w:val="04A0" w:firstRow="1" w:lastRow="0" w:firstColumn="1" w:lastColumn="0" w:noHBand="0" w:noVBand="1"/>
      </w:tblPr>
      <w:tblGrid>
        <w:gridCol w:w="712"/>
        <w:gridCol w:w="1543"/>
        <w:gridCol w:w="1560"/>
        <w:gridCol w:w="1458"/>
        <w:gridCol w:w="1034"/>
        <w:gridCol w:w="1933"/>
      </w:tblGrid>
      <w:tr w:rsidR="00276D76" w:rsidRPr="008D363C" w:rsidTr="00FB470C">
        <w:trPr>
          <w:trHeight w:val="298"/>
        </w:trPr>
        <w:tc>
          <w:tcPr>
            <w:tcW w:w="71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t>NO.</w:t>
            </w:r>
          </w:p>
        </w:tc>
        <w:tc>
          <w:tcPr>
            <w:tcW w:w="1543" w:type="dxa"/>
            <w:tcBorders>
              <w:top w:val="single" w:sz="8" w:space="0" w:color="auto"/>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 xml:space="preserve">simulation </w:t>
            </w:r>
            <w:r w:rsidRPr="008D363C">
              <w:lastRenderedPageBreak/>
              <w:t>tool</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lastRenderedPageBreak/>
              <w:t>Platform</w:t>
            </w:r>
          </w:p>
        </w:tc>
        <w:tc>
          <w:tcPr>
            <w:tcW w:w="1458" w:type="dxa"/>
            <w:tcBorders>
              <w:top w:val="single" w:sz="8" w:space="0" w:color="auto"/>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 xml:space="preserve">Script </w:t>
            </w:r>
            <w:r w:rsidRPr="008D363C">
              <w:lastRenderedPageBreak/>
              <w:t>Support</w:t>
            </w:r>
          </w:p>
        </w:tc>
        <w:tc>
          <w:tcPr>
            <w:tcW w:w="1034" w:type="dxa"/>
            <w:tcBorders>
              <w:top w:val="single" w:sz="8" w:space="0" w:color="auto"/>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lastRenderedPageBreak/>
              <w:t xml:space="preserve">Test </w:t>
            </w:r>
            <w:r w:rsidRPr="008D363C">
              <w:lastRenderedPageBreak/>
              <w:t>Status</w:t>
            </w:r>
          </w:p>
        </w:tc>
        <w:tc>
          <w:tcPr>
            <w:tcW w:w="1933" w:type="dxa"/>
            <w:tcBorders>
              <w:top w:val="single" w:sz="8" w:space="0" w:color="auto"/>
              <w:left w:val="nil"/>
              <w:bottom w:val="single" w:sz="4" w:space="0" w:color="auto"/>
              <w:right w:val="single" w:sz="8" w:space="0" w:color="auto"/>
            </w:tcBorders>
            <w:shd w:val="clear" w:color="auto" w:fill="auto"/>
            <w:noWrap/>
            <w:vAlign w:val="bottom"/>
            <w:hideMark/>
          </w:tcPr>
          <w:p w:rsidR="00276D76" w:rsidRPr="008D363C" w:rsidRDefault="00276D76" w:rsidP="00276D76">
            <w:r w:rsidRPr="008D363C">
              <w:lastRenderedPageBreak/>
              <w:t>Comments</w:t>
            </w:r>
          </w:p>
        </w:tc>
      </w:tr>
      <w:tr w:rsidR="00276D76" w:rsidRPr="008D363C" w:rsidTr="00FB470C">
        <w:trPr>
          <w:trHeight w:val="298"/>
        </w:trPr>
        <w:tc>
          <w:tcPr>
            <w:tcW w:w="712" w:type="dxa"/>
            <w:tcBorders>
              <w:top w:val="nil"/>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lastRenderedPageBreak/>
              <w:t>1</w:t>
            </w:r>
          </w:p>
        </w:tc>
        <w:tc>
          <w:tcPr>
            <w:tcW w:w="1543"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Active-HDL</w:t>
            </w:r>
          </w:p>
        </w:tc>
        <w:tc>
          <w:tcPr>
            <w:tcW w:w="1560"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windows</w:t>
            </w:r>
          </w:p>
        </w:tc>
        <w:tc>
          <w:tcPr>
            <w:tcW w:w="1458"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034"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933" w:type="dxa"/>
            <w:tcBorders>
              <w:top w:val="nil"/>
              <w:left w:val="nil"/>
              <w:bottom w:val="single" w:sz="4" w:space="0" w:color="auto"/>
              <w:right w:val="single" w:sz="8" w:space="0" w:color="auto"/>
            </w:tcBorders>
            <w:shd w:val="clear" w:color="auto" w:fill="auto"/>
            <w:noWrap/>
            <w:vAlign w:val="bottom"/>
            <w:hideMark/>
          </w:tcPr>
          <w:p w:rsidR="00276D76" w:rsidRPr="008D363C" w:rsidRDefault="00276D76" w:rsidP="00276D76">
            <w:r>
              <w:t>Can use now</w:t>
            </w:r>
            <w:r w:rsidRPr="008D363C">
              <w:t> </w:t>
            </w:r>
          </w:p>
        </w:tc>
      </w:tr>
      <w:tr w:rsidR="00276D76" w:rsidRPr="008D363C" w:rsidTr="00FB470C">
        <w:trPr>
          <w:trHeight w:val="298"/>
        </w:trPr>
        <w:tc>
          <w:tcPr>
            <w:tcW w:w="712" w:type="dxa"/>
            <w:tcBorders>
              <w:top w:val="nil"/>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t>2</w:t>
            </w:r>
          </w:p>
        </w:tc>
        <w:tc>
          <w:tcPr>
            <w:tcW w:w="1543"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Active-HDL</w:t>
            </w:r>
          </w:p>
        </w:tc>
        <w:tc>
          <w:tcPr>
            <w:tcW w:w="1560"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Linux</w:t>
            </w:r>
          </w:p>
        </w:tc>
        <w:tc>
          <w:tcPr>
            <w:tcW w:w="1458"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NO</w:t>
            </w:r>
          </w:p>
        </w:tc>
        <w:tc>
          <w:tcPr>
            <w:tcW w:w="1034"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NO</w:t>
            </w:r>
          </w:p>
        </w:tc>
        <w:tc>
          <w:tcPr>
            <w:tcW w:w="1933" w:type="dxa"/>
            <w:tcBorders>
              <w:top w:val="nil"/>
              <w:left w:val="nil"/>
              <w:bottom w:val="single" w:sz="4" w:space="0" w:color="auto"/>
              <w:right w:val="single" w:sz="8" w:space="0" w:color="auto"/>
            </w:tcBorders>
            <w:shd w:val="clear" w:color="auto" w:fill="auto"/>
            <w:noWrap/>
            <w:vAlign w:val="bottom"/>
            <w:hideMark/>
          </w:tcPr>
          <w:p w:rsidR="00276D76" w:rsidRPr="008D363C" w:rsidRDefault="00276D76" w:rsidP="00276D76">
            <w:r w:rsidRPr="008D363C">
              <w:t>no license</w:t>
            </w:r>
          </w:p>
        </w:tc>
      </w:tr>
      <w:tr w:rsidR="00276D76" w:rsidRPr="008D363C" w:rsidTr="00FB470C">
        <w:trPr>
          <w:trHeight w:val="298"/>
        </w:trPr>
        <w:tc>
          <w:tcPr>
            <w:tcW w:w="712" w:type="dxa"/>
            <w:tcBorders>
              <w:top w:val="nil"/>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t>3</w:t>
            </w:r>
          </w:p>
        </w:tc>
        <w:tc>
          <w:tcPr>
            <w:tcW w:w="1543"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ModelSIM</w:t>
            </w:r>
          </w:p>
        </w:tc>
        <w:tc>
          <w:tcPr>
            <w:tcW w:w="1560"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windows</w:t>
            </w:r>
          </w:p>
        </w:tc>
        <w:tc>
          <w:tcPr>
            <w:tcW w:w="1458"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034"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933" w:type="dxa"/>
            <w:tcBorders>
              <w:top w:val="nil"/>
              <w:left w:val="nil"/>
              <w:bottom w:val="single" w:sz="4" w:space="0" w:color="auto"/>
              <w:right w:val="single" w:sz="8" w:space="0" w:color="auto"/>
            </w:tcBorders>
            <w:shd w:val="clear" w:color="auto" w:fill="auto"/>
            <w:noWrap/>
            <w:vAlign w:val="bottom"/>
            <w:hideMark/>
          </w:tcPr>
          <w:p w:rsidR="00276D76" w:rsidRPr="008D363C" w:rsidRDefault="00276D76" w:rsidP="00276D76">
            <w:r>
              <w:t>Can use now</w:t>
            </w:r>
            <w:r w:rsidRPr="008D363C">
              <w:t>  </w:t>
            </w:r>
          </w:p>
        </w:tc>
      </w:tr>
      <w:tr w:rsidR="00276D76" w:rsidRPr="008D363C" w:rsidTr="00FB470C">
        <w:trPr>
          <w:trHeight w:val="298"/>
        </w:trPr>
        <w:tc>
          <w:tcPr>
            <w:tcW w:w="712" w:type="dxa"/>
            <w:tcBorders>
              <w:top w:val="nil"/>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t>4</w:t>
            </w:r>
          </w:p>
        </w:tc>
        <w:tc>
          <w:tcPr>
            <w:tcW w:w="1543"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ModelSIM</w:t>
            </w:r>
          </w:p>
        </w:tc>
        <w:tc>
          <w:tcPr>
            <w:tcW w:w="1560"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Linux</w:t>
            </w:r>
          </w:p>
        </w:tc>
        <w:tc>
          <w:tcPr>
            <w:tcW w:w="1458"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034"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NO</w:t>
            </w:r>
          </w:p>
        </w:tc>
        <w:tc>
          <w:tcPr>
            <w:tcW w:w="1933" w:type="dxa"/>
            <w:tcBorders>
              <w:top w:val="nil"/>
              <w:left w:val="nil"/>
              <w:bottom w:val="single" w:sz="4" w:space="0" w:color="auto"/>
              <w:right w:val="single" w:sz="8" w:space="0" w:color="auto"/>
            </w:tcBorders>
            <w:shd w:val="clear" w:color="auto" w:fill="auto"/>
            <w:noWrap/>
            <w:vAlign w:val="bottom"/>
            <w:hideMark/>
          </w:tcPr>
          <w:p w:rsidR="00276D76" w:rsidRPr="008D363C" w:rsidRDefault="00276D76" w:rsidP="00276D76">
            <w:r w:rsidRPr="008D363C">
              <w:t> </w:t>
            </w:r>
          </w:p>
        </w:tc>
      </w:tr>
      <w:tr w:rsidR="00276D76" w:rsidRPr="008D363C" w:rsidTr="00FB470C">
        <w:trPr>
          <w:trHeight w:val="298"/>
        </w:trPr>
        <w:tc>
          <w:tcPr>
            <w:tcW w:w="712" w:type="dxa"/>
            <w:tcBorders>
              <w:top w:val="nil"/>
              <w:left w:val="single" w:sz="8" w:space="0" w:color="auto"/>
              <w:bottom w:val="single" w:sz="4" w:space="0" w:color="auto"/>
              <w:right w:val="single" w:sz="4" w:space="0" w:color="auto"/>
            </w:tcBorders>
            <w:shd w:val="clear" w:color="auto" w:fill="auto"/>
            <w:noWrap/>
            <w:vAlign w:val="bottom"/>
            <w:hideMark/>
          </w:tcPr>
          <w:p w:rsidR="00276D76" w:rsidRPr="008D363C" w:rsidRDefault="00276D76" w:rsidP="00276D76">
            <w:r w:rsidRPr="008D363C">
              <w:t>5</w:t>
            </w:r>
          </w:p>
        </w:tc>
        <w:tc>
          <w:tcPr>
            <w:tcW w:w="1543"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QuestaSIM</w:t>
            </w:r>
          </w:p>
        </w:tc>
        <w:tc>
          <w:tcPr>
            <w:tcW w:w="1560"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windows</w:t>
            </w:r>
          </w:p>
        </w:tc>
        <w:tc>
          <w:tcPr>
            <w:tcW w:w="1458"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034" w:type="dxa"/>
            <w:tcBorders>
              <w:top w:val="nil"/>
              <w:left w:val="nil"/>
              <w:bottom w:val="single" w:sz="4" w:space="0" w:color="auto"/>
              <w:right w:val="single" w:sz="4" w:space="0" w:color="auto"/>
            </w:tcBorders>
            <w:shd w:val="clear" w:color="auto" w:fill="auto"/>
            <w:noWrap/>
            <w:vAlign w:val="bottom"/>
            <w:hideMark/>
          </w:tcPr>
          <w:p w:rsidR="00276D76" w:rsidRPr="008D363C" w:rsidRDefault="00276D76" w:rsidP="00276D76">
            <w:r w:rsidRPr="008D363C">
              <w:t>NO</w:t>
            </w:r>
          </w:p>
        </w:tc>
        <w:tc>
          <w:tcPr>
            <w:tcW w:w="1933" w:type="dxa"/>
            <w:tcBorders>
              <w:top w:val="nil"/>
              <w:left w:val="nil"/>
              <w:bottom w:val="single" w:sz="4" w:space="0" w:color="auto"/>
              <w:right w:val="single" w:sz="8" w:space="0" w:color="auto"/>
            </w:tcBorders>
            <w:shd w:val="clear" w:color="auto" w:fill="auto"/>
            <w:noWrap/>
            <w:vAlign w:val="bottom"/>
            <w:hideMark/>
          </w:tcPr>
          <w:p w:rsidR="00276D76" w:rsidRPr="008D363C" w:rsidRDefault="00276D76" w:rsidP="00276D76">
            <w:r w:rsidRPr="008D363C">
              <w:t>no license</w:t>
            </w:r>
          </w:p>
        </w:tc>
      </w:tr>
      <w:tr w:rsidR="00276D76" w:rsidRPr="008D363C" w:rsidTr="00FB470C">
        <w:trPr>
          <w:trHeight w:val="313"/>
        </w:trPr>
        <w:tc>
          <w:tcPr>
            <w:tcW w:w="712" w:type="dxa"/>
            <w:tcBorders>
              <w:top w:val="nil"/>
              <w:left w:val="single" w:sz="8" w:space="0" w:color="auto"/>
              <w:bottom w:val="single" w:sz="8" w:space="0" w:color="auto"/>
              <w:right w:val="single" w:sz="4" w:space="0" w:color="auto"/>
            </w:tcBorders>
            <w:shd w:val="clear" w:color="auto" w:fill="auto"/>
            <w:noWrap/>
            <w:vAlign w:val="bottom"/>
            <w:hideMark/>
          </w:tcPr>
          <w:p w:rsidR="00276D76" w:rsidRPr="008D363C" w:rsidRDefault="00276D76" w:rsidP="00276D76">
            <w:r w:rsidRPr="008D363C">
              <w:t>6</w:t>
            </w:r>
          </w:p>
        </w:tc>
        <w:tc>
          <w:tcPr>
            <w:tcW w:w="1543" w:type="dxa"/>
            <w:tcBorders>
              <w:top w:val="nil"/>
              <w:left w:val="nil"/>
              <w:bottom w:val="single" w:sz="8" w:space="0" w:color="auto"/>
              <w:right w:val="single" w:sz="4" w:space="0" w:color="auto"/>
            </w:tcBorders>
            <w:shd w:val="clear" w:color="auto" w:fill="auto"/>
            <w:noWrap/>
            <w:vAlign w:val="bottom"/>
            <w:hideMark/>
          </w:tcPr>
          <w:p w:rsidR="00276D76" w:rsidRPr="008D363C" w:rsidRDefault="00276D76" w:rsidP="00276D76">
            <w:r w:rsidRPr="008D363C">
              <w:t>QuestaSIM</w:t>
            </w:r>
          </w:p>
        </w:tc>
        <w:tc>
          <w:tcPr>
            <w:tcW w:w="1560" w:type="dxa"/>
            <w:tcBorders>
              <w:top w:val="nil"/>
              <w:left w:val="nil"/>
              <w:bottom w:val="single" w:sz="8" w:space="0" w:color="auto"/>
              <w:right w:val="single" w:sz="4" w:space="0" w:color="auto"/>
            </w:tcBorders>
            <w:shd w:val="clear" w:color="auto" w:fill="auto"/>
            <w:noWrap/>
            <w:vAlign w:val="bottom"/>
            <w:hideMark/>
          </w:tcPr>
          <w:p w:rsidR="00276D76" w:rsidRPr="008D363C" w:rsidRDefault="00276D76" w:rsidP="00276D76">
            <w:r w:rsidRPr="008D363C">
              <w:t>Linux</w:t>
            </w:r>
          </w:p>
        </w:tc>
        <w:tc>
          <w:tcPr>
            <w:tcW w:w="1458" w:type="dxa"/>
            <w:tcBorders>
              <w:top w:val="nil"/>
              <w:left w:val="nil"/>
              <w:bottom w:val="single" w:sz="8" w:space="0" w:color="auto"/>
              <w:right w:val="single" w:sz="4" w:space="0" w:color="auto"/>
            </w:tcBorders>
            <w:shd w:val="clear" w:color="auto" w:fill="auto"/>
            <w:noWrap/>
            <w:vAlign w:val="bottom"/>
            <w:hideMark/>
          </w:tcPr>
          <w:p w:rsidR="00276D76" w:rsidRPr="008D363C" w:rsidRDefault="00276D76" w:rsidP="00276D76">
            <w:r w:rsidRPr="008D363C">
              <w:t>YES</w:t>
            </w:r>
          </w:p>
        </w:tc>
        <w:tc>
          <w:tcPr>
            <w:tcW w:w="1034" w:type="dxa"/>
            <w:tcBorders>
              <w:top w:val="nil"/>
              <w:left w:val="nil"/>
              <w:bottom w:val="single" w:sz="8" w:space="0" w:color="auto"/>
              <w:right w:val="single" w:sz="4" w:space="0" w:color="auto"/>
            </w:tcBorders>
            <w:shd w:val="clear" w:color="auto" w:fill="auto"/>
            <w:noWrap/>
            <w:vAlign w:val="bottom"/>
            <w:hideMark/>
          </w:tcPr>
          <w:p w:rsidR="00276D76" w:rsidRPr="008D363C" w:rsidRDefault="00276D76" w:rsidP="00276D76">
            <w:r w:rsidRPr="008D363C">
              <w:t>NO</w:t>
            </w:r>
          </w:p>
        </w:tc>
        <w:tc>
          <w:tcPr>
            <w:tcW w:w="1933" w:type="dxa"/>
            <w:tcBorders>
              <w:top w:val="nil"/>
              <w:left w:val="nil"/>
              <w:bottom w:val="single" w:sz="8" w:space="0" w:color="auto"/>
              <w:right w:val="single" w:sz="8" w:space="0" w:color="auto"/>
            </w:tcBorders>
            <w:shd w:val="clear" w:color="auto" w:fill="auto"/>
            <w:noWrap/>
            <w:vAlign w:val="bottom"/>
            <w:hideMark/>
          </w:tcPr>
          <w:p w:rsidR="00276D76" w:rsidRPr="008D363C" w:rsidRDefault="00276D76" w:rsidP="00276D76">
            <w:r w:rsidRPr="008D363C">
              <w:t>no license</w:t>
            </w:r>
          </w:p>
        </w:tc>
      </w:tr>
    </w:tbl>
    <w:p w:rsidR="005C4F3A" w:rsidRPr="005C4F3A" w:rsidRDefault="005C4F3A" w:rsidP="005C4F3A"/>
    <w:p w:rsidR="00FB6129" w:rsidRDefault="00FB6129" w:rsidP="00FB6129">
      <w:pPr>
        <w:pStyle w:val="Heading3"/>
      </w:pPr>
      <w:bookmarkStart w:id="1319" w:name="_Toc395885289"/>
      <w:r>
        <w:t>4.4.6 Examples</w:t>
      </w:r>
      <w:bookmarkEnd w:id="1319"/>
    </w:p>
    <w:p w:rsidR="0029671E" w:rsidRDefault="0029671E" w:rsidP="0029671E">
      <w:pPr>
        <w:pStyle w:val="Heading4"/>
      </w:pPr>
      <w:r>
        <w:t xml:space="preserve">4.4.6.1 </w:t>
      </w:r>
      <w:r w:rsidRPr="0029671E">
        <w:t>Test suite folder structure</w:t>
      </w:r>
    </w:p>
    <w:p w:rsidR="0000641C" w:rsidRDefault="0029671E" w:rsidP="00E801F3">
      <w:r>
        <w:t>Here is basic test suite structure for simulation flow:</w:t>
      </w:r>
    </w:p>
    <w:p w:rsidR="0029671E" w:rsidRDefault="0029671E" w:rsidP="0029671E">
      <w:pPr>
        <w:pStyle w:val="ListParagraph"/>
      </w:pPr>
      <w:r>
        <w:t>&lt;..&gt;/suite1</w:t>
      </w:r>
    </w:p>
    <w:p w:rsidR="0029671E" w:rsidRDefault="0029671E" w:rsidP="0029671E">
      <w:pPr>
        <w:pStyle w:val="ListParagraph"/>
      </w:pPr>
      <w:r>
        <w:tab/>
      </w:r>
      <w:r>
        <w:tab/>
        <w:t>./BQS_scripts/</w:t>
      </w:r>
    </w:p>
    <w:p w:rsidR="0029671E" w:rsidRDefault="0029671E" w:rsidP="0029671E">
      <w:pPr>
        <w:pStyle w:val="ListParagraph"/>
      </w:pPr>
      <w:r>
        <w:tab/>
      </w:r>
      <w:r>
        <w:tab/>
        <w:t>./case1/</w:t>
      </w:r>
    </w:p>
    <w:p w:rsidR="0029671E" w:rsidRDefault="0029671E" w:rsidP="0029671E">
      <w:pPr>
        <w:pStyle w:val="ListParagraph"/>
      </w:pPr>
      <w:r>
        <w:tab/>
      </w:r>
      <w:r>
        <w:tab/>
        <w:t>./case2/</w:t>
      </w:r>
    </w:p>
    <w:p w:rsidR="0029671E" w:rsidRDefault="0029671E" w:rsidP="0029671E">
      <w:pPr>
        <w:pStyle w:val="ListParagraph"/>
      </w:pPr>
      <w:r>
        <w:tab/>
      </w:r>
      <w:r>
        <w:tab/>
        <w:t>…</w:t>
      </w:r>
    </w:p>
    <w:p w:rsidR="0029671E" w:rsidRDefault="0029671E" w:rsidP="0029671E">
      <w:pPr>
        <w:pStyle w:val="ListParagraph"/>
      </w:pPr>
      <w:r>
        <w:tab/>
      </w:r>
      <w:r>
        <w:tab/>
        <w:t>./caseN/</w:t>
      </w:r>
      <w:r>
        <w:br/>
      </w:r>
      <w:r>
        <w:tab/>
      </w:r>
      <w:r>
        <w:tab/>
        <w:t>./Vlib/</w:t>
      </w:r>
    </w:p>
    <w:p w:rsidR="0029671E" w:rsidRDefault="0029671E" w:rsidP="0029671E">
      <w:pPr>
        <w:pStyle w:val="ListParagraph"/>
      </w:pPr>
      <w:r>
        <w:tab/>
      </w:r>
      <w:r>
        <w:tab/>
        <w:t>./test.bat</w:t>
      </w:r>
    </w:p>
    <w:p w:rsidR="005805EE" w:rsidRDefault="005805EE" w:rsidP="005805EE">
      <w:pPr>
        <w:pStyle w:val="Heading4"/>
      </w:pPr>
      <w:r>
        <w:t xml:space="preserve">4.4.6.2 </w:t>
      </w:r>
      <w:r w:rsidRPr="005805EE">
        <w:t>Lines in my launch file (test.bat)</w:t>
      </w:r>
    </w:p>
    <w:p w:rsidR="005805EE" w:rsidRPr="007656D3" w:rsidRDefault="005805EE" w:rsidP="005805EE">
      <w:r>
        <w:t>The following are three lines in my launch file:</w:t>
      </w:r>
    </w:p>
    <w:p w:rsidR="005805EE" w:rsidRDefault="005805EE" w:rsidP="00AD5519">
      <w:pPr>
        <w:pStyle w:val="ListParagraph"/>
        <w:numPr>
          <w:ilvl w:val="0"/>
          <w:numId w:val="34"/>
        </w:numPr>
      </w:pPr>
      <w:r>
        <w:t xml:space="preserve">Line 1: Python </w:t>
      </w:r>
      <w:r w:rsidRPr="00D46B68">
        <w:t>BQS_script/bin/run_</w:t>
      </w:r>
      <w:r>
        <w:t>lattice.py –design=case1</w:t>
      </w:r>
      <w:ins w:id="1320" w:author="Jason Wang" w:date="2014-07-01T10:27:00Z">
        <w:r w:rsidR="00CD11B9">
          <w:t xml:space="preserve"> –run-par-trce</w:t>
        </w:r>
      </w:ins>
      <w:r>
        <w:t xml:space="preserve"> –sim-rtl</w:t>
      </w:r>
    </w:p>
    <w:p w:rsidR="005805EE" w:rsidRDefault="005805EE" w:rsidP="00AD5519">
      <w:pPr>
        <w:pStyle w:val="ListParagraph"/>
        <w:numPr>
          <w:ilvl w:val="0"/>
          <w:numId w:val="34"/>
        </w:numPr>
      </w:pPr>
      <w:r>
        <w:t xml:space="preserve">Line 2: Python </w:t>
      </w:r>
      <w:r w:rsidRPr="00D46B68">
        <w:t>BQS_script/bin/run_</w:t>
      </w:r>
      <w:r>
        <w:t xml:space="preserve">lattice.py –design=case1 </w:t>
      </w:r>
      <w:ins w:id="1321" w:author="Jason Wang" w:date="2014-07-01T10:27:00Z">
        <w:r w:rsidR="00CD11B9">
          <w:t xml:space="preserve">–run-par-trce </w:t>
        </w:r>
      </w:ins>
      <w:r>
        <w:t>–run-modelsim  –sim-map-vlg –sim-par-vlg</w:t>
      </w:r>
    </w:p>
    <w:p w:rsidR="005805EE" w:rsidRDefault="005805EE" w:rsidP="00AD5519">
      <w:pPr>
        <w:pStyle w:val="ListParagraph"/>
        <w:numPr>
          <w:ilvl w:val="0"/>
          <w:numId w:val="34"/>
        </w:numPr>
      </w:pPr>
      <w:r>
        <w:t xml:space="preserve">Line N: Python </w:t>
      </w:r>
      <w:r w:rsidRPr="00D46B68">
        <w:t>BQS_script/bin/run_</w:t>
      </w:r>
      <w:r>
        <w:t xml:space="preserve">lattice.py –tag=simulation –design=case1 </w:t>
      </w:r>
      <w:ins w:id="1322" w:author="Jason Wang" w:date="2014-07-01T10:27:00Z">
        <w:r w:rsidR="00CD11B9">
          <w:t xml:space="preserve">–run-par-trce </w:t>
        </w:r>
      </w:ins>
      <w:r>
        <w:t>–sim-rtl</w:t>
      </w:r>
    </w:p>
    <w:p w:rsidR="005805EE" w:rsidRDefault="005805EE" w:rsidP="005805EE">
      <w:pPr>
        <w:pStyle w:val="Heading4"/>
      </w:pPr>
      <w:r>
        <w:t xml:space="preserve">4.4.6.3 </w:t>
      </w:r>
      <w:r w:rsidRPr="005805EE">
        <w:t>Launch file explains</w:t>
      </w:r>
    </w:p>
    <w:p w:rsidR="005805EE" w:rsidRDefault="005805EE" w:rsidP="005805EE">
      <w:r>
        <w:t>Every command line can be grouped as:</w:t>
      </w:r>
    </w:p>
    <w:p w:rsidR="005805EE" w:rsidRPr="007656D3" w:rsidRDefault="005805EE" w:rsidP="005805EE">
      <w:pPr>
        <w:rPr>
          <w:b/>
          <w:i/>
        </w:rPr>
      </w:pPr>
      <w:r w:rsidRPr="007656D3">
        <w:rPr>
          <w:b/>
          <w:i/>
        </w:rPr>
        <w:t>“””</w:t>
      </w:r>
    </w:p>
    <w:p w:rsidR="005805EE" w:rsidRPr="007656D3" w:rsidRDefault="005805EE" w:rsidP="005805EE">
      <w:pPr>
        <w:rPr>
          <w:b/>
          <w:i/>
        </w:rPr>
      </w:pPr>
      <w:r w:rsidRPr="007656D3">
        <w:rPr>
          <w:b/>
          <w:i/>
        </w:rPr>
        <w:t>Python &lt; BQS_script/bin/run_lattice.py &gt; &lt; Public options &gt; &lt; Diamond options &gt; &lt; Project options &gt; &lt; Implementation options &gt; &lt; Simulation options &gt;</w:t>
      </w:r>
    </w:p>
    <w:p w:rsidR="005805EE" w:rsidRPr="007656D3" w:rsidRDefault="005805EE" w:rsidP="005805EE">
      <w:pPr>
        <w:rPr>
          <w:b/>
          <w:i/>
        </w:rPr>
      </w:pPr>
      <w:r>
        <w:rPr>
          <w:b/>
          <w:i/>
        </w:rPr>
        <w:t>“””</w:t>
      </w:r>
    </w:p>
    <w:p w:rsidR="005805EE" w:rsidRDefault="005805EE" w:rsidP="00AD5519">
      <w:pPr>
        <w:pStyle w:val="ListParagraph"/>
        <w:numPr>
          <w:ilvl w:val="0"/>
          <w:numId w:val="35"/>
        </w:numPr>
      </w:pPr>
      <w:r>
        <w:t xml:space="preserve">Line 1 Explains: </w:t>
      </w:r>
    </w:p>
    <w:p w:rsidR="005805EE" w:rsidRDefault="005805EE" w:rsidP="00AD5519">
      <w:pPr>
        <w:pStyle w:val="ListParagraph"/>
        <w:numPr>
          <w:ilvl w:val="0"/>
          <w:numId w:val="36"/>
        </w:numPr>
      </w:pPr>
      <w:r>
        <w:t>&lt;</w:t>
      </w:r>
      <w:r w:rsidRPr="005E3189">
        <w:t xml:space="preserve"> Public options </w:t>
      </w:r>
      <w:r>
        <w:t>&gt; used to set the suite information:</w:t>
      </w:r>
    </w:p>
    <w:p w:rsidR="005805EE" w:rsidRDefault="005805EE" w:rsidP="005805EE">
      <w:pPr>
        <w:pStyle w:val="ListParagraph"/>
        <w:ind w:left="1080"/>
      </w:pPr>
      <w:r>
        <w:t>--top-dir: since our test script located in test suite, omit this option</w:t>
      </w:r>
    </w:p>
    <w:p w:rsidR="005805EE" w:rsidRDefault="005805EE" w:rsidP="005805EE">
      <w:pPr>
        <w:pStyle w:val="ListParagraph"/>
        <w:ind w:left="1080"/>
      </w:pPr>
      <w:r>
        <w:t>--job-dir: since we want to run design in the original place, omit this option</w:t>
      </w:r>
    </w:p>
    <w:p w:rsidR="005805EE" w:rsidRDefault="005805EE" w:rsidP="005805EE">
      <w:pPr>
        <w:pStyle w:val="ListParagraph"/>
        <w:ind w:left="1080"/>
      </w:pPr>
      <w:r>
        <w:t>--tag: we use the default value, omit this option</w:t>
      </w:r>
    </w:p>
    <w:p w:rsidR="005805EE" w:rsidRDefault="005805EE" w:rsidP="00AD5519">
      <w:pPr>
        <w:pStyle w:val="ListParagraph"/>
        <w:numPr>
          <w:ilvl w:val="0"/>
          <w:numId w:val="36"/>
        </w:numPr>
      </w:pPr>
      <w:r w:rsidRPr="001020F7">
        <w:t>&lt; Diamond options &gt;</w:t>
      </w:r>
      <w:r>
        <w:t xml:space="preserve"> used to set diamond install information:</w:t>
      </w:r>
    </w:p>
    <w:p w:rsidR="005805EE" w:rsidRDefault="005805EE" w:rsidP="005805EE">
      <w:pPr>
        <w:pStyle w:val="ListParagraph"/>
        <w:ind w:left="1080"/>
      </w:pPr>
      <w:r>
        <w:t>-X, --x86: this is for 32bit Diamond, we are using 64bit now, omit this option</w:t>
      </w:r>
    </w:p>
    <w:p w:rsidR="005805EE" w:rsidRDefault="005805EE" w:rsidP="005805EE">
      <w:pPr>
        <w:pStyle w:val="ListParagraph"/>
        <w:ind w:left="1080"/>
      </w:pPr>
      <w:r>
        <w:t xml:space="preserve">--diamond: we have set the right value in </w:t>
      </w:r>
      <w:hyperlink w:anchor="_4.2.2_Script_initializes" w:history="1">
        <w:r w:rsidRPr="001020F7">
          <w:rPr>
            <w:rStyle w:val="Hyperlink"/>
          </w:rPr>
          <w:t>default.ini</w:t>
        </w:r>
      </w:hyperlink>
      <w:r>
        <w:t xml:space="preserve"> file, omit this option</w:t>
      </w:r>
    </w:p>
    <w:p w:rsidR="005805EE" w:rsidRDefault="005805EE" w:rsidP="00AD5519">
      <w:pPr>
        <w:pStyle w:val="ListParagraph"/>
        <w:numPr>
          <w:ilvl w:val="0"/>
          <w:numId w:val="36"/>
        </w:numPr>
      </w:pPr>
      <w:r w:rsidRPr="001020F7">
        <w:t>&lt; Project options &gt;</w:t>
      </w:r>
      <w:r>
        <w:t>: used to set project information:</w:t>
      </w:r>
    </w:p>
    <w:p w:rsidR="005805EE" w:rsidRDefault="005805EE" w:rsidP="005805EE">
      <w:pPr>
        <w:pStyle w:val="ListParagraph"/>
        <w:ind w:left="1080"/>
      </w:pPr>
      <w:r>
        <w:t>We use default project setting (do not change device, use different synthesis tools, or something else), omit these options</w:t>
      </w:r>
    </w:p>
    <w:p w:rsidR="005805EE" w:rsidRDefault="005805EE" w:rsidP="00AD5519">
      <w:pPr>
        <w:pStyle w:val="ListParagraph"/>
        <w:numPr>
          <w:ilvl w:val="0"/>
          <w:numId w:val="36"/>
        </w:numPr>
      </w:pPr>
      <w:r w:rsidRPr="005E3189">
        <w:lastRenderedPageBreak/>
        <w:t>&lt; Implementation options &gt;</w:t>
      </w:r>
      <w:r>
        <w:t>: used to set which diamond process will be run</w:t>
      </w:r>
    </w:p>
    <w:p w:rsidR="005805EE" w:rsidDel="00CD11B9" w:rsidRDefault="005805EE" w:rsidP="005805EE">
      <w:pPr>
        <w:pStyle w:val="ListParagraph"/>
        <w:ind w:left="1080"/>
        <w:rPr>
          <w:del w:id="1323" w:author="Jason Wang" w:date="2014-07-01T10:26:00Z"/>
        </w:rPr>
      </w:pPr>
      <w:del w:id="1324" w:author="Jason Wang" w:date="2014-07-01T10:26:00Z">
        <w:r w:rsidDel="00CD11B9">
          <w:delText>We use the default setting (run MPAR &amp; Trce), omit these options</w:delText>
        </w:r>
      </w:del>
      <w:ins w:id="1325" w:author="Jason Wang" w:date="2014-07-01T10:26:00Z">
        <w:r w:rsidR="00CD11B9">
          <w:t>run MPAR &amp; Trce</w:t>
        </w:r>
      </w:ins>
    </w:p>
    <w:p w:rsidR="005805EE" w:rsidRDefault="005805EE" w:rsidP="00AD5519">
      <w:pPr>
        <w:pStyle w:val="ListParagraph"/>
        <w:numPr>
          <w:ilvl w:val="0"/>
          <w:numId w:val="36"/>
        </w:numPr>
      </w:pPr>
      <w:r w:rsidRPr="005E3189">
        <w:t>&lt; Simulation options &gt;</w:t>
      </w:r>
      <w:r>
        <w:t>: used to set which simulation flow will be run</w:t>
      </w:r>
    </w:p>
    <w:p w:rsidR="005805EE" w:rsidRDefault="005805EE" w:rsidP="005805EE">
      <w:pPr>
        <w:pStyle w:val="ListParagraph"/>
        <w:ind w:left="1080"/>
      </w:pPr>
      <w:r>
        <w:t>--modelsim-path: we use Active-HDL run simulation, omit this option</w:t>
      </w:r>
    </w:p>
    <w:p w:rsidR="005805EE" w:rsidRDefault="005805EE" w:rsidP="005805EE">
      <w:pPr>
        <w:pStyle w:val="ListParagraph"/>
        <w:ind w:left="1080"/>
      </w:pPr>
      <w:r w:rsidRPr="007100C8">
        <w:t>--questasim-path</w:t>
      </w:r>
      <w:r>
        <w:t>: same as above</w:t>
      </w:r>
    </w:p>
    <w:p w:rsidR="005805EE" w:rsidRDefault="005805EE" w:rsidP="005805EE">
      <w:pPr>
        <w:pStyle w:val="ListParagraph"/>
        <w:ind w:left="1080"/>
      </w:pPr>
      <w:r w:rsidRPr="007100C8">
        <w:t>--run-modelsim</w:t>
      </w:r>
      <w:r>
        <w:t>: same as above</w:t>
      </w:r>
    </w:p>
    <w:p w:rsidR="005805EE" w:rsidRDefault="005805EE" w:rsidP="005805EE">
      <w:pPr>
        <w:pStyle w:val="ListParagraph"/>
        <w:ind w:left="1080"/>
      </w:pPr>
      <w:r w:rsidRPr="007100C8">
        <w:t>--run-questasim</w:t>
      </w:r>
      <w:r>
        <w:t>: same as above</w:t>
      </w:r>
    </w:p>
    <w:p w:rsidR="005805EE" w:rsidRDefault="005805EE" w:rsidP="005805EE">
      <w:pPr>
        <w:pStyle w:val="ListParagraph"/>
        <w:ind w:left="1080"/>
      </w:pPr>
      <w:r>
        <w:t>--sim-rtl: we want run RTL simulation, use this option</w:t>
      </w:r>
    </w:p>
    <w:p w:rsidR="005805EE" w:rsidRDefault="005805EE" w:rsidP="00AD5519">
      <w:pPr>
        <w:pStyle w:val="ListParagraph"/>
        <w:numPr>
          <w:ilvl w:val="0"/>
          <w:numId w:val="35"/>
        </w:numPr>
      </w:pPr>
      <w:r>
        <w:t xml:space="preserve">Line 2 Explains: </w:t>
      </w:r>
    </w:p>
    <w:p w:rsidR="005805EE" w:rsidRDefault="005805EE" w:rsidP="00AD5519">
      <w:pPr>
        <w:pStyle w:val="ListParagraph"/>
        <w:numPr>
          <w:ilvl w:val="0"/>
          <w:numId w:val="36"/>
        </w:numPr>
      </w:pPr>
      <w:r>
        <w:t>&lt;</w:t>
      </w:r>
      <w:r w:rsidRPr="005E3189">
        <w:t xml:space="preserve"> Public options </w:t>
      </w:r>
      <w:r>
        <w:t>&gt; used to set the suite information: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1020F7">
        <w:t>&lt; Diamond options &gt;</w:t>
      </w:r>
      <w:r>
        <w:t xml:space="preserve"> used to set diamond install information: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1020F7">
        <w:t>&lt; Project options &gt;</w:t>
      </w:r>
      <w:r>
        <w:t>: used to set project information: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5E3189">
        <w:t>&lt; Implementation options &gt;</w:t>
      </w:r>
      <w:r>
        <w:t>: used to set which diamond process will be run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5E3189">
        <w:t>&lt; Simulation options &gt;</w:t>
      </w:r>
      <w:r>
        <w:t>: used to set which simulation flow will be run</w:t>
      </w:r>
    </w:p>
    <w:p w:rsidR="005805EE" w:rsidRDefault="005805EE" w:rsidP="005805EE">
      <w:pPr>
        <w:pStyle w:val="ListParagraph"/>
        <w:ind w:left="1080"/>
      </w:pPr>
      <w:r>
        <w:t xml:space="preserve">--modelsim-path: we have set the right value in </w:t>
      </w:r>
      <w:hyperlink w:anchor="_4.2.2_Script_initializes" w:history="1">
        <w:r w:rsidRPr="001020F7">
          <w:rPr>
            <w:rStyle w:val="Hyperlink"/>
          </w:rPr>
          <w:t>default.ini</w:t>
        </w:r>
      </w:hyperlink>
      <w:r>
        <w:t xml:space="preserve"> file, omit this option</w:t>
      </w:r>
    </w:p>
    <w:p w:rsidR="005805EE" w:rsidRDefault="005805EE" w:rsidP="005805EE">
      <w:pPr>
        <w:pStyle w:val="ListParagraph"/>
        <w:ind w:left="1080"/>
      </w:pPr>
      <w:r w:rsidRPr="007100C8">
        <w:t>--questasim-path</w:t>
      </w:r>
      <w:r>
        <w:t>: we use ModelSIM run simulation, omit this option</w:t>
      </w:r>
    </w:p>
    <w:p w:rsidR="005805EE" w:rsidRDefault="005805EE" w:rsidP="005805EE">
      <w:pPr>
        <w:pStyle w:val="ListParagraph"/>
        <w:ind w:left="1080"/>
      </w:pPr>
      <w:r w:rsidRPr="007100C8">
        <w:t>--run-modelsim</w:t>
      </w:r>
      <w:r>
        <w:t>: we want to run simulation with ModelSIM, use this option</w:t>
      </w:r>
    </w:p>
    <w:p w:rsidR="005805EE" w:rsidRDefault="005805EE" w:rsidP="005805EE">
      <w:pPr>
        <w:pStyle w:val="ListParagraph"/>
        <w:ind w:left="1080"/>
      </w:pPr>
      <w:r w:rsidRPr="007100C8">
        <w:t>--run-questasim</w:t>
      </w:r>
      <w:r>
        <w:t>: we use ModelSIM run simulation, omit this option</w:t>
      </w:r>
    </w:p>
    <w:p w:rsidR="005805EE" w:rsidRDefault="005805EE" w:rsidP="005805EE">
      <w:pPr>
        <w:pStyle w:val="ListParagraph"/>
        <w:ind w:left="1080"/>
      </w:pPr>
      <w:r>
        <w:t>--sim-map-vlg: we want MAP Verilog simulation, use this option</w:t>
      </w:r>
    </w:p>
    <w:p w:rsidR="005805EE" w:rsidRPr="005E0441" w:rsidRDefault="005805EE" w:rsidP="005805EE">
      <w:pPr>
        <w:pStyle w:val="ListParagraph"/>
        <w:ind w:left="1080"/>
      </w:pPr>
      <w:r>
        <w:t>--sim-par-vlg: we want PAR Verilog simulation, use this option</w:t>
      </w:r>
    </w:p>
    <w:p w:rsidR="005805EE" w:rsidRDefault="005805EE" w:rsidP="00AD5519">
      <w:pPr>
        <w:pStyle w:val="ListParagraph"/>
        <w:numPr>
          <w:ilvl w:val="0"/>
          <w:numId w:val="35"/>
        </w:numPr>
      </w:pPr>
      <w:r>
        <w:t xml:space="preserve">Line N Explains: </w:t>
      </w:r>
    </w:p>
    <w:p w:rsidR="005805EE" w:rsidRDefault="005805EE" w:rsidP="00AD5519">
      <w:pPr>
        <w:pStyle w:val="ListParagraph"/>
        <w:numPr>
          <w:ilvl w:val="0"/>
          <w:numId w:val="36"/>
        </w:numPr>
      </w:pPr>
      <w:r>
        <w:t>&lt;</w:t>
      </w:r>
      <w:r w:rsidRPr="005E3189">
        <w:t xml:space="preserve"> Public options </w:t>
      </w:r>
      <w:r>
        <w:t>&gt; used to set the suite information:</w:t>
      </w:r>
    </w:p>
    <w:p w:rsidR="005805EE" w:rsidRDefault="005805EE" w:rsidP="005805EE">
      <w:pPr>
        <w:pStyle w:val="ListParagraph"/>
        <w:ind w:left="1080"/>
      </w:pPr>
      <w:r>
        <w:t>--tag: we want all script implement results in “simulation” folder</w:t>
      </w:r>
    </w:p>
    <w:p w:rsidR="005805EE" w:rsidRDefault="005805EE" w:rsidP="00AD5519">
      <w:pPr>
        <w:pStyle w:val="ListParagraph"/>
        <w:numPr>
          <w:ilvl w:val="0"/>
          <w:numId w:val="36"/>
        </w:numPr>
      </w:pPr>
      <w:r w:rsidRPr="001020F7">
        <w:t>&lt; Diamond options &gt;</w:t>
      </w:r>
      <w:r>
        <w:t xml:space="preserve"> used to set diamond install information: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1020F7">
        <w:t>&lt; Project options &gt;</w:t>
      </w:r>
      <w:r>
        <w:t>: used to set project information: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5E3189">
        <w:t>&lt; Implementation options &gt;</w:t>
      </w:r>
      <w:r>
        <w:t>: used to set which diamond process will be run</w:t>
      </w:r>
    </w:p>
    <w:p w:rsidR="005805EE" w:rsidRDefault="005805EE" w:rsidP="005805EE">
      <w:pPr>
        <w:pStyle w:val="ListParagraph"/>
        <w:ind w:left="1080"/>
      </w:pPr>
      <w:r>
        <w:t>Same as line1</w:t>
      </w:r>
    </w:p>
    <w:p w:rsidR="005805EE" w:rsidRDefault="005805EE" w:rsidP="00AD5519">
      <w:pPr>
        <w:pStyle w:val="ListParagraph"/>
        <w:numPr>
          <w:ilvl w:val="0"/>
          <w:numId w:val="36"/>
        </w:numPr>
      </w:pPr>
      <w:r w:rsidRPr="005E3189">
        <w:t>&lt; Simulation options &gt;</w:t>
      </w:r>
      <w:r>
        <w:t>: used to set which simulation flow will be run</w:t>
      </w:r>
    </w:p>
    <w:p w:rsidR="005805EE" w:rsidRPr="005E0441" w:rsidRDefault="005805EE" w:rsidP="005805EE">
      <w:pPr>
        <w:pStyle w:val="ListParagraph"/>
        <w:ind w:left="1080"/>
      </w:pPr>
      <w:r>
        <w:t>Same as line1</w:t>
      </w:r>
    </w:p>
    <w:p w:rsidR="00591CC3" w:rsidRDefault="00591CC3" w:rsidP="00591CC3">
      <w:pPr>
        <w:pStyle w:val="Heading4"/>
      </w:pPr>
      <w:r>
        <w:t xml:space="preserve">4.4.6.4 </w:t>
      </w:r>
      <w:r w:rsidRPr="00591CC3">
        <w:t>Script implementation result</w:t>
      </w:r>
    </w:p>
    <w:p w:rsidR="00591CC3" w:rsidRDefault="00591CC3" w:rsidP="00591CC3">
      <w:r>
        <w:t xml:space="preserve">In this section we just list out the final result of this example suite, for detail result generation see </w:t>
      </w:r>
      <w:hyperlink w:anchor="_4.4.5.6_Result_check" w:history="1">
        <w:r w:rsidR="00B15406" w:rsidRPr="00B15406">
          <w:t xml:space="preserve"> </w:t>
        </w:r>
        <w:r w:rsidR="00B15406" w:rsidRPr="00B15406">
          <w:rPr>
            <w:rStyle w:val="Hyperlink"/>
          </w:rPr>
          <w:t>chapter</w:t>
        </w:r>
        <w:r w:rsidRPr="00591CC3">
          <w:rPr>
            <w:rStyle w:val="Hyperlink"/>
          </w:rPr>
          <w:t xml:space="preserve"> 4.4.5.6</w:t>
        </w:r>
      </w:hyperlink>
    </w:p>
    <w:p w:rsidR="00591CC3" w:rsidRDefault="00591CC3" w:rsidP="00AD5519">
      <w:pPr>
        <w:pStyle w:val="ListParagraph"/>
        <w:numPr>
          <w:ilvl w:val="0"/>
          <w:numId w:val="37"/>
        </w:numPr>
      </w:pPr>
      <w:r>
        <w:t>Line 1 result:</w:t>
      </w:r>
    </w:p>
    <w:p w:rsidR="00591CC3" w:rsidRDefault="00591CC3" w:rsidP="00591CC3">
      <w:pPr>
        <w:pStyle w:val="ListParagraph"/>
      </w:pPr>
      <w:r>
        <w:t>RTL simulation result location: &lt;..&gt;/suite1/case1/_scratch/sim_rtl/</w:t>
      </w:r>
    </w:p>
    <w:p w:rsidR="00591CC3" w:rsidRDefault="00591CC3" w:rsidP="00591CC3">
      <w:pPr>
        <w:pStyle w:val="ListParagraph"/>
      </w:pPr>
      <w:r>
        <w:t>Simulation macro file: do_sim_rtl.do</w:t>
      </w:r>
    </w:p>
    <w:p w:rsidR="00591CC3" w:rsidRDefault="00591CC3" w:rsidP="00591CC3">
      <w:pPr>
        <w:pStyle w:val="ListParagraph"/>
      </w:pPr>
      <w:r>
        <w:t>Simulation output file: depends on our test bench file</w:t>
      </w:r>
    </w:p>
    <w:p w:rsidR="00591CC3" w:rsidRDefault="00591CC3" w:rsidP="00591CC3">
      <w:pPr>
        <w:pStyle w:val="ListParagraph"/>
      </w:pPr>
      <w:r>
        <w:t>Simulation log file: sim_log.txt</w:t>
      </w:r>
    </w:p>
    <w:p w:rsidR="00591CC3" w:rsidRDefault="00591CC3" w:rsidP="00591CC3">
      <w:pPr>
        <w:pStyle w:val="ListParagraph"/>
      </w:pPr>
      <w:r>
        <w:t>Simulation command line file:</w:t>
      </w:r>
      <w:r w:rsidRPr="00D77BB3">
        <w:t xml:space="preserve"> run_sim_rtl.time</w:t>
      </w:r>
    </w:p>
    <w:p w:rsidR="00591CC3" w:rsidRDefault="00591CC3" w:rsidP="00AD5519">
      <w:pPr>
        <w:pStyle w:val="ListParagraph"/>
        <w:numPr>
          <w:ilvl w:val="0"/>
          <w:numId w:val="37"/>
        </w:numPr>
      </w:pPr>
      <w:r>
        <w:t>Line 2 result:</w:t>
      </w:r>
    </w:p>
    <w:p w:rsidR="00591CC3" w:rsidRDefault="00591CC3" w:rsidP="00AD5519">
      <w:pPr>
        <w:pStyle w:val="ListParagraph"/>
        <w:numPr>
          <w:ilvl w:val="0"/>
          <w:numId w:val="38"/>
        </w:numPr>
      </w:pPr>
      <w:r>
        <w:t>MAP Verilog simulation result:</w:t>
      </w:r>
    </w:p>
    <w:p w:rsidR="00591CC3" w:rsidRDefault="00591CC3" w:rsidP="00591CC3">
      <w:pPr>
        <w:pStyle w:val="ListParagraph"/>
        <w:ind w:left="1080"/>
      </w:pPr>
      <w:r>
        <w:t>Simulation result location: &lt;..&gt;/suite1/case1/_scratch/sim_map_vlg/</w:t>
      </w:r>
    </w:p>
    <w:p w:rsidR="00591CC3" w:rsidRDefault="00591CC3" w:rsidP="00591CC3">
      <w:pPr>
        <w:pStyle w:val="ListParagraph"/>
        <w:ind w:left="1080"/>
      </w:pPr>
      <w:r>
        <w:t>Simulation macro file: do_sim_map_vlg.do</w:t>
      </w:r>
    </w:p>
    <w:p w:rsidR="00591CC3" w:rsidRDefault="00591CC3" w:rsidP="00591CC3">
      <w:pPr>
        <w:pStyle w:val="ListParagraph"/>
        <w:ind w:left="1080"/>
      </w:pPr>
      <w:r>
        <w:lastRenderedPageBreak/>
        <w:t>Simulation output file: depends on our test bench file</w:t>
      </w:r>
    </w:p>
    <w:p w:rsidR="00591CC3" w:rsidRDefault="00591CC3" w:rsidP="00591CC3">
      <w:pPr>
        <w:pStyle w:val="ListParagraph"/>
        <w:ind w:left="1080"/>
      </w:pPr>
      <w:r>
        <w:t>Simulation log file:sim_log.txt</w:t>
      </w:r>
    </w:p>
    <w:p w:rsidR="00591CC3" w:rsidRDefault="00591CC3" w:rsidP="00591CC3">
      <w:pPr>
        <w:pStyle w:val="ListParagraph"/>
        <w:ind w:left="1080"/>
      </w:pPr>
      <w:r>
        <w:t>Simulation command line file: run_sim_map_vlg.time</w:t>
      </w:r>
    </w:p>
    <w:p w:rsidR="00591CC3" w:rsidRDefault="00591CC3" w:rsidP="00AD5519">
      <w:pPr>
        <w:pStyle w:val="ListParagraph"/>
        <w:numPr>
          <w:ilvl w:val="0"/>
          <w:numId w:val="38"/>
        </w:numPr>
      </w:pPr>
      <w:r>
        <w:t>PAR Verilog simulation result:</w:t>
      </w:r>
    </w:p>
    <w:p w:rsidR="00591CC3" w:rsidRDefault="00591CC3" w:rsidP="00591CC3">
      <w:pPr>
        <w:pStyle w:val="ListParagraph"/>
        <w:ind w:left="1080"/>
      </w:pPr>
      <w:r>
        <w:t>Simulation result location: &lt;..&gt;/suite1/case1/_scratch/sim_par_vlg/</w:t>
      </w:r>
    </w:p>
    <w:p w:rsidR="00591CC3" w:rsidRDefault="00591CC3" w:rsidP="00591CC3">
      <w:pPr>
        <w:pStyle w:val="ListParagraph"/>
        <w:ind w:left="1080"/>
      </w:pPr>
      <w:r>
        <w:t>Simulation macro file: do_sim_par_vlg.do</w:t>
      </w:r>
    </w:p>
    <w:p w:rsidR="00591CC3" w:rsidRDefault="00591CC3" w:rsidP="00591CC3">
      <w:pPr>
        <w:pStyle w:val="ListParagraph"/>
        <w:ind w:left="1080"/>
      </w:pPr>
      <w:r>
        <w:t>Simulation output file: depends on our test bench file</w:t>
      </w:r>
    </w:p>
    <w:p w:rsidR="00591CC3" w:rsidRDefault="00591CC3" w:rsidP="00591CC3">
      <w:pPr>
        <w:pStyle w:val="ListParagraph"/>
        <w:ind w:left="1080"/>
      </w:pPr>
      <w:r>
        <w:t>Simulation log file:sim_log.txt</w:t>
      </w:r>
    </w:p>
    <w:p w:rsidR="00591CC3" w:rsidRDefault="00591CC3" w:rsidP="00591CC3">
      <w:pPr>
        <w:pStyle w:val="ListParagraph"/>
        <w:ind w:left="1080"/>
      </w:pPr>
      <w:r>
        <w:t>Simulation command line file: run_sim_par_vlg.time</w:t>
      </w:r>
    </w:p>
    <w:p w:rsidR="00591CC3" w:rsidRPr="005E0441" w:rsidRDefault="00591CC3" w:rsidP="00AD5519">
      <w:pPr>
        <w:pStyle w:val="ListParagraph"/>
        <w:numPr>
          <w:ilvl w:val="0"/>
          <w:numId w:val="37"/>
        </w:numPr>
      </w:pPr>
      <w:r>
        <w:t xml:space="preserve">Line N result: </w:t>
      </w:r>
    </w:p>
    <w:p w:rsidR="00591CC3" w:rsidRDefault="00591CC3" w:rsidP="00591CC3">
      <w:pPr>
        <w:pStyle w:val="ListParagraph"/>
      </w:pPr>
      <w:r>
        <w:t>RTL simulation result location: &lt;..&gt;/suite1/case1/simulation/sim_rtl/</w:t>
      </w:r>
    </w:p>
    <w:p w:rsidR="00591CC3" w:rsidRDefault="00591CC3" w:rsidP="00591CC3">
      <w:pPr>
        <w:pStyle w:val="ListParagraph"/>
      </w:pPr>
      <w:r>
        <w:t>Simulation macro file: do_sim_rtl.do</w:t>
      </w:r>
    </w:p>
    <w:p w:rsidR="00591CC3" w:rsidRDefault="00591CC3" w:rsidP="00591CC3">
      <w:pPr>
        <w:pStyle w:val="ListParagraph"/>
      </w:pPr>
      <w:r>
        <w:t>Simulation output file: depends on our test bench file</w:t>
      </w:r>
    </w:p>
    <w:p w:rsidR="00591CC3" w:rsidRDefault="00591CC3" w:rsidP="00591CC3">
      <w:pPr>
        <w:pStyle w:val="ListParagraph"/>
      </w:pPr>
      <w:r>
        <w:t>Simulation log file: sim_log.txt</w:t>
      </w:r>
    </w:p>
    <w:p w:rsidR="005805EE" w:rsidRPr="005805EE" w:rsidRDefault="00591CC3" w:rsidP="00470199">
      <w:pPr>
        <w:pStyle w:val="ListParagraph"/>
      </w:pPr>
      <w:r>
        <w:t>Simulation command line file:</w:t>
      </w:r>
      <w:r w:rsidRPr="00D77BB3">
        <w:t xml:space="preserve"> run_sim_rtl.time</w:t>
      </w:r>
    </w:p>
    <w:p w:rsidR="00C82615" w:rsidRDefault="00C82615" w:rsidP="00C82615">
      <w:pPr>
        <w:pStyle w:val="Heading2"/>
      </w:pPr>
      <w:bookmarkStart w:id="1326" w:name="_4.5_Command_flow"/>
      <w:bookmarkStart w:id="1327" w:name="_Toc395885290"/>
      <w:bookmarkEnd w:id="1326"/>
      <w:r>
        <w:t xml:space="preserve">4.5 </w:t>
      </w:r>
      <w:r w:rsidRPr="00C82615">
        <w:t xml:space="preserve">Command </w:t>
      </w:r>
      <w:r>
        <w:t>flow</w:t>
      </w:r>
      <w:bookmarkEnd w:id="1327"/>
    </w:p>
    <w:p w:rsidR="0034227B" w:rsidRDefault="0034227B" w:rsidP="0034227B">
      <w:r>
        <w:t>Section owner: Jason Wang</w:t>
      </w:r>
    </w:p>
    <w:p w:rsidR="0034227B" w:rsidRDefault="0034227B" w:rsidP="0034227B">
      <w:pPr>
        <w:pStyle w:val="Heading3"/>
      </w:pPr>
      <w:bookmarkStart w:id="1328" w:name="_Toc395885291"/>
      <w:r>
        <w:t>4.</w:t>
      </w:r>
      <w:r w:rsidR="00DD4109">
        <w:t>5</w:t>
      </w:r>
      <w:r>
        <w:t>.1 Object</w:t>
      </w:r>
      <w:bookmarkEnd w:id="1328"/>
    </w:p>
    <w:p w:rsidR="0034227B" w:rsidRDefault="0034227B" w:rsidP="0034227B">
      <w:r>
        <w:t>This section will detail the usage of CMD flow, including: the details of CMD work flow, how to construct test suite, how to write command line, how to run CMD result check and finally an example will be given.</w:t>
      </w:r>
    </w:p>
    <w:p w:rsidR="009730FD" w:rsidRDefault="009730FD" w:rsidP="009730FD">
      <w:pPr>
        <w:pStyle w:val="Heading3"/>
      </w:pPr>
      <w:bookmarkStart w:id="1329" w:name="_Toc395885292"/>
      <w:r>
        <w:t>4.</w:t>
      </w:r>
      <w:r w:rsidR="003C5C49">
        <w:t>5</w:t>
      </w:r>
      <w:r>
        <w:t>.2 Quick start</w:t>
      </w:r>
      <w:bookmarkEnd w:id="1329"/>
    </w:p>
    <w:p w:rsidR="009730FD" w:rsidRDefault="009730FD" w:rsidP="009730FD">
      <w:r>
        <w:t>Quick start will list some command lines for you to make you launch test case (suite) quickly. Quick start also covers different test orientations:</w:t>
      </w:r>
    </w:p>
    <w:p w:rsidR="009730FD" w:rsidRDefault="009730FD" w:rsidP="002E1CB1">
      <w:pPr>
        <w:pStyle w:val="ListParagraph"/>
        <w:numPr>
          <w:ilvl w:val="0"/>
          <w:numId w:val="52"/>
        </w:numPr>
      </w:pPr>
      <w:r>
        <w:t>How to write a command line based on Lattice main script to launch a test case.</w:t>
      </w:r>
    </w:p>
    <w:p w:rsidR="009730FD" w:rsidRPr="0025030E" w:rsidRDefault="009730FD" w:rsidP="002E1CB1">
      <w:pPr>
        <w:pStyle w:val="ListParagraph"/>
        <w:numPr>
          <w:ilvl w:val="0"/>
          <w:numId w:val="52"/>
        </w:numPr>
      </w:pPr>
      <w:r>
        <w:t>How to write a command line based on suite support script to launch a test suite.</w:t>
      </w:r>
    </w:p>
    <w:p w:rsidR="009730FD" w:rsidRDefault="009730FD" w:rsidP="009730FD">
      <w:pPr>
        <w:pStyle w:val="Heading4"/>
      </w:pPr>
      <w:r>
        <w:t>4.5.2.1 Case support</w:t>
      </w:r>
    </w:p>
    <w:p w:rsidR="009730FD" w:rsidRDefault="009730FD" w:rsidP="009730FD">
      <w:r>
        <w:t>All test command lines here are based on Lattice main script. Lattice main script has 5 option groups (</w:t>
      </w:r>
      <w:hyperlink w:anchor="_3.7.1_CMD_line" w:history="1">
        <w:r w:rsidRPr="00260677">
          <w:rPr>
            <w:rStyle w:val="Hyperlink"/>
          </w:rPr>
          <w:t>chapter</w:t>
        </w:r>
        <w:r w:rsidRPr="00B50F85">
          <w:rPr>
            <w:rStyle w:val="Hyperlink"/>
          </w:rPr>
          <w:t xml:space="preserve"> 3.7.1</w:t>
        </w:r>
      </w:hyperlink>
      <w:r w:rsidR="002D0475">
        <w:t xml:space="preserve">). But CMD </w:t>
      </w:r>
      <w:r w:rsidR="00874C04">
        <w:t xml:space="preserve">flow only </w:t>
      </w:r>
      <w:r w:rsidR="00874C04" w:rsidRPr="002D0475">
        <w:t>responds</w:t>
      </w:r>
      <w:r w:rsidR="002D0475">
        <w:t xml:space="preserve"> for the first two option groups (</w:t>
      </w:r>
      <w:r w:rsidR="002D0475" w:rsidRPr="002D0475">
        <w:t>Public Options</w:t>
      </w:r>
      <w:r w:rsidR="002D0475">
        <w:t xml:space="preserve"> &amp; </w:t>
      </w:r>
      <w:r w:rsidR="002D0475" w:rsidRPr="002D0475">
        <w:t>Diamond Options</w:t>
      </w:r>
      <w:r w:rsidR="002D0475">
        <w:t>)</w:t>
      </w:r>
    </w:p>
    <w:p w:rsidR="009730FD" w:rsidRDefault="009730FD" w:rsidP="002E1CB1">
      <w:pPr>
        <w:pStyle w:val="ListParagraph"/>
        <w:numPr>
          <w:ilvl w:val="0"/>
          <w:numId w:val="53"/>
        </w:numPr>
      </w:pPr>
      <w:r>
        <w:t xml:space="preserve">Run </w:t>
      </w:r>
      <w:r w:rsidR="002D0475">
        <w:t>CMD flow, detail action was defined in project info file</w:t>
      </w:r>
      <w:r>
        <w:t>:</w:t>
      </w:r>
    </w:p>
    <w:p w:rsidR="009730FD" w:rsidRPr="00E453A2" w:rsidRDefault="009730FD" w:rsidP="009730FD">
      <w:pPr>
        <w:pStyle w:val="ListParagraph"/>
        <w:rPr>
          <w:b/>
          <w:i/>
        </w:rPr>
      </w:pPr>
      <w:r w:rsidRPr="00E453A2">
        <w:rPr>
          <w:b/>
          <w:i/>
        </w:rPr>
        <w:t>“python ./BQS_script/bin/run_lattice.py  --top-dir=</w:t>
      </w:r>
      <w:r w:rsidR="002D0475">
        <w:rPr>
          <w:b/>
          <w:i/>
        </w:rPr>
        <w:t xml:space="preserve">xxx --design=xxx --diamond=xxx </w:t>
      </w:r>
      <w:r w:rsidRPr="00E453A2">
        <w:rPr>
          <w:b/>
          <w:i/>
        </w:rPr>
        <w:t>”</w:t>
      </w:r>
    </w:p>
    <w:p w:rsidR="009730FD" w:rsidRDefault="009730FD" w:rsidP="009730FD">
      <w:pPr>
        <w:pStyle w:val="Heading4"/>
      </w:pPr>
      <w:r>
        <w:t>4.5.2.2 Suite support</w:t>
      </w:r>
    </w:p>
    <w:p w:rsidR="009730FD" w:rsidRDefault="009730FD" w:rsidP="009730FD">
      <w:r>
        <w:t>All test command lines here are based on suite support script (</w:t>
      </w:r>
      <w:hyperlink w:anchor="_5.1_suite_support" w:history="1">
        <w:r w:rsidRPr="00260677">
          <w:rPr>
            <w:rStyle w:val="Hyperlink"/>
          </w:rPr>
          <w:t>chapter</w:t>
        </w:r>
        <w:r w:rsidRPr="00F67CC2">
          <w:rPr>
            <w:rStyle w:val="Hyperlink"/>
          </w:rPr>
          <w:t xml:space="preserve"> 5.1</w:t>
        </w:r>
      </w:hyperlink>
      <w:r>
        <w:t xml:space="preserve">). </w:t>
      </w:r>
    </w:p>
    <w:p w:rsidR="009730FD" w:rsidRDefault="009730FD" w:rsidP="002E1CB1">
      <w:pPr>
        <w:pStyle w:val="ListParagraph"/>
        <w:numPr>
          <w:ilvl w:val="0"/>
          <w:numId w:val="54"/>
        </w:numPr>
      </w:pPr>
      <w:r>
        <w:t xml:space="preserve">For test suite “suite”, launch 3 process to run </w:t>
      </w:r>
      <w:r w:rsidR="00B8576D">
        <w:t>CMD flow</w:t>
      </w:r>
      <w:r>
        <w:t>:</w:t>
      </w:r>
    </w:p>
    <w:p w:rsidR="0007780E" w:rsidRPr="002D0475" w:rsidRDefault="009730FD" w:rsidP="002D0475">
      <w:pPr>
        <w:pStyle w:val="ListParagraph"/>
        <w:rPr>
          <w:b/>
          <w:i/>
        </w:rPr>
      </w:pPr>
      <w:r w:rsidRPr="00E453A2">
        <w:rPr>
          <w:b/>
          <w:i/>
        </w:rPr>
        <w:t>“</w:t>
      </w:r>
      <w:r w:rsidRPr="00620FAE">
        <w:rPr>
          <w:b/>
          <w:i/>
        </w:rPr>
        <w:t xml:space="preserve">python </w:t>
      </w:r>
      <w:r w:rsidRPr="00E13D4C">
        <w:rPr>
          <w:b/>
          <w:i/>
        </w:rPr>
        <w:t>BQS_s</w:t>
      </w:r>
      <w:r>
        <w:rPr>
          <w:b/>
          <w:i/>
        </w:rPr>
        <w:t>cript/</w:t>
      </w:r>
      <w:r w:rsidRPr="00620FAE">
        <w:rPr>
          <w:b/>
          <w:i/>
        </w:rPr>
        <w:t>tools</w:t>
      </w:r>
      <w:r w:rsidR="00350020">
        <w:rPr>
          <w:b/>
          <w:i/>
        </w:rPr>
        <w:t xml:space="preserve"> </w:t>
      </w:r>
      <w:r>
        <w:rPr>
          <w:b/>
          <w:i/>
        </w:rPr>
        <w:t>/</w:t>
      </w:r>
      <w:r w:rsidRPr="00620FAE">
        <w:rPr>
          <w:b/>
          <w:i/>
        </w:rPr>
        <w:t>suite_support</w:t>
      </w:r>
      <w:r>
        <w:rPr>
          <w:b/>
          <w:i/>
        </w:rPr>
        <w:t>/</w:t>
      </w:r>
      <w:r w:rsidRPr="00620FAE">
        <w:rPr>
          <w:b/>
          <w:i/>
        </w:rPr>
        <w:t xml:space="preserve">suite_support.py --suite-file=case_list.ini </w:t>
      </w:r>
      <w:r w:rsidR="00581D14">
        <w:rPr>
          <w:b/>
          <w:i/>
        </w:rPr>
        <w:t>–top-dir=./</w:t>
      </w:r>
      <w:r w:rsidRPr="00620FAE">
        <w:rPr>
          <w:b/>
          <w:i/>
        </w:rPr>
        <w:t xml:space="preserve"> --process=3 --lattice --options=" --</w:t>
      </w:r>
      <w:r>
        <w:rPr>
          <w:b/>
          <w:i/>
        </w:rPr>
        <w:t>diamond=</w:t>
      </w:r>
      <w:r w:rsidR="002D0475">
        <w:rPr>
          <w:b/>
          <w:i/>
        </w:rPr>
        <w:t>C:/lscc/diamond/3.2_x64</w:t>
      </w:r>
      <w:r w:rsidRPr="00E453A2">
        <w:rPr>
          <w:b/>
          <w:i/>
        </w:rPr>
        <w:t>”</w:t>
      </w:r>
    </w:p>
    <w:p w:rsidR="00B908A6" w:rsidRDefault="00B908A6" w:rsidP="00B908A6">
      <w:pPr>
        <w:pStyle w:val="Heading3"/>
      </w:pPr>
      <w:bookmarkStart w:id="1330" w:name="_Toc395885293"/>
      <w:r>
        <w:t>4.5.3 Major options</w:t>
      </w:r>
      <w:bookmarkEnd w:id="1330"/>
    </w:p>
    <w:p w:rsidR="00B908A6" w:rsidRDefault="00B908A6" w:rsidP="00B908A6">
      <w:r>
        <w:t>Here a list of major options for CMD flow use:</w:t>
      </w:r>
    </w:p>
    <w:p w:rsidR="0007780E" w:rsidRDefault="00F85F44" w:rsidP="00F85F44">
      <w:pPr>
        <w:pStyle w:val="table"/>
      </w:pPr>
      <w:r>
        <w:t>CMD flow major options</w:t>
      </w:r>
    </w:p>
    <w:tbl>
      <w:tblPr>
        <w:tblW w:w="9315" w:type="dxa"/>
        <w:tblInd w:w="93" w:type="dxa"/>
        <w:tblLook w:val="04A0" w:firstRow="1" w:lastRow="0" w:firstColumn="1" w:lastColumn="0" w:noHBand="0" w:noVBand="1"/>
        <w:tblPrChange w:id="1331" w:author="Jason Wang" w:date="2014-08-15T16:48:00Z">
          <w:tblPr>
            <w:tblW w:w="10220" w:type="dxa"/>
            <w:tblInd w:w="93" w:type="dxa"/>
            <w:tblLook w:val="04A0" w:firstRow="1" w:lastRow="0" w:firstColumn="1" w:lastColumn="0" w:noHBand="0" w:noVBand="1"/>
          </w:tblPr>
        </w:tblPrChange>
      </w:tblPr>
      <w:tblGrid>
        <w:gridCol w:w="569"/>
        <w:gridCol w:w="1544"/>
        <w:gridCol w:w="2953"/>
        <w:gridCol w:w="4249"/>
        <w:tblGridChange w:id="1332">
          <w:tblGrid>
            <w:gridCol w:w="569"/>
            <w:gridCol w:w="1748"/>
            <w:gridCol w:w="2960"/>
            <w:gridCol w:w="4943"/>
          </w:tblGrid>
        </w:tblGridChange>
      </w:tblGrid>
      <w:tr w:rsidR="00F85F44" w:rsidRPr="00F85F44" w:rsidTr="00061E13">
        <w:trPr>
          <w:trHeight w:val="321"/>
          <w:trPrChange w:id="1333" w:author="Jason Wang" w:date="2014-08-15T16:48:00Z">
            <w:trPr>
              <w:trHeight w:val="315"/>
            </w:trPr>
          </w:trPrChange>
        </w:trPr>
        <w:tc>
          <w:tcPr>
            <w:tcW w:w="519" w:type="dxa"/>
            <w:tcBorders>
              <w:top w:val="single" w:sz="8" w:space="0" w:color="auto"/>
              <w:left w:val="single" w:sz="8" w:space="0" w:color="auto"/>
              <w:bottom w:val="single" w:sz="8" w:space="0" w:color="auto"/>
              <w:right w:val="single" w:sz="4" w:space="0" w:color="auto"/>
            </w:tcBorders>
            <w:shd w:val="clear" w:color="auto" w:fill="auto"/>
            <w:vAlign w:val="bottom"/>
            <w:hideMark/>
            <w:tcPrChange w:id="1334" w:author="Jason Wang" w:date="2014-08-15T16:48:00Z">
              <w:tcPr>
                <w:tcW w:w="569" w:type="dxa"/>
                <w:tcBorders>
                  <w:top w:val="single" w:sz="8" w:space="0" w:color="auto"/>
                  <w:left w:val="single" w:sz="8" w:space="0" w:color="auto"/>
                  <w:bottom w:val="single" w:sz="8"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b/>
                <w:bCs/>
                <w:color w:val="000000"/>
              </w:rPr>
            </w:pPr>
            <w:r w:rsidRPr="00F85F44">
              <w:rPr>
                <w:rFonts w:ascii="Calibri" w:eastAsia="Times New Roman" w:hAnsi="Calibri" w:cs="Calibri"/>
                <w:b/>
                <w:bCs/>
                <w:color w:val="000000"/>
              </w:rPr>
              <w:t>NO.</w:t>
            </w:r>
          </w:p>
        </w:tc>
        <w:tc>
          <w:tcPr>
            <w:tcW w:w="1593" w:type="dxa"/>
            <w:tcBorders>
              <w:top w:val="single" w:sz="8" w:space="0" w:color="auto"/>
              <w:left w:val="nil"/>
              <w:bottom w:val="single" w:sz="8" w:space="0" w:color="auto"/>
              <w:right w:val="single" w:sz="4" w:space="0" w:color="auto"/>
            </w:tcBorders>
            <w:shd w:val="clear" w:color="auto" w:fill="auto"/>
            <w:vAlign w:val="bottom"/>
            <w:hideMark/>
            <w:tcPrChange w:id="1335" w:author="Jason Wang" w:date="2014-08-15T16:48:00Z">
              <w:tcPr>
                <w:tcW w:w="1748" w:type="dxa"/>
                <w:tcBorders>
                  <w:top w:val="single" w:sz="8" w:space="0" w:color="auto"/>
                  <w:left w:val="nil"/>
                  <w:bottom w:val="single" w:sz="8"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b/>
                <w:bCs/>
                <w:color w:val="000000"/>
              </w:rPr>
            </w:pPr>
            <w:r w:rsidRPr="00F85F44">
              <w:rPr>
                <w:rFonts w:ascii="Calibri" w:eastAsia="Times New Roman" w:hAnsi="Calibri" w:cs="Calibri"/>
                <w:b/>
                <w:bCs/>
                <w:color w:val="000000"/>
              </w:rPr>
              <w:t>Option group</w:t>
            </w:r>
          </w:p>
        </w:tc>
        <w:tc>
          <w:tcPr>
            <w:tcW w:w="2698" w:type="dxa"/>
            <w:tcBorders>
              <w:top w:val="single" w:sz="8" w:space="0" w:color="auto"/>
              <w:left w:val="nil"/>
              <w:bottom w:val="single" w:sz="8" w:space="0" w:color="auto"/>
              <w:right w:val="single" w:sz="4" w:space="0" w:color="auto"/>
            </w:tcBorders>
            <w:shd w:val="clear" w:color="auto" w:fill="auto"/>
            <w:vAlign w:val="bottom"/>
            <w:hideMark/>
            <w:tcPrChange w:id="1336" w:author="Jason Wang" w:date="2014-08-15T16:48:00Z">
              <w:tcPr>
                <w:tcW w:w="2960" w:type="dxa"/>
                <w:tcBorders>
                  <w:top w:val="single" w:sz="8" w:space="0" w:color="auto"/>
                  <w:left w:val="nil"/>
                  <w:bottom w:val="single" w:sz="8"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b/>
                <w:bCs/>
                <w:color w:val="000000"/>
              </w:rPr>
            </w:pPr>
            <w:r w:rsidRPr="00F85F44">
              <w:rPr>
                <w:rFonts w:ascii="Calibri" w:eastAsia="Times New Roman" w:hAnsi="Calibri" w:cs="Calibri"/>
                <w:b/>
                <w:bCs/>
                <w:color w:val="000000"/>
              </w:rPr>
              <w:t>Option name</w:t>
            </w:r>
          </w:p>
        </w:tc>
        <w:tc>
          <w:tcPr>
            <w:tcW w:w="4505" w:type="dxa"/>
            <w:tcBorders>
              <w:top w:val="single" w:sz="8" w:space="0" w:color="auto"/>
              <w:left w:val="nil"/>
              <w:bottom w:val="single" w:sz="8" w:space="0" w:color="auto"/>
              <w:right w:val="single" w:sz="8" w:space="0" w:color="auto"/>
            </w:tcBorders>
            <w:shd w:val="clear" w:color="auto" w:fill="auto"/>
            <w:vAlign w:val="bottom"/>
            <w:hideMark/>
            <w:tcPrChange w:id="1337" w:author="Jason Wang" w:date="2014-08-15T16:48:00Z">
              <w:tcPr>
                <w:tcW w:w="4943" w:type="dxa"/>
                <w:tcBorders>
                  <w:top w:val="single" w:sz="8" w:space="0" w:color="auto"/>
                  <w:left w:val="nil"/>
                  <w:bottom w:val="single" w:sz="8"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b/>
                <w:bCs/>
                <w:color w:val="000000"/>
              </w:rPr>
            </w:pPr>
            <w:r w:rsidRPr="00F85F44">
              <w:rPr>
                <w:rFonts w:ascii="Calibri" w:eastAsia="Times New Roman" w:hAnsi="Calibri" w:cs="Calibri"/>
                <w:b/>
                <w:bCs/>
                <w:color w:val="000000"/>
              </w:rPr>
              <w:t>Specification</w:t>
            </w:r>
          </w:p>
        </w:tc>
      </w:tr>
      <w:tr w:rsidR="00F85F44" w:rsidRPr="00F85F44" w:rsidTr="00061E13">
        <w:trPr>
          <w:trHeight w:val="306"/>
          <w:trPrChange w:id="1338"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339"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w:t>
            </w:r>
          </w:p>
        </w:tc>
        <w:tc>
          <w:tcPr>
            <w:tcW w:w="1593" w:type="dxa"/>
            <w:tcBorders>
              <w:top w:val="nil"/>
              <w:left w:val="nil"/>
              <w:bottom w:val="single" w:sz="4" w:space="0" w:color="auto"/>
              <w:right w:val="single" w:sz="4" w:space="0" w:color="auto"/>
            </w:tcBorders>
            <w:shd w:val="clear" w:color="auto" w:fill="auto"/>
            <w:vAlign w:val="bottom"/>
            <w:hideMark/>
            <w:tcPrChange w:id="1340"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Public Options</w:t>
            </w:r>
          </w:p>
        </w:tc>
        <w:tc>
          <w:tcPr>
            <w:tcW w:w="2698" w:type="dxa"/>
            <w:tcBorders>
              <w:top w:val="nil"/>
              <w:left w:val="nil"/>
              <w:bottom w:val="single" w:sz="4" w:space="0" w:color="auto"/>
              <w:right w:val="single" w:sz="4" w:space="0" w:color="auto"/>
            </w:tcBorders>
            <w:shd w:val="clear" w:color="auto" w:fill="auto"/>
            <w:vAlign w:val="bottom"/>
            <w:hideMark/>
            <w:tcPrChange w:id="1341"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 --debug</w:t>
            </w:r>
          </w:p>
        </w:tc>
        <w:tc>
          <w:tcPr>
            <w:tcW w:w="4505" w:type="dxa"/>
            <w:tcBorders>
              <w:top w:val="nil"/>
              <w:left w:val="nil"/>
              <w:bottom w:val="single" w:sz="4" w:space="0" w:color="auto"/>
              <w:right w:val="single" w:sz="8" w:space="0" w:color="auto"/>
            </w:tcBorders>
            <w:shd w:val="clear" w:color="auto" w:fill="auto"/>
            <w:vAlign w:val="bottom"/>
            <w:hideMark/>
            <w:tcPrChange w:id="1342"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print debug message</w:t>
            </w:r>
          </w:p>
        </w:tc>
      </w:tr>
      <w:tr w:rsidR="00F85F44" w:rsidRPr="00F85F44" w:rsidTr="00061E13">
        <w:trPr>
          <w:trHeight w:val="612"/>
          <w:trPrChange w:id="1343" w:author="Jason Wang" w:date="2014-08-15T16:48:00Z">
            <w:trPr>
              <w:trHeight w:val="6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344"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lastRenderedPageBreak/>
              <w:t>2</w:t>
            </w:r>
          </w:p>
        </w:tc>
        <w:tc>
          <w:tcPr>
            <w:tcW w:w="1593" w:type="dxa"/>
            <w:tcBorders>
              <w:top w:val="nil"/>
              <w:left w:val="nil"/>
              <w:bottom w:val="single" w:sz="4" w:space="0" w:color="auto"/>
              <w:right w:val="single" w:sz="4" w:space="0" w:color="auto"/>
            </w:tcBorders>
            <w:shd w:val="clear" w:color="auto" w:fill="auto"/>
            <w:vAlign w:val="bottom"/>
            <w:hideMark/>
            <w:tcPrChange w:id="1345"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346"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 --dry-run</w:t>
            </w:r>
          </w:p>
        </w:tc>
        <w:tc>
          <w:tcPr>
            <w:tcW w:w="4505" w:type="dxa"/>
            <w:tcBorders>
              <w:top w:val="nil"/>
              <w:left w:val="nil"/>
              <w:bottom w:val="single" w:sz="4" w:space="0" w:color="auto"/>
              <w:right w:val="single" w:sz="8" w:space="0" w:color="auto"/>
            </w:tcBorders>
            <w:shd w:val="clear" w:color="auto" w:fill="auto"/>
            <w:vAlign w:val="bottom"/>
            <w:hideMark/>
            <w:tcPrChange w:id="1347"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Dry run the test flow, generate the Lattice Diamond File(.ldf) only</w:t>
            </w:r>
          </w:p>
        </w:tc>
      </w:tr>
      <w:tr w:rsidR="00F85F44" w:rsidRPr="00F85F44" w:rsidTr="00061E13">
        <w:trPr>
          <w:trHeight w:val="612"/>
          <w:trPrChange w:id="1348" w:author="Jason Wang" w:date="2014-08-15T16:48:00Z">
            <w:trPr>
              <w:trHeight w:val="6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349"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3</w:t>
            </w:r>
          </w:p>
        </w:tc>
        <w:tc>
          <w:tcPr>
            <w:tcW w:w="1593" w:type="dxa"/>
            <w:tcBorders>
              <w:top w:val="nil"/>
              <w:left w:val="nil"/>
              <w:bottom w:val="single" w:sz="4" w:space="0" w:color="auto"/>
              <w:right w:val="single" w:sz="4" w:space="0" w:color="auto"/>
            </w:tcBorders>
            <w:shd w:val="clear" w:color="auto" w:fill="auto"/>
            <w:vAlign w:val="bottom"/>
            <w:hideMark/>
            <w:tcPrChange w:id="1350"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351"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-F FILE, --file=FILE</w:t>
            </w:r>
          </w:p>
        </w:tc>
        <w:tc>
          <w:tcPr>
            <w:tcW w:w="4505" w:type="dxa"/>
            <w:tcBorders>
              <w:top w:val="nil"/>
              <w:left w:val="nil"/>
              <w:bottom w:val="single" w:sz="4" w:space="0" w:color="auto"/>
              <w:right w:val="single" w:sz="8" w:space="0" w:color="auto"/>
            </w:tcBorders>
            <w:shd w:val="clear" w:color="auto" w:fill="auto"/>
            <w:vAlign w:val="bottom"/>
            <w:hideMark/>
            <w:tcPrChange w:id="1352"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user configuration file, which format is same as the conf\default.ini file</w:t>
            </w:r>
          </w:p>
        </w:tc>
      </w:tr>
      <w:tr w:rsidR="00F85F44" w:rsidRPr="00F85F44" w:rsidTr="00061E13">
        <w:trPr>
          <w:trHeight w:val="612"/>
          <w:trPrChange w:id="1353" w:author="Jason Wang" w:date="2014-08-15T16:48:00Z">
            <w:trPr>
              <w:trHeight w:val="6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354"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4</w:t>
            </w:r>
          </w:p>
        </w:tc>
        <w:tc>
          <w:tcPr>
            <w:tcW w:w="1593" w:type="dxa"/>
            <w:tcBorders>
              <w:top w:val="nil"/>
              <w:left w:val="nil"/>
              <w:bottom w:val="single" w:sz="4" w:space="0" w:color="auto"/>
              <w:right w:val="single" w:sz="4" w:space="0" w:color="auto"/>
            </w:tcBorders>
            <w:shd w:val="clear" w:color="auto" w:fill="auto"/>
            <w:vAlign w:val="bottom"/>
            <w:hideMark/>
            <w:tcPrChange w:id="1355"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356"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xml:space="preserve">--conf=CONF </w:t>
            </w:r>
          </w:p>
        </w:tc>
        <w:tc>
          <w:tcPr>
            <w:tcW w:w="4505" w:type="dxa"/>
            <w:tcBorders>
              <w:top w:val="nil"/>
              <w:left w:val="nil"/>
              <w:bottom w:val="single" w:sz="4" w:space="0" w:color="auto"/>
              <w:right w:val="single" w:sz="8" w:space="0" w:color="auto"/>
            </w:tcBorders>
            <w:shd w:val="clear" w:color="auto" w:fill="auto"/>
            <w:vAlign w:val="bottom"/>
            <w:hideMark/>
            <w:tcPrChange w:id="1357"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configuration path name, default is conf.</w:t>
            </w:r>
          </w:p>
        </w:tc>
      </w:tr>
      <w:tr w:rsidR="00F85F44" w:rsidRPr="00F85F44" w:rsidTr="00061E13">
        <w:trPr>
          <w:trHeight w:val="306"/>
          <w:trPrChange w:id="1358"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359"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5</w:t>
            </w:r>
          </w:p>
        </w:tc>
        <w:tc>
          <w:tcPr>
            <w:tcW w:w="1593" w:type="dxa"/>
            <w:tcBorders>
              <w:top w:val="nil"/>
              <w:left w:val="nil"/>
              <w:bottom w:val="single" w:sz="4" w:space="0" w:color="auto"/>
              <w:right w:val="single" w:sz="4" w:space="0" w:color="auto"/>
            </w:tcBorders>
            <w:shd w:val="clear" w:color="auto" w:fill="auto"/>
            <w:vAlign w:val="bottom"/>
            <w:hideMark/>
            <w:tcPrChange w:id="1360"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361"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--top-dir=TOP_DIR</w:t>
            </w:r>
          </w:p>
        </w:tc>
        <w:tc>
          <w:tcPr>
            <w:tcW w:w="4505" w:type="dxa"/>
            <w:tcBorders>
              <w:top w:val="nil"/>
              <w:left w:val="nil"/>
              <w:bottom w:val="single" w:sz="4" w:space="0" w:color="auto"/>
              <w:right w:val="single" w:sz="8" w:space="0" w:color="auto"/>
            </w:tcBorders>
            <w:shd w:val="clear" w:color="auto" w:fill="auto"/>
            <w:vAlign w:val="bottom"/>
            <w:hideMark/>
            <w:tcPrChange w:id="1362"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top source path name</w:t>
            </w:r>
          </w:p>
        </w:tc>
      </w:tr>
      <w:tr w:rsidR="00F85F44" w:rsidRPr="00F85F44" w:rsidTr="00061E13">
        <w:trPr>
          <w:trHeight w:val="306"/>
          <w:trPrChange w:id="1363"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364"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6</w:t>
            </w:r>
          </w:p>
        </w:tc>
        <w:tc>
          <w:tcPr>
            <w:tcW w:w="1593" w:type="dxa"/>
            <w:tcBorders>
              <w:top w:val="nil"/>
              <w:left w:val="nil"/>
              <w:bottom w:val="single" w:sz="4" w:space="0" w:color="auto"/>
              <w:right w:val="single" w:sz="4" w:space="0" w:color="auto"/>
            </w:tcBorders>
            <w:shd w:val="clear" w:color="auto" w:fill="auto"/>
            <w:vAlign w:val="bottom"/>
            <w:hideMark/>
            <w:tcPrChange w:id="1365"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366"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--design=DESIGN</w:t>
            </w:r>
          </w:p>
        </w:tc>
        <w:tc>
          <w:tcPr>
            <w:tcW w:w="4505" w:type="dxa"/>
            <w:tcBorders>
              <w:top w:val="nil"/>
              <w:left w:val="nil"/>
              <w:bottom w:val="single" w:sz="4" w:space="0" w:color="auto"/>
              <w:right w:val="single" w:sz="8" w:space="0" w:color="auto"/>
            </w:tcBorders>
            <w:shd w:val="clear" w:color="auto" w:fill="auto"/>
            <w:vAlign w:val="bottom"/>
            <w:hideMark/>
            <w:tcPrChange w:id="1367"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design name</w:t>
            </w:r>
          </w:p>
        </w:tc>
      </w:tr>
      <w:tr w:rsidR="00F85F44" w:rsidRPr="00F85F44" w:rsidTr="00061E13">
        <w:trPr>
          <w:trHeight w:val="306"/>
          <w:trPrChange w:id="1368"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369"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7</w:t>
            </w:r>
          </w:p>
        </w:tc>
        <w:tc>
          <w:tcPr>
            <w:tcW w:w="1593" w:type="dxa"/>
            <w:tcBorders>
              <w:top w:val="nil"/>
              <w:left w:val="nil"/>
              <w:bottom w:val="single" w:sz="4" w:space="0" w:color="auto"/>
              <w:right w:val="single" w:sz="4" w:space="0" w:color="auto"/>
            </w:tcBorders>
            <w:shd w:val="clear" w:color="auto" w:fill="auto"/>
            <w:vAlign w:val="bottom"/>
            <w:hideMark/>
            <w:tcPrChange w:id="1370"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371"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--job-dir=JOB_DIR</w:t>
            </w:r>
          </w:p>
        </w:tc>
        <w:tc>
          <w:tcPr>
            <w:tcW w:w="4505" w:type="dxa"/>
            <w:tcBorders>
              <w:top w:val="nil"/>
              <w:left w:val="nil"/>
              <w:bottom w:val="single" w:sz="4" w:space="0" w:color="auto"/>
              <w:right w:val="single" w:sz="8" w:space="0" w:color="auto"/>
            </w:tcBorders>
            <w:shd w:val="clear" w:color="auto" w:fill="auto"/>
            <w:vAlign w:val="bottom"/>
            <w:hideMark/>
            <w:tcPrChange w:id="1372"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job working path name</w:t>
            </w:r>
          </w:p>
        </w:tc>
      </w:tr>
      <w:tr w:rsidR="00F85F44" w:rsidRPr="00F85F44" w:rsidTr="00061E13">
        <w:trPr>
          <w:trHeight w:val="612"/>
          <w:trPrChange w:id="1373" w:author="Jason Wang" w:date="2014-08-15T16:48:00Z">
            <w:trPr>
              <w:trHeight w:val="6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374"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8</w:t>
            </w:r>
          </w:p>
        </w:tc>
        <w:tc>
          <w:tcPr>
            <w:tcW w:w="1593" w:type="dxa"/>
            <w:tcBorders>
              <w:top w:val="nil"/>
              <w:left w:val="nil"/>
              <w:bottom w:val="single" w:sz="4" w:space="0" w:color="auto"/>
              <w:right w:val="single" w:sz="4" w:space="0" w:color="auto"/>
            </w:tcBorders>
            <w:shd w:val="clear" w:color="auto" w:fill="auto"/>
            <w:vAlign w:val="bottom"/>
            <w:hideMark/>
            <w:tcPrChange w:id="1375"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376"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xml:space="preserve">--tag=TAG </w:t>
            </w:r>
          </w:p>
        </w:tc>
        <w:tc>
          <w:tcPr>
            <w:tcW w:w="4505" w:type="dxa"/>
            <w:tcBorders>
              <w:top w:val="nil"/>
              <w:left w:val="nil"/>
              <w:bottom w:val="single" w:sz="4" w:space="0" w:color="auto"/>
              <w:right w:val="single" w:sz="8" w:space="0" w:color="auto"/>
            </w:tcBorders>
            <w:shd w:val="clear" w:color="auto" w:fill="auto"/>
            <w:vAlign w:val="bottom"/>
            <w:hideMark/>
            <w:tcPrChange w:id="1377"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job tag name, default is _scratch, which is created in the design job working path</w:t>
            </w:r>
          </w:p>
        </w:tc>
      </w:tr>
      <w:tr w:rsidR="00F85F44" w:rsidRPr="00F85F44" w:rsidTr="00061E13">
        <w:trPr>
          <w:trHeight w:val="306"/>
          <w:trPrChange w:id="1378"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379"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9</w:t>
            </w:r>
          </w:p>
        </w:tc>
        <w:tc>
          <w:tcPr>
            <w:tcW w:w="1593" w:type="dxa"/>
            <w:tcBorders>
              <w:top w:val="nil"/>
              <w:left w:val="nil"/>
              <w:bottom w:val="single" w:sz="4" w:space="0" w:color="auto"/>
              <w:right w:val="single" w:sz="4" w:space="0" w:color="auto"/>
            </w:tcBorders>
            <w:shd w:val="clear" w:color="auto" w:fill="auto"/>
            <w:vAlign w:val="bottom"/>
            <w:hideMark/>
            <w:tcPrChange w:id="1380"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381"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--qas</w:t>
            </w:r>
          </w:p>
        </w:tc>
        <w:tc>
          <w:tcPr>
            <w:tcW w:w="4505" w:type="dxa"/>
            <w:tcBorders>
              <w:top w:val="nil"/>
              <w:left w:val="nil"/>
              <w:bottom w:val="single" w:sz="4" w:space="0" w:color="auto"/>
              <w:right w:val="single" w:sz="8" w:space="0" w:color="auto"/>
            </w:tcBorders>
            <w:shd w:val="clear" w:color="auto" w:fill="auto"/>
            <w:vAlign w:val="bottom"/>
            <w:hideMark/>
            <w:tcPrChange w:id="1382"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will run qas check flow</w:t>
            </w:r>
          </w:p>
        </w:tc>
      </w:tr>
      <w:tr w:rsidR="00F85F44" w:rsidRPr="00F85F44" w:rsidTr="00061E13">
        <w:trPr>
          <w:trHeight w:val="306"/>
          <w:trPrChange w:id="1383"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384"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10</w:t>
            </w:r>
          </w:p>
        </w:tc>
        <w:tc>
          <w:tcPr>
            <w:tcW w:w="1593" w:type="dxa"/>
            <w:tcBorders>
              <w:top w:val="nil"/>
              <w:left w:val="nil"/>
              <w:bottom w:val="single" w:sz="4" w:space="0" w:color="auto"/>
              <w:right w:val="single" w:sz="4" w:space="0" w:color="auto"/>
            </w:tcBorders>
            <w:shd w:val="clear" w:color="auto" w:fill="auto"/>
            <w:vAlign w:val="bottom"/>
            <w:hideMark/>
            <w:tcPrChange w:id="1385"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386"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--check-rpt=CHECK_RPT</w:t>
            </w:r>
          </w:p>
        </w:tc>
        <w:tc>
          <w:tcPr>
            <w:tcW w:w="4505" w:type="dxa"/>
            <w:tcBorders>
              <w:top w:val="nil"/>
              <w:left w:val="nil"/>
              <w:bottom w:val="single" w:sz="4" w:space="0" w:color="auto"/>
              <w:right w:val="single" w:sz="8" w:space="0" w:color="auto"/>
            </w:tcBorders>
            <w:shd w:val="clear" w:color="auto" w:fill="auto"/>
            <w:vAlign w:val="bottom"/>
            <w:hideMark/>
            <w:tcPrChange w:id="1387"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the check report file</w:t>
            </w:r>
          </w:p>
        </w:tc>
      </w:tr>
      <w:tr w:rsidR="00F85F44" w:rsidRPr="00F85F44" w:rsidTr="00061E13">
        <w:trPr>
          <w:trHeight w:val="306"/>
          <w:trPrChange w:id="1388"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389"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11</w:t>
            </w:r>
          </w:p>
        </w:tc>
        <w:tc>
          <w:tcPr>
            <w:tcW w:w="1593" w:type="dxa"/>
            <w:tcBorders>
              <w:top w:val="nil"/>
              <w:left w:val="nil"/>
              <w:bottom w:val="single" w:sz="4" w:space="0" w:color="auto"/>
              <w:right w:val="single" w:sz="4" w:space="0" w:color="auto"/>
            </w:tcBorders>
            <w:shd w:val="clear" w:color="auto" w:fill="auto"/>
            <w:vAlign w:val="bottom"/>
            <w:hideMark/>
            <w:tcPrChange w:id="1390"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 Options</w:t>
            </w:r>
          </w:p>
        </w:tc>
        <w:tc>
          <w:tcPr>
            <w:tcW w:w="2698" w:type="dxa"/>
            <w:tcBorders>
              <w:top w:val="nil"/>
              <w:left w:val="nil"/>
              <w:bottom w:val="single" w:sz="4" w:space="0" w:color="auto"/>
              <w:right w:val="single" w:sz="4" w:space="0" w:color="auto"/>
            </w:tcBorders>
            <w:shd w:val="clear" w:color="auto" w:fill="auto"/>
            <w:vAlign w:val="bottom"/>
            <w:hideMark/>
            <w:tcPrChange w:id="1391"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-X, --x86</w:t>
            </w:r>
          </w:p>
        </w:tc>
        <w:tc>
          <w:tcPr>
            <w:tcW w:w="4505" w:type="dxa"/>
            <w:tcBorders>
              <w:top w:val="nil"/>
              <w:left w:val="nil"/>
              <w:bottom w:val="single" w:sz="4" w:space="0" w:color="auto"/>
              <w:right w:val="single" w:sz="8" w:space="0" w:color="auto"/>
            </w:tcBorders>
            <w:shd w:val="clear" w:color="auto" w:fill="auto"/>
            <w:vAlign w:val="bottom"/>
            <w:hideMark/>
            <w:tcPrChange w:id="1392"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run with x86 vendor tools</w:t>
            </w:r>
          </w:p>
        </w:tc>
      </w:tr>
      <w:tr w:rsidR="00F85F44" w:rsidRPr="00F85F44" w:rsidTr="00061E13">
        <w:trPr>
          <w:trHeight w:val="306"/>
          <w:trPrChange w:id="1393"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394"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12</w:t>
            </w:r>
          </w:p>
        </w:tc>
        <w:tc>
          <w:tcPr>
            <w:tcW w:w="1593" w:type="dxa"/>
            <w:tcBorders>
              <w:top w:val="nil"/>
              <w:left w:val="nil"/>
              <w:bottom w:val="single" w:sz="4" w:space="0" w:color="auto"/>
              <w:right w:val="single" w:sz="4" w:space="0" w:color="auto"/>
            </w:tcBorders>
            <w:shd w:val="clear" w:color="auto" w:fill="auto"/>
            <w:vAlign w:val="bottom"/>
            <w:hideMark/>
            <w:tcPrChange w:id="1395"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396"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--diamond=DIAMOND</w:t>
            </w:r>
          </w:p>
        </w:tc>
        <w:tc>
          <w:tcPr>
            <w:tcW w:w="4505" w:type="dxa"/>
            <w:tcBorders>
              <w:top w:val="nil"/>
              <w:left w:val="nil"/>
              <w:bottom w:val="single" w:sz="4" w:space="0" w:color="auto"/>
              <w:right w:val="single" w:sz="8" w:space="0" w:color="auto"/>
            </w:tcBorders>
            <w:shd w:val="clear" w:color="auto" w:fill="auto"/>
            <w:vAlign w:val="bottom"/>
            <w:hideMark/>
            <w:tcPrChange w:id="1397"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Diamond install path</w:t>
            </w:r>
          </w:p>
        </w:tc>
      </w:tr>
      <w:tr w:rsidR="00F85F44" w:rsidRPr="00F85F44" w:rsidTr="00061E13">
        <w:trPr>
          <w:trHeight w:val="306"/>
          <w:trPrChange w:id="1398"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399"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13</w:t>
            </w:r>
          </w:p>
        </w:tc>
        <w:tc>
          <w:tcPr>
            <w:tcW w:w="1593" w:type="dxa"/>
            <w:tcBorders>
              <w:top w:val="nil"/>
              <w:left w:val="nil"/>
              <w:bottom w:val="single" w:sz="4" w:space="0" w:color="auto"/>
              <w:right w:val="single" w:sz="4" w:space="0" w:color="auto"/>
            </w:tcBorders>
            <w:shd w:val="clear" w:color="auto" w:fill="auto"/>
            <w:vAlign w:val="bottom"/>
            <w:hideMark/>
            <w:tcPrChange w:id="1400"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401"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--diamond-lin=DIAMOND_LIN</w:t>
            </w:r>
          </w:p>
        </w:tc>
        <w:tc>
          <w:tcPr>
            <w:tcW w:w="4505" w:type="dxa"/>
            <w:tcBorders>
              <w:top w:val="nil"/>
              <w:left w:val="nil"/>
              <w:bottom w:val="single" w:sz="4" w:space="0" w:color="auto"/>
              <w:right w:val="single" w:sz="8" w:space="0" w:color="auto"/>
            </w:tcBorders>
            <w:shd w:val="clear" w:color="auto" w:fill="auto"/>
            <w:vAlign w:val="bottom"/>
            <w:hideMark/>
            <w:tcPrChange w:id="1402"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Diamond install path(Linux)</w:t>
            </w:r>
          </w:p>
        </w:tc>
      </w:tr>
      <w:tr w:rsidR="00F85F44" w:rsidRPr="00F85F44" w:rsidTr="00061E13">
        <w:trPr>
          <w:trHeight w:val="612"/>
          <w:trPrChange w:id="1403" w:author="Jason Wang" w:date="2014-08-15T16:48:00Z">
            <w:trPr>
              <w:trHeight w:val="6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404"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14</w:t>
            </w:r>
          </w:p>
        </w:tc>
        <w:tc>
          <w:tcPr>
            <w:tcW w:w="1593" w:type="dxa"/>
            <w:tcBorders>
              <w:top w:val="nil"/>
              <w:left w:val="nil"/>
              <w:bottom w:val="single" w:sz="4" w:space="0" w:color="auto"/>
              <w:right w:val="single" w:sz="4" w:space="0" w:color="auto"/>
            </w:tcBorders>
            <w:shd w:val="clear" w:color="auto" w:fill="auto"/>
            <w:vAlign w:val="bottom"/>
            <w:hideMark/>
            <w:tcPrChange w:id="1405"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406"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--diamond-sol=DIAMOND_SOL</w:t>
            </w:r>
          </w:p>
        </w:tc>
        <w:tc>
          <w:tcPr>
            <w:tcW w:w="4505" w:type="dxa"/>
            <w:tcBorders>
              <w:top w:val="nil"/>
              <w:left w:val="nil"/>
              <w:bottom w:val="single" w:sz="4" w:space="0" w:color="auto"/>
              <w:right w:val="single" w:sz="8" w:space="0" w:color="auto"/>
            </w:tcBorders>
            <w:shd w:val="clear" w:color="auto" w:fill="auto"/>
            <w:vAlign w:val="bottom"/>
            <w:hideMark/>
            <w:tcPrChange w:id="1407"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Diamond install path(Solaris)</w:t>
            </w:r>
          </w:p>
        </w:tc>
      </w:tr>
      <w:tr w:rsidR="00F85F44" w:rsidRPr="00F85F44" w:rsidTr="00061E13">
        <w:trPr>
          <w:trHeight w:val="306"/>
          <w:trPrChange w:id="1408"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409"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15</w:t>
            </w:r>
          </w:p>
        </w:tc>
        <w:tc>
          <w:tcPr>
            <w:tcW w:w="1593" w:type="dxa"/>
            <w:tcBorders>
              <w:top w:val="nil"/>
              <w:left w:val="nil"/>
              <w:bottom w:val="single" w:sz="4" w:space="0" w:color="auto"/>
              <w:right w:val="single" w:sz="4" w:space="0" w:color="auto"/>
            </w:tcBorders>
            <w:shd w:val="clear" w:color="auto" w:fill="auto"/>
            <w:vAlign w:val="bottom"/>
            <w:hideMark/>
            <w:tcPrChange w:id="1410"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411"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--diamond-fe=DIAMOND_FE</w:t>
            </w:r>
          </w:p>
        </w:tc>
        <w:tc>
          <w:tcPr>
            <w:tcW w:w="4505" w:type="dxa"/>
            <w:tcBorders>
              <w:top w:val="nil"/>
              <w:left w:val="nil"/>
              <w:bottom w:val="single" w:sz="4" w:space="0" w:color="auto"/>
              <w:right w:val="single" w:sz="8" w:space="0" w:color="auto"/>
            </w:tcBorders>
            <w:shd w:val="clear" w:color="auto" w:fill="auto"/>
            <w:vAlign w:val="bottom"/>
            <w:hideMark/>
            <w:tcPrChange w:id="1412"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Diamond install path for running synthesis</w:t>
            </w:r>
          </w:p>
        </w:tc>
      </w:tr>
      <w:tr w:rsidR="00F85F44" w:rsidRPr="00F85F44" w:rsidTr="00061E13">
        <w:trPr>
          <w:trHeight w:val="306"/>
          <w:trPrChange w:id="1413" w:author="Jason Wang" w:date="2014-08-15T16:48:00Z">
            <w:trPr>
              <w:trHeight w:val="300"/>
            </w:trPr>
          </w:trPrChange>
        </w:trPr>
        <w:tc>
          <w:tcPr>
            <w:tcW w:w="519" w:type="dxa"/>
            <w:tcBorders>
              <w:top w:val="nil"/>
              <w:left w:val="single" w:sz="8" w:space="0" w:color="auto"/>
              <w:bottom w:val="single" w:sz="4" w:space="0" w:color="auto"/>
              <w:right w:val="single" w:sz="4" w:space="0" w:color="auto"/>
            </w:tcBorders>
            <w:shd w:val="clear" w:color="auto" w:fill="auto"/>
            <w:vAlign w:val="bottom"/>
            <w:hideMark/>
            <w:tcPrChange w:id="1414" w:author="Jason Wang" w:date="2014-08-15T16:48:00Z">
              <w:tcPr>
                <w:tcW w:w="569" w:type="dxa"/>
                <w:tcBorders>
                  <w:top w:val="nil"/>
                  <w:left w:val="single" w:sz="8" w:space="0" w:color="auto"/>
                  <w:bottom w:val="single" w:sz="4" w:space="0" w:color="auto"/>
                  <w:right w:val="single" w:sz="4" w:space="0" w:color="auto"/>
                </w:tcBorders>
                <w:shd w:val="clear" w:color="auto" w:fill="auto"/>
                <w:vAlign w:val="bottom"/>
                <w:hideMark/>
              </w:tcPr>
            </w:tcPrChange>
          </w:tcPr>
          <w:p w:rsidR="00F85F44" w:rsidRPr="00F85F44" w:rsidRDefault="00F85F44" w:rsidP="00F85F44">
            <w:pPr>
              <w:jc w:val="right"/>
              <w:rPr>
                <w:rFonts w:ascii="Calibri" w:eastAsia="Times New Roman" w:hAnsi="Calibri" w:cs="Calibri"/>
                <w:color w:val="000000"/>
              </w:rPr>
            </w:pPr>
            <w:r w:rsidRPr="00F85F44">
              <w:rPr>
                <w:rFonts w:ascii="Calibri" w:eastAsia="Times New Roman" w:hAnsi="Calibri" w:cs="Calibri"/>
                <w:color w:val="000000"/>
              </w:rPr>
              <w:t>16</w:t>
            </w:r>
          </w:p>
        </w:tc>
        <w:tc>
          <w:tcPr>
            <w:tcW w:w="1593" w:type="dxa"/>
            <w:tcBorders>
              <w:top w:val="nil"/>
              <w:left w:val="nil"/>
              <w:bottom w:val="single" w:sz="4" w:space="0" w:color="auto"/>
              <w:right w:val="single" w:sz="4" w:space="0" w:color="auto"/>
            </w:tcBorders>
            <w:shd w:val="clear" w:color="auto" w:fill="auto"/>
            <w:vAlign w:val="bottom"/>
            <w:hideMark/>
            <w:tcPrChange w:id="1415" w:author="Jason Wang" w:date="2014-08-15T16:48:00Z">
              <w:tcPr>
                <w:tcW w:w="1748"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 </w:t>
            </w:r>
          </w:p>
        </w:tc>
        <w:tc>
          <w:tcPr>
            <w:tcW w:w="2698" w:type="dxa"/>
            <w:tcBorders>
              <w:top w:val="nil"/>
              <w:left w:val="nil"/>
              <w:bottom w:val="single" w:sz="4" w:space="0" w:color="auto"/>
              <w:right w:val="single" w:sz="4" w:space="0" w:color="auto"/>
            </w:tcBorders>
            <w:shd w:val="clear" w:color="auto" w:fill="auto"/>
            <w:vAlign w:val="bottom"/>
            <w:hideMark/>
            <w:tcPrChange w:id="1416" w:author="Jason Wang" w:date="2014-08-15T16:48:00Z">
              <w:tcPr>
                <w:tcW w:w="2960" w:type="dxa"/>
                <w:tcBorders>
                  <w:top w:val="nil"/>
                  <w:left w:val="nil"/>
                  <w:bottom w:val="single" w:sz="4" w:space="0" w:color="auto"/>
                  <w:right w:val="single" w:sz="4"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--diamond-be=DIAMOND_BE</w:t>
            </w:r>
          </w:p>
        </w:tc>
        <w:tc>
          <w:tcPr>
            <w:tcW w:w="4505" w:type="dxa"/>
            <w:tcBorders>
              <w:top w:val="nil"/>
              <w:left w:val="nil"/>
              <w:bottom w:val="single" w:sz="4" w:space="0" w:color="auto"/>
              <w:right w:val="single" w:sz="8" w:space="0" w:color="auto"/>
            </w:tcBorders>
            <w:shd w:val="clear" w:color="auto" w:fill="auto"/>
            <w:vAlign w:val="bottom"/>
            <w:hideMark/>
            <w:tcPrChange w:id="1417" w:author="Jason Wang" w:date="2014-08-15T16:48:00Z">
              <w:tcPr>
                <w:tcW w:w="4943" w:type="dxa"/>
                <w:tcBorders>
                  <w:top w:val="nil"/>
                  <w:left w:val="nil"/>
                  <w:bottom w:val="single" w:sz="4" w:space="0" w:color="auto"/>
                  <w:right w:val="single" w:sz="8" w:space="0" w:color="auto"/>
                </w:tcBorders>
                <w:shd w:val="clear" w:color="auto" w:fill="auto"/>
                <w:vAlign w:val="bottom"/>
                <w:hideMark/>
              </w:tcPr>
            </w:tcPrChange>
          </w:tcPr>
          <w:p w:rsidR="00F85F44" w:rsidRPr="00F85F44" w:rsidRDefault="00F85F44" w:rsidP="00F85F44">
            <w:pPr>
              <w:rPr>
                <w:rFonts w:ascii="Calibri" w:eastAsia="Times New Roman" w:hAnsi="Calibri" w:cs="Calibri"/>
                <w:color w:val="000000"/>
              </w:rPr>
            </w:pPr>
            <w:r w:rsidRPr="00F85F44">
              <w:rPr>
                <w:rFonts w:ascii="Calibri" w:eastAsia="Times New Roman" w:hAnsi="Calibri" w:cs="Calibri"/>
                <w:color w:val="000000"/>
              </w:rPr>
              <w:t>specify Diamond install path for running mpar</w:t>
            </w:r>
          </w:p>
        </w:tc>
      </w:tr>
    </w:tbl>
    <w:p w:rsidR="00F85F44" w:rsidRDefault="00F85F44" w:rsidP="00F85F44">
      <w:pPr>
        <w:pStyle w:val="Heading3"/>
      </w:pPr>
      <w:bookmarkStart w:id="1418" w:name="_Toc395885294"/>
      <w:r>
        <w:t>4.5.4 Work flow</w:t>
      </w:r>
      <w:bookmarkEnd w:id="1418"/>
    </w:p>
    <w:p w:rsidR="0007780E" w:rsidRDefault="00694630" w:rsidP="00C82615">
      <w:r>
        <w:t>The detail CMD work flows and the relationship with Lattice main script work flow show in the following picture:</w:t>
      </w:r>
    </w:p>
    <w:p w:rsidR="00694630" w:rsidRDefault="00694630" w:rsidP="00C82615">
      <w:r>
        <w:object w:dxaOrig="11933" w:dyaOrig="10572">
          <v:shape id="_x0000_i1034" type="#_x0000_t75" style="width:468pt;height:414.75pt" o:ole="">
            <v:imagedata r:id="rId25" o:title=""/>
          </v:shape>
          <o:OLEObject Type="Embed" ProgID="Visio.Drawing.11" ShapeID="_x0000_i1034" DrawAspect="Content" ObjectID="_1664801928" r:id="rId26"/>
        </w:object>
      </w:r>
    </w:p>
    <w:p w:rsidR="00694630" w:rsidRDefault="00694630" w:rsidP="00694630">
      <w:pPr>
        <w:pStyle w:val="figure"/>
      </w:pPr>
      <w:r>
        <w:t>CMD work flow</w:t>
      </w:r>
    </w:p>
    <w:p w:rsidR="0007780E" w:rsidRDefault="00966E85" w:rsidP="00C82615">
      <w:r>
        <w:t>All red arrows in the picture above link the main script work flows (total 6 main flows for our script).</w:t>
      </w:r>
    </w:p>
    <w:p w:rsidR="00966E85" w:rsidRDefault="00966E85" w:rsidP="00C82615">
      <w:r>
        <w:t>While script entry CMD flow, script will run the following things:</w:t>
      </w:r>
    </w:p>
    <w:p w:rsidR="00966E85" w:rsidRDefault="00182A52" w:rsidP="00182A52">
      <w:pPr>
        <w:pStyle w:val="Heading4"/>
      </w:pPr>
      <w:r>
        <w:t xml:space="preserve">4.5.4.1 </w:t>
      </w:r>
      <w:r w:rsidR="00966E85">
        <w:t xml:space="preserve">Parse </w:t>
      </w:r>
      <w:r w:rsidR="004626CA">
        <w:t>info file</w:t>
      </w:r>
    </w:p>
    <w:p w:rsidR="00966E85" w:rsidRDefault="00966E85" w:rsidP="00966E85">
      <w:pPr>
        <w:pStyle w:val="ListParagraph"/>
      </w:pPr>
      <w:r>
        <w:t>Script will parse [QA] section to get all source files. Here is a table of total available source file and project info.</w:t>
      </w:r>
    </w:p>
    <w:p w:rsidR="003979D7" w:rsidRDefault="003979D7" w:rsidP="003979D7">
      <w:pPr>
        <w:pStyle w:val="table"/>
      </w:pPr>
      <w:r>
        <w:t>QA section available options</w:t>
      </w:r>
    </w:p>
    <w:tbl>
      <w:tblPr>
        <w:tblW w:w="10220" w:type="dxa"/>
        <w:tblInd w:w="93" w:type="dxa"/>
        <w:tblLook w:val="04A0" w:firstRow="1" w:lastRow="0" w:firstColumn="1" w:lastColumn="0" w:noHBand="0" w:noVBand="1"/>
      </w:tblPr>
      <w:tblGrid>
        <w:gridCol w:w="569"/>
        <w:gridCol w:w="1760"/>
        <w:gridCol w:w="2960"/>
        <w:gridCol w:w="5000"/>
      </w:tblGrid>
      <w:tr w:rsidR="003979D7" w:rsidRPr="003979D7" w:rsidTr="003979D7">
        <w:trPr>
          <w:trHeight w:val="315"/>
        </w:trPr>
        <w:tc>
          <w:tcPr>
            <w:tcW w:w="5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b/>
                <w:bCs/>
                <w:color w:val="000000"/>
              </w:rPr>
            </w:pPr>
            <w:r w:rsidRPr="003979D7">
              <w:rPr>
                <w:rFonts w:ascii="Calibri" w:eastAsia="Times New Roman" w:hAnsi="Calibri" w:cs="Calibri"/>
                <w:b/>
                <w:bCs/>
                <w:color w:val="000000"/>
              </w:rPr>
              <w:t>NO.</w:t>
            </w:r>
          </w:p>
        </w:tc>
        <w:tc>
          <w:tcPr>
            <w:tcW w:w="1760" w:type="dxa"/>
            <w:tcBorders>
              <w:top w:val="single" w:sz="8" w:space="0" w:color="auto"/>
              <w:left w:val="nil"/>
              <w:bottom w:val="single" w:sz="8"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b/>
                <w:bCs/>
                <w:color w:val="000000"/>
              </w:rPr>
            </w:pPr>
            <w:r w:rsidRPr="003979D7">
              <w:rPr>
                <w:rFonts w:ascii="Calibri" w:eastAsia="Times New Roman" w:hAnsi="Calibri" w:cs="Calibri"/>
                <w:b/>
                <w:bCs/>
                <w:color w:val="000000"/>
              </w:rPr>
              <w:t>Option Name</w:t>
            </w:r>
          </w:p>
        </w:tc>
        <w:tc>
          <w:tcPr>
            <w:tcW w:w="2960" w:type="dxa"/>
            <w:tcBorders>
              <w:top w:val="single" w:sz="8" w:space="0" w:color="auto"/>
              <w:left w:val="nil"/>
              <w:bottom w:val="single" w:sz="8"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b/>
                <w:bCs/>
                <w:color w:val="000000"/>
              </w:rPr>
            </w:pPr>
            <w:r w:rsidRPr="003979D7">
              <w:rPr>
                <w:rFonts w:ascii="Calibri" w:eastAsia="Times New Roman" w:hAnsi="Calibri" w:cs="Calibri"/>
                <w:b/>
                <w:bCs/>
                <w:color w:val="000000"/>
              </w:rPr>
              <w:t>Default Value</w:t>
            </w:r>
          </w:p>
        </w:tc>
        <w:tc>
          <w:tcPr>
            <w:tcW w:w="5000" w:type="dxa"/>
            <w:tcBorders>
              <w:top w:val="single" w:sz="8" w:space="0" w:color="auto"/>
              <w:left w:val="nil"/>
              <w:bottom w:val="single" w:sz="8" w:space="0" w:color="auto"/>
              <w:right w:val="single" w:sz="8" w:space="0" w:color="auto"/>
            </w:tcBorders>
            <w:shd w:val="clear" w:color="auto" w:fill="auto"/>
            <w:vAlign w:val="bottom"/>
            <w:hideMark/>
          </w:tcPr>
          <w:p w:rsidR="003979D7" w:rsidRPr="003979D7" w:rsidRDefault="003979D7" w:rsidP="003979D7">
            <w:pPr>
              <w:rPr>
                <w:rFonts w:ascii="Calibri" w:eastAsia="Times New Roman" w:hAnsi="Calibri" w:cs="Calibri"/>
                <w:b/>
                <w:bCs/>
                <w:color w:val="000000"/>
              </w:rPr>
            </w:pPr>
            <w:r w:rsidRPr="003979D7">
              <w:rPr>
                <w:rFonts w:ascii="Calibri" w:eastAsia="Times New Roman" w:hAnsi="Calibri" w:cs="Calibri"/>
                <w:b/>
                <w:bCs/>
                <w:color w:val="000000"/>
              </w:rPr>
              <w:t>Specification</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1</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 xml:space="preserve">project_name </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PrjName</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 </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2</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 xml:space="preserve">impl_name </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Impl1</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 </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3</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inc_path</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macro search path</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4</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devkit</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 xml:space="preserve">device </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5</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src_files</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RTL source files</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6</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lpf_file</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LPF file</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7</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edf_file</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EDF file</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lastRenderedPageBreak/>
              <w:t>8</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ngo_file</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NGO file</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9</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ngd_file</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NGD file</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10</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map_ncd</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MAP NCD file</w:t>
            </w:r>
          </w:p>
        </w:tc>
      </w:tr>
      <w:tr w:rsidR="003979D7" w:rsidRPr="003979D7" w:rsidTr="003979D7">
        <w:trPr>
          <w:trHeight w:val="30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11</w:t>
            </w:r>
          </w:p>
        </w:tc>
        <w:tc>
          <w:tcPr>
            <w:tcW w:w="17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prf_file</w:t>
            </w:r>
          </w:p>
        </w:tc>
        <w:tc>
          <w:tcPr>
            <w:tcW w:w="2960" w:type="dxa"/>
            <w:tcBorders>
              <w:top w:val="nil"/>
              <w:left w:val="nil"/>
              <w:bottom w:val="single" w:sz="4"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4"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PRF file</w:t>
            </w:r>
          </w:p>
        </w:tc>
      </w:tr>
      <w:tr w:rsidR="003979D7" w:rsidRPr="003979D7" w:rsidTr="003979D7">
        <w:trPr>
          <w:trHeight w:val="315"/>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3979D7" w:rsidRPr="003979D7" w:rsidRDefault="003979D7" w:rsidP="003979D7">
            <w:pPr>
              <w:jc w:val="right"/>
              <w:rPr>
                <w:rFonts w:ascii="Calibri" w:eastAsia="Times New Roman" w:hAnsi="Calibri" w:cs="Calibri"/>
                <w:color w:val="000000"/>
              </w:rPr>
            </w:pPr>
            <w:r w:rsidRPr="003979D7">
              <w:rPr>
                <w:rFonts w:ascii="Calibri" w:eastAsia="Times New Roman" w:hAnsi="Calibri" w:cs="Calibri"/>
                <w:color w:val="000000"/>
              </w:rPr>
              <w:t>12</w:t>
            </w:r>
          </w:p>
        </w:tc>
        <w:tc>
          <w:tcPr>
            <w:tcW w:w="1760" w:type="dxa"/>
            <w:tcBorders>
              <w:top w:val="nil"/>
              <w:left w:val="nil"/>
              <w:bottom w:val="single" w:sz="8"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sz w:val="21"/>
                <w:szCs w:val="21"/>
              </w:rPr>
            </w:pPr>
            <w:r w:rsidRPr="003979D7">
              <w:rPr>
                <w:rFonts w:ascii="Calibri" w:eastAsia="Times New Roman" w:hAnsi="Calibri" w:cs="Calibri"/>
                <w:color w:val="000000"/>
                <w:sz w:val="21"/>
                <w:szCs w:val="21"/>
              </w:rPr>
              <w:t>par_ncd</w:t>
            </w:r>
          </w:p>
        </w:tc>
        <w:tc>
          <w:tcPr>
            <w:tcW w:w="2960" w:type="dxa"/>
            <w:tcBorders>
              <w:top w:val="nil"/>
              <w:left w:val="nil"/>
              <w:bottom w:val="single" w:sz="8" w:space="0" w:color="auto"/>
              <w:right w:val="single" w:sz="4"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NA</w:t>
            </w:r>
          </w:p>
        </w:tc>
        <w:tc>
          <w:tcPr>
            <w:tcW w:w="5000" w:type="dxa"/>
            <w:tcBorders>
              <w:top w:val="nil"/>
              <w:left w:val="nil"/>
              <w:bottom w:val="single" w:sz="8" w:space="0" w:color="auto"/>
              <w:right w:val="single" w:sz="8" w:space="0" w:color="auto"/>
            </w:tcBorders>
            <w:shd w:val="clear" w:color="auto" w:fill="auto"/>
            <w:noWrap/>
            <w:vAlign w:val="bottom"/>
            <w:hideMark/>
          </w:tcPr>
          <w:p w:rsidR="003979D7" w:rsidRPr="003979D7" w:rsidRDefault="003979D7" w:rsidP="003979D7">
            <w:pPr>
              <w:rPr>
                <w:rFonts w:ascii="Calibri" w:eastAsia="Times New Roman" w:hAnsi="Calibri" w:cs="Calibri"/>
                <w:color w:val="000000"/>
              </w:rPr>
            </w:pPr>
            <w:r w:rsidRPr="003979D7">
              <w:rPr>
                <w:rFonts w:ascii="Calibri" w:eastAsia="Times New Roman" w:hAnsi="Calibri" w:cs="Calibri"/>
                <w:color w:val="000000"/>
              </w:rPr>
              <w:t>PAR NCD file</w:t>
            </w:r>
          </w:p>
        </w:tc>
      </w:tr>
    </w:tbl>
    <w:p w:rsidR="00966E85" w:rsidRDefault="003979D7" w:rsidP="00966E85">
      <w:pPr>
        <w:pStyle w:val="ListParagraph"/>
      </w:pPr>
      <w:r>
        <w:t xml:space="preserve">Script will parse </w:t>
      </w:r>
      <w:r w:rsidR="00874C04">
        <w:t>[CMD_FLOW] section to get which implementation flow will be run, current available implementation flow list in the following table:</w:t>
      </w:r>
    </w:p>
    <w:p w:rsidR="008235FF" w:rsidRDefault="008235FF" w:rsidP="008235FF">
      <w:pPr>
        <w:pStyle w:val="table"/>
      </w:pPr>
      <w:r>
        <w:t>Implementation option</w:t>
      </w:r>
    </w:p>
    <w:tbl>
      <w:tblPr>
        <w:tblW w:w="10289" w:type="dxa"/>
        <w:tblInd w:w="93" w:type="dxa"/>
        <w:tblLook w:val="04A0" w:firstRow="1" w:lastRow="0" w:firstColumn="1" w:lastColumn="0" w:noHBand="0" w:noVBand="1"/>
      </w:tblPr>
      <w:tblGrid>
        <w:gridCol w:w="569"/>
        <w:gridCol w:w="1760"/>
        <w:gridCol w:w="2960"/>
        <w:gridCol w:w="5000"/>
      </w:tblGrid>
      <w:tr w:rsidR="008235FF" w:rsidRPr="008235FF" w:rsidTr="00062336">
        <w:trPr>
          <w:trHeight w:val="315"/>
        </w:trPr>
        <w:tc>
          <w:tcPr>
            <w:tcW w:w="569"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b/>
                <w:bCs/>
                <w:color w:val="000000"/>
              </w:rPr>
            </w:pPr>
            <w:r w:rsidRPr="008235FF">
              <w:rPr>
                <w:rFonts w:ascii="Calibri" w:eastAsia="Times New Roman" w:hAnsi="Calibri" w:cs="Calibri"/>
                <w:b/>
                <w:bCs/>
                <w:color w:val="000000"/>
              </w:rPr>
              <w:t>NO.</w:t>
            </w:r>
          </w:p>
        </w:tc>
        <w:tc>
          <w:tcPr>
            <w:tcW w:w="1760" w:type="dxa"/>
            <w:tcBorders>
              <w:top w:val="single" w:sz="8" w:space="0" w:color="auto"/>
              <w:left w:val="nil"/>
              <w:bottom w:val="single" w:sz="8"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b/>
                <w:bCs/>
                <w:color w:val="000000"/>
              </w:rPr>
            </w:pPr>
            <w:r w:rsidRPr="008235FF">
              <w:rPr>
                <w:rFonts w:ascii="Calibri" w:eastAsia="Times New Roman" w:hAnsi="Calibri" w:cs="Calibri"/>
                <w:b/>
                <w:bCs/>
                <w:color w:val="000000"/>
              </w:rPr>
              <w:t>Option Name</w:t>
            </w:r>
          </w:p>
        </w:tc>
        <w:tc>
          <w:tcPr>
            <w:tcW w:w="2960" w:type="dxa"/>
            <w:tcBorders>
              <w:top w:val="single" w:sz="8" w:space="0" w:color="auto"/>
              <w:left w:val="nil"/>
              <w:bottom w:val="single" w:sz="8"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b/>
                <w:bCs/>
                <w:color w:val="000000"/>
              </w:rPr>
            </w:pPr>
            <w:r w:rsidRPr="008235FF">
              <w:rPr>
                <w:rFonts w:ascii="Calibri" w:eastAsia="Times New Roman" w:hAnsi="Calibri" w:cs="Calibri"/>
                <w:b/>
                <w:bCs/>
                <w:color w:val="000000"/>
              </w:rPr>
              <w:t>Default Value</w:t>
            </w:r>
          </w:p>
        </w:tc>
        <w:tc>
          <w:tcPr>
            <w:tcW w:w="5000" w:type="dxa"/>
            <w:tcBorders>
              <w:top w:val="single" w:sz="8" w:space="0" w:color="auto"/>
              <w:left w:val="nil"/>
              <w:bottom w:val="single" w:sz="8"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b/>
                <w:bCs/>
                <w:color w:val="000000"/>
              </w:rPr>
            </w:pPr>
            <w:r w:rsidRPr="008235FF">
              <w:rPr>
                <w:rFonts w:ascii="Calibri" w:eastAsia="Times New Roman" w:hAnsi="Calibri" w:cs="Calibri"/>
                <w:b/>
                <w:bCs/>
                <w:color w:val="000000"/>
              </w:rPr>
              <w:t>Available value</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8235FF" w:rsidP="008235FF">
            <w:pPr>
              <w:jc w:val="right"/>
              <w:rPr>
                <w:rFonts w:ascii="Calibri" w:eastAsia="Times New Roman" w:hAnsi="Calibri" w:cs="Calibri"/>
                <w:color w:val="000000"/>
              </w:rPr>
            </w:pPr>
            <w:r w:rsidRPr="008235FF">
              <w:rPr>
                <w:rFonts w:ascii="Calibri" w:eastAsia="Times New Roman" w:hAnsi="Calibri" w:cs="Calibri"/>
                <w:color w:val="000000"/>
              </w:rPr>
              <w:t>1</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run_scuba</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8235FF" w:rsidP="008235FF">
            <w:pPr>
              <w:jc w:val="right"/>
              <w:rPr>
                <w:rFonts w:ascii="Calibri" w:eastAsia="Times New Roman" w:hAnsi="Calibri" w:cs="Calibri"/>
                <w:color w:val="000000"/>
              </w:rPr>
            </w:pPr>
            <w:r w:rsidRPr="008235FF">
              <w:rPr>
                <w:rFonts w:ascii="Calibri" w:eastAsia="Times New Roman" w:hAnsi="Calibri" w:cs="Calibri"/>
                <w:color w:val="000000"/>
              </w:rPr>
              <w:t>2</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run_synthesis</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3</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 xml:space="preserve">synthesis </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synplify</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synplify, lse</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4</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synp_goal</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Timing</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Timing, Area, Balanced</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5</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run_translate</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6</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run_map</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7</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run_map_trce</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00"/>
        </w:trPr>
        <w:tc>
          <w:tcPr>
            <w:tcW w:w="569" w:type="dxa"/>
            <w:tcBorders>
              <w:top w:val="nil"/>
              <w:left w:val="single" w:sz="8" w:space="0" w:color="auto"/>
              <w:bottom w:val="single" w:sz="4"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8</w:t>
            </w:r>
          </w:p>
        </w:tc>
        <w:tc>
          <w:tcPr>
            <w:tcW w:w="17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run_par</w:t>
            </w:r>
          </w:p>
        </w:tc>
        <w:tc>
          <w:tcPr>
            <w:tcW w:w="2960" w:type="dxa"/>
            <w:tcBorders>
              <w:top w:val="nil"/>
              <w:left w:val="nil"/>
              <w:bottom w:val="single" w:sz="4"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4"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r w:rsidR="008235FF" w:rsidRPr="008235FF" w:rsidTr="00062336">
        <w:trPr>
          <w:trHeight w:val="315"/>
        </w:trPr>
        <w:tc>
          <w:tcPr>
            <w:tcW w:w="569" w:type="dxa"/>
            <w:tcBorders>
              <w:top w:val="nil"/>
              <w:left w:val="single" w:sz="8" w:space="0" w:color="auto"/>
              <w:bottom w:val="single" w:sz="8" w:space="0" w:color="auto"/>
              <w:right w:val="single" w:sz="4" w:space="0" w:color="auto"/>
            </w:tcBorders>
            <w:shd w:val="clear" w:color="auto" w:fill="auto"/>
            <w:noWrap/>
            <w:vAlign w:val="bottom"/>
            <w:hideMark/>
          </w:tcPr>
          <w:p w:rsidR="008235FF" w:rsidRPr="008235FF" w:rsidRDefault="002755FE" w:rsidP="008235FF">
            <w:pPr>
              <w:jc w:val="right"/>
              <w:rPr>
                <w:rFonts w:ascii="Calibri" w:eastAsia="Times New Roman" w:hAnsi="Calibri" w:cs="Calibri"/>
                <w:color w:val="000000"/>
              </w:rPr>
            </w:pPr>
            <w:r>
              <w:rPr>
                <w:rFonts w:ascii="Calibri" w:eastAsia="Times New Roman" w:hAnsi="Calibri" w:cs="Calibri"/>
                <w:color w:val="000000"/>
              </w:rPr>
              <w:t>9</w:t>
            </w:r>
          </w:p>
        </w:tc>
        <w:tc>
          <w:tcPr>
            <w:tcW w:w="1760" w:type="dxa"/>
            <w:tcBorders>
              <w:top w:val="nil"/>
              <w:left w:val="nil"/>
              <w:bottom w:val="single" w:sz="8"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 xml:space="preserve">run_par_trce </w:t>
            </w:r>
          </w:p>
        </w:tc>
        <w:tc>
          <w:tcPr>
            <w:tcW w:w="2960" w:type="dxa"/>
            <w:tcBorders>
              <w:top w:val="nil"/>
              <w:left w:val="nil"/>
              <w:bottom w:val="single" w:sz="8" w:space="0" w:color="auto"/>
              <w:right w:val="single" w:sz="4"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w:t>
            </w:r>
          </w:p>
        </w:tc>
        <w:tc>
          <w:tcPr>
            <w:tcW w:w="5000" w:type="dxa"/>
            <w:tcBorders>
              <w:top w:val="nil"/>
              <w:left w:val="nil"/>
              <w:bottom w:val="single" w:sz="8" w:space="0" w:color="auto"/>
              <w:right w:val="single" w:sz="8" w:space="0" w:color="auto"/>
            </w:tcBorders>
            <w:shd w:val="clear" w:color="auto" w:fill="auto"/>
            <w:noWrap/>
            <w:vAlign w:val="bottom"/>
            <w:hideMark/>
          </w:tcPr>
          <w:p w:rsidR="008235FF" w:rsidRPr="008235FF" w:rsidRDefault="008235FF" w:rsidP="008235FF">
            <w:pPr>
              <w:rPr>
                <w:rFonts w:ascii="Calibri" w:eastAsia="Times New Roman" w:hAnsi="Calibri" w:cs="Calibri"/>
                <w:color w:val="000000"/>
              </w:rPr>
            </w:pPr>
            <w:r w:rsidRPr="008235FF">
              <w:rPr>
                <w:rFonts w:ascii="Calibri" w:eastAsia="Times New Roman" w:hAnsi="Calibri" w:cs="Calibri"/>
                <w:color w:val="000000"/>
              </w:rPr>
              <w:t>0,1</w:t>
            </w:r>
          </w:p>
        </w:tc>
      </w:tr>
    </w:tbl>
    <w:p w:rsidR="00062336" w:rsidRDefault="00062336" w:rsidP="00062336">
      <w:pPr>
        <w:pStyle w:val="ListParagraph"/>
      </w:pPr>
      <w:r>
        <w:t xml:space="preserve">In the local info file, [command] section can be empty or have some specify command settings. The scripts will read the original [command] options which comes from: </w:t>
      </w:r>
    </w:p>
    <w:p w:rsidR="00062336" w:rsidRDefault="00062336" w:rsidP="00182A52">
      <w:pPr>
        <w:pStyle w:val="ListParagraph"/>
        <w:numPr>
          <w:ilvl w:val="0"/>
          <w:numId w:val="36"/>
        </w:numPr>
      </w:pPr>
      <w:r>
        <w:t>--file=xxx; the default value is the info file in the case folder.</w:t>
      </w:r>
    </w:p>
    <w:p w:rsidR="00062336" w:rsidRDefault="00062336" w:rsidP="00182A52">
      <w:pPr>
        <w:pStyle w:val="ListParagraph"/>
        <w:numPr>
          <w:ilvl w:val="0"/>
          <w:numId w:val="36"/>
        </w:numPr>
      </w:pPr>
      <w:r>
        <w:t xml:space="preserve">Default.ini which is in the configure path. </w:t>
      </w:r>
    </w:p>
    <w:p w:rsidR="00062336" w:rsidRDefault="00062336" w:rsidP="00062336">
      <w:pPr>
        <w:pStyle w:val="ListParagraph"/>
      </w:pPr>
      <w:r>
        <w:t>The priority of a command arguments is 1) case info file; 2) user file (--file=xx); 3) default.ini.</w:t>
      </w:r>
    </w:p>
    <w:p w:rsidR="00874C04" w:rsidRDefault="00062336" w:rsidP="00966E85">
      <w:pPr>
        <w:pStyle w:val="ListParagraph"/>
      </w:pPr>
      <w:r>
        <w:t>If there is nothing special command specified by user, the default command will be used. The default command line list in the following:</w:t>
      </w:r>
    </w:p>
    <w:p w:rsidR="00182A52" w:rsidRDefault="00182A52" w:rsidP="00182A52">
      <w:pPr>
        <w:pStyle w:val="table"/>
      </w:pPr>
      <w:r>
        <w:t>Default command line</w:t>
      </w:r>
    </w:p>
    <w:tbl>
      <w:tblPr>
        <w:tblStyle w:val="TableGrid"/>
        <w:tblW w:w="0" w:type="auto"/>
        <w:tblLook w:val="04A0" w:firstRow="1" w:lastRow="0" w:firstColumn="1" w:lastColumn="0" w:noHBand="0" w:noVBand="1"/>
      </w:tblPr>
      <w:tblGrid>
        <w:gridCol w:w="817"/>
        <w:gridCol w:w="1843"/>
        <w:gridCol w:w="5862"/>
      </w:tblGrid>
      <w:tr w:rsidR="00182A52" w:rsidTr="00C13BA2">
        <w:tc>
          <w:tcPr>
            <w:tcW w:w="817" w:type="dxa"/>
          </w:tcPr>
          <w:p w:rsidR="00182A52" w:rsidRDefault="00182A52" w:rsidP="00C13BA2">
            <w:r>
              <w:t>NO.</w:t>
            </w:r>
          </w:p>
        </w:tc>
        <w:tc>
          <w:tcPr>
            <w:tcW w:w="1843" w:type="dxa"/>
          </w:tcPr>
          <w:p w:rsidR="00182A52" w:rsidRDefault="00182A52" w:rsidP="00C13BA2">
            <w:r>
              <w:t>CMD Name</w:t>
            </w:r>
          </w:p>
        </w:tc>
        <w:tc>
          <w:tcPr>
            <w:tcW w:w="5862" w:type="dxa"/>
          </w:tcPr>
          <w:p w:rsidR="00182A52" w:rsidRDefault="00182A52" w:rsidP="00C13BA2">
            <w:r>
              <w:t>Default CMD line</w:t>
            </w:r>
          </w:p>
        </w:tc>
      </w:tr>
      <w:tr w:rsidR="00182A52" w:rsidTr="00C13BA2">
        <w:tc>
          <w:tcPr>
            <w:tcW w:w="817" w:type="dxa"/>
          </w:tcPr>
          <w:p w:rsidR="00182A52" w:rsidRDefault="00182A52" w:rsidP="00C13BA2">
            <w:r>
              <w:t>1</w:t>
            </w:r>
          </w:p>
        </w:tc>
        <w:tc>
          <w:tcPr>
            <w:tcW w:w="1843" w:type="dxa"/>
          </w:tcPr>
          <w:p w:rsidR="00182A52" w:rsidRDefault="00182A52" w:rsidP="00C13BA2">
            <w:r w:rsidRPr="00944F99">
              <w:t xml:space="preserve">edif2ngd     </w:t>
            </w:r>
          </w:p>
        </w:tc>
        <w:tc>
          <w:tcPr>
            <w:tcW w:w="5862" w:type="dxa"/>
          </w:tcPr>
          <w:p w:rsidR="00182A52" w:rsidRDefault="00182A52" w:rsidP="00C13BA2">
            <w:r w:rsidRPr="00074583">
              <w:t>edif2ngd -l "@(family)s" -d @(pty)s "@(edf_file)s" "@(ngo_file)s"</w:t>
            </w:r>
          </w:p>
        </w:tc>
      </w:tr>
      <w:tr w:rsidR="00182A52" w:rsidTr="00C13BA2">
        <w:tc>
          <w:tcPr>
            <w:tcW w:w="817" w:type="dxa"/>
          </w:tcPr>
          <w:p w:rsidR="00182A52" w:rsidRDefault="00182A52" w:rsidP="00C13BA2">
            <w:r>
              <w:t>2</w:t>
            </w:r>
          </w:p>
        </w:tc>
        <w:tc>
          <w:tcPr>
            <w:tcW w:w="1843" w:type="dxa"/>
          </w:tcPr>
          <w:p w:rsidR="00182A52" w:rsidRDefault="00182A52" w:rsidP="00C13BA2">
            <w:r w:rsidRPr="00944F99">
              <w:t xml:space="preserve">ngdbuild     </w:t>
            </w:r>
          </w:p>
        </w:tc>
        <w:tc>
          <w:tcPr>
            <w:tcW w:w="5862" w:type="dxa"/>
          </w:tcPr>
          <w:p w:rsidR="00182A52" w:rsidRDefault="00182A52" w:rsidP="00C13BA2">
            <w:r w:rsidRPr="00074583">
              <w:t>ngdbuild -a "@(family)s" -d @(pty)s "@(ngo_file)s" "@(ngd_file)s"</w:t>
            </w:r>
          </w:p>
        </w:tc>
      </w:tr>
      <w:tr w:rsidR="00182A52" w:rsidTr="00C13BA2">
        <w:tc>
          <w:tcPr>
            <w:tcW w:w="817" w:type="dxa"/>
          </w:tcPr>
          <w:p w:rsidR="00182A52" w:rsidRDefault="00182A52" w:rsidP="00C13BA2">
            <w:r>
              <w:t>3</w:t>
            </w:r>
          </w:p>
        </w:tc>
        <w:tc>
          <w:tcPr>
            <w:tcW w:w="1843" w:type="dxa"/>
          </w:tcPr>
          <w:p w:rsidR="00182A52" w:rsidRDefault="00182A52" w:rsidP="00C13BA2">
            <w:r w:rsidRPr="00944F99">
              <w:t xml:space="preserve">map          </w:t>
            </w:r>
          </w:p>
        </w:tc>
        <w:tc>
          <w:tcPr>
            <w:tcW w:w="5862" w:type="dxa"/>
          </w:tcPr>
          <w:p w:rsidR="00182A52" w:rsidRDefault="00182A52" w:rsidP="00C13BA2">
            <w:r w:rsidRPr="00074583">
              <w:t>map -a "@(family)s" -p @(pty)s -t @(pkg)s -s @(spd)s -oc @(opt)s "@(ngd_file)s" -o "@(map_ncd)s" -pr "@(prf_file)s" -mp "@(mrp_file)s" -lpf "@(lpf_file)s"</w:t>
            </w:r>
          </w:p>
        </w:tc>
      </w:tr>
      <w:tr w:rsidR="00182A52" w:rsidTr="00C13BA2">
        <w:tc>
          <w:tcPr>
            <w:tcW w:w="817" w:type="dxa"/>
          </w:tcPr>
          <w:p w:rsidR="00182A52" w:rsidRDefault="00182A52" w:rsidP="00C13BA2">
            <w:r>
              <w:t>4</w:t>
            </w:r>
          </w:p>
        </w:tc>
        <w:tc>
          <w:tcPr>
            <w:tcW w:w="1843" w:type="dxa"/>
          </w:tcPr>
          <w:p w:rsidR="00182A52" w:rsidRDefault="00182A52" w:rsidP="00C13BA2">
            <w:r w:rsidRPr="00944F99">
              <w:t xml:space="preserve">map_trce     </w:t>
            </w:r>
          </w:p>
        </w:tc>
        <w:tc>
          <w:tcPr>
            <w:tcW w:w="5862" w:type="dxa"/>
          </w:tcPr>
          <w:p w:rsidR="00182A52" w:rsidRDefault="00182A52" w:rsidP="00C13BA2">
            <w:r w:rsidRPr="00074583">
              <w:t>trce -v 1 -gt -mapchkpnt 0 -sethld -o "@(tw1_file)s" "@(map_ncd)s" "@(prf_file)s"</w:t>
            </w:r>
          </w:p>
        </w:tc>
      </w:tr>
      <w:tr w:rsidR="00182A52" w:rsidTr="00C13BA2">
        <w:tc>
          <w:tcPr>
            <w:tcW w:w="817" w:type="dxa"/>
          </w:tcPr>
          <w:p w:rsidR="00182A52" w:rsidRDefault="00182A52" w:rsidP="00C13BA2">
            <w:r>
              <w:t>5</w:t>
            </w:r>
          </w:p>
        </w:tc>
        <w:tc>
          <w:tcPr>
            <w:tcW w:w="1843" w:type="dxa"/>
          </w:tcPr>
          <w:p w:rsidR="00182A52" w:rsidRDefault="00182A52" w:rsidP="00C13BA2">
            <w:r w:rsidRPr="00944F99">
              <w:t xml:space="preserve">map_vsim     </w:t>
            </w:r>
          </w:p>
        </w:tc>
        <w:tc>
          <w:tcPr>
            <w:tcW w:w="5862" w:type="dxa"/>
          </w:tcPr>
          <w:p w:rsidR="00182A52" w:rsidRDefault="00182A52" w:rsidP="00C13BA2">
            <w:r w:rsidRPr="00074583">
              <w:t>ldbanno "@(map_ncd)s" -n Verilog -o "@(map_vo)s" -w -neg</w:t>
            </w:r>
          </w:p>
        </w:tc>
      </w:tr>
      <w:tr w:rsidR="00182A52" w:rsidTr="00C13BA2">
        <w:tc>
          <w:tcPr>
            <w:tcW w:w="817" w:type="dxa"/>
          </w:tcPr>
          <w:p w:rsidR="00182A52" w:rsidRDefault="00182A52" w:rsidP="00C13BA2">
            <w:r>
              <w:t>6</w:t>
            </w:r>
          </w:p>
        </w:tc>
        <w:tc>
          <w:tcPr>
            <w:tcW w:w="1843" w:type="dxa"/>
          </w:tcPr>
          <w:p w:rsidR="00182A52" w:rsidRDefault="00182A52" w:rsidP="00C13BA2">
            <w:r w:rsidRPr="00944F99">
              <w:t xml:space="preserve">map_vhdsim   </w:t>
            </w:r>
          </w:p>
        </w:tc>
        <w:tc>
          <w:tcPr>
            <w:tcW w:w="5862" w:type="dxa"/>
          </w:tcPr>
          <w:p w:rsidR="00182A52" w:rsidRDefault="00182A52" w:rsidP="00C13BA2">
            <w:r w:rsidRPr="00074583">
              <w:t>ldbanno "@(map_ncd)s" -n VHDL -o "@(map_vho)s" -w -neg</w:t>
            </w:r>
          </w:p>
        </w:tc>
      </w:tr>
      <w:tr w:rsidR="00182A52" w:rsidTr="00C13BA2">
        <w:tc>
          <w:tcPr>
            <w:tcW w:w="817" w:type="dxa"/>
          </w:tcPr>
          <w:p w:rsidR="00182A52" w:rsidRDefault="00182A52" w:rsidP="00C13BA2">
            <w:r>
              <w:t>7</w:t>
            </w:r>
          </w:p>
        </w:tc>
        <w:tc>
          <w:tcPr>
            <w:tcW w:w="1843" w:type="dxa"/>
          </w:tcPr>
          <w:p w:rsidR="00182A52" w:rsidRDefault="00182A52" w:rsidP="00C13BA2">
            <w:r w:rsidRPr="00944F99">
              <w:t xml:space="preserve">par          </w:t>
            </w:r>
          </w:p>
        </w:tc>
        <w:tc>
          <w:tcPr>
            <w:tcW w:w="5862" w:type="dxa"/>
          </w:tcPr>
          <w:p w:rsidR="00182A52" w:rsidRDefault="00182A52" w:rsidP="00C13BA2">
            <w:r w:rsidRPr="00074583">
              <w:t>par -w -l 5 -i 6 -t 1 -c 0 -e 0 -exp parUseNBR=1:parCDP=auto:parCDR=1:parPathBased=OFF "@(map_ncd)s" "@(par_ncd)s" @(prf_file)s</w:t>
            </w:r>
          </w:p>
        </w:tc>
      </w:tr>
      <w:tr w:rsidR="00182A52" w:rsidTr="00C13BA2">
        <w:tc>
          <w:tcPr>
            <w:tcW w:w="817" w:type="dxa"/>
          </w:tcPr>
          <w:p w:rsidR="00182A52" w:rsidRDefault="00182A52" w:rsidP="00C13BA2">
            <w:r>
              <w:t>8</w:t>
            </w:r>
          </w:p>
        </w:tc>
        <w:tc>
          <w:tcPr>
            <w:tcW w:w="1843" w:type="dxa"/>
          </w:tcPr>
          <w:p w:rsidR="00182A52" w:rsidRDefault="00182A52" w:rsidP="00C13BA2">
            <w:r w:rsidRPr="00944F99">
              <w:t xml:space="preserve">par_trce     </w:t>
            </w:r>
          </w:p>
        </w:tc>
        <w:tc>
          <w:tcPr>
            <w:tcW w:w="5862" w:type="dxa"/>
          </w:tcPr>
          <w:p w:rsidR="00182A52" w:rsidRDefault="00182A52" w:rsidP="00C13BA2">
            <w:r w:rsidRPr="00074583">
              <w:t>trce -v 10 -gt -sethld -sphld m -o @(twr_file)s @(par_ncd)s @(prf_file)s</w:t>
            </w:r>
          </w:p>
        </w:tc>
      </w:tr>
      <w:tr w:rsidR="00182A52" w:rsidTr="00C13BA2">
        <w:tc>
          <w:tcPr>
            <w:tcW w:w="817" w:type="dxa"/>
          </w:tcPr>
          <w:p w:rsidR="00182A52" w:rsidRDefault="00182A52" w:rsidP="00C13BA2">
            <w:r>
              <w:t>9</w:t>
            </w:r>
          </w:p>
        </w:tc>
        <w:tc>
          <w:tcPr>
            <w:tcW w:w="1843" w:type="dxa"/>
          </w:tcPr>
          <w:p w:rsidR="00182A52" w:rsidRDefault="00182A52" w:rsidP="00C13BA2">
            <w:r w:rsidRPr="00944F99">
              <w:t xml:space="preserve">par_iotiming </w:t>
            </w:r>
          </w:p>
        </w:tc>
        <w:tc>
          <w:tcPr>
            <w:tcW w:w="5862" w:type="dxa"/>
          </w:tcPr>
          <w:p w:rsidR="00182A52" w:rsidRDefault="00182A52" w:rsidP="00C13BA2">
            <w:r w:rsidRPr="00074583">
              <w:t>iotiming  "@(par_ncd)s" "@(prf_file)s"</w:t>
            </w:r>
          </w:p>
        </w:tc>
      </w:tr>
      <w:tr w:rsidR="00182A52" w:rsidTr="00C13BA2">
        <w:tc>
          <w:tcPr>
            <w:tcW w:w="817" w:type="dxa"/>
          </w:tcPr>
          <w:p w:rsidR="00182A52" w:rsidRDefault="00182A52" w:rsidP="00C13BA2">
            <w:r>
              <w:t>10</w:t>
            </w:r>
          </w:p>
        </w:tc>
        <w:tc>
          <w:tcPr>
            <w:tcW w:w="1843" w:type="dxa"/>
          </w:tcPr>
          <w:p w:rsidR="00182A52" w:rsidRDefault="00182A52" w:rsidP="00C13BA2">
            <w:r w:rsidRPr="00944F99">
              <w:t xml:space="preserve">export_vsim  </w:t>
            </w:r>
          </w:p>
        </w:tc>
        <w:tc>
          <w:tcPr>
            <w:tcW w:w="5862" w:type="dxa"/>
          </w:tcPr>
          <w:p w:rsidR="00182A52" w:rsidRDefault="00182A52" w:rsidP="00C13BA2">
            <w:r w:rsidRPr="00074583">
              <w:t>ldbanno "@(par_ncd)s" -n Verilog -o "@(par_vo)s" -w -neg</w:t>
            </w:r>
          </w:p>
        </w:tc>
      </w:tr>
      <w:tr w:rsidR="00182A52" w:rsidTr="00C13BA2">
        <w:tc>
          <w:tcPr>
            <w:tcW w:w="817" w:type="dxa"/>
          </w:tcPr>
          <w:p w:rsidR="00182A52" w:rsidRDefault="00182A52" w:rsidP="00C13BA2">
            <w:r>
              <w:lastRenderedPageBreak/>
              <w:t>11</w:t>
            </w:r>
          </w:p>
        </w:tc>
        <w:tc>
          <w:tcPr>
            <w:tcW w:w="1843" w:type="dxa"/>
          </w:tcPr>
          <w:p w:rsidR="00182A52" w:rsidRDefault="00182A52" w:rsidP="00C13BA2">
            <w:r w:rsidRPr="00944F99">
              <w:t>export_vhdsim</w:t>
            </w:r>
          </w:p>
        </w:tc>
        <w:tc>
          <w:tcPr>
            <w:tcW w:w="5862" w:type="dxa"/>
          </w:tcPr>
          <w:p w:rsidR="00182A52" w:rsidRDefault="00182A52" w:rsidP="00C13BA2">
            <w:r w:rsidRPr="00074583">
              <w:t>ldbanno "@(par_ncd)s" -n VHDL -o "@(par_vho)s" -w -neg</w:t>
            </w:r>
          </w:p>
        </w:tc>
      </w:tr>
    </w:tbl>
    <w:p w:rsidR="00182A52" w:rsidRDefault="00182A52" w:rsidP="00182A52">
      <w:pPr>
        <w:pStyle w:val="Heading4"/>
      </w:pPr>
      <w:r>
        <w:t xml:space="preserve">4.5.4.2 </w:t>
      </w:r>
      <w:r w:rsidR="0026703C">
        <w:t>Get source files</w:t>
      </w:r>
    </w:p>
    <w:p w:rsidR="00694630" w:rsidRDefault="00DD5E51" w:rsidP="00DD5E51">
      <w:r>
        <w:t>Script will collect all source files list by info file [QA] section.</w:t>
      </w:r>
    </w:p>
    <w:p w:rsidR="001C2AE6" w:rsidRDefault="001C2AE6" w:rsidP="001C2AE6">
      <w:pPr>
        <w:pStyle w:val="Heading4"/>
      </w:pPr>
      <w:r>
        <w:t>4.5.4.</w:t>
      </w:r>
      <w:r w:rsidR="00A57206">
        <w:t>3</w:t>
      </w:r>
      <w:r>
        <w:t xml:space="preserve"> Sanity check</w:t>
      </w:r>
    </w:p>
    <w:p w:rsidR="001C2AE6" w:rsidRDefault="00197FFC" w:rsidP="001C2AE6">
      <w:r>
        <w:t>CMD flow sanity check will be run by default to make sure all following flow will be run correctly.</w:t>
      </w:r>
    </w:p>
    <w:p w:rsidR="00197FFC" w:rsidRDefault="00197FFC" w:rsidP="001C2AE6">
      <w:r>
        <w:t>Since we have source files and run command lines collect from info file, so we need to confirm the combination. Currently we support the following combination:</w:t>
      </w:r>
    </w:p>
    <w:p w:rsidR="003F6AD8" w:rsidRDefault="003F6AD8" w:rsidP="003F6AD8">
      <w:pPr>
        <w:pStyle w:val="table"/>
      </w:pPr>
      <w:r>
        <w:t>Supported combination</w:t>
      </w:r>
    </w:p>
    <w:tbl>
      <w:tblPr>
        <w:tblW w:w="9283" w:type="dxa"/>
        <w:tblInd w:w="93" w:type="dxa"/>
        <w:tblLook w:val="04A0" w:firstRow="1" w:lastRow="0" w:firstColumn="1" w:lastColumn="0" w:noHBand="0" w:noVBand="1"/>
        <w:tblPrChange w:id="1419" w:author="Jason Wang" w:date="2014-08-15T16:45:00Z">
          <w:tblPr>
            <w:tblW w:w="9920" w:type="dxa"/>
            <w:tblInd w:w="93" w:type="dxa"/>
            <w:tblLook w:val="04A0" w:firstRow="1" w:lastRow="0" w:firstColumn="1" w:lastColumn="0" w:noHBand="0" w:noVBand="1"/>
          </w:tblPr>
        </w:tblPrChange>
      </w:tblPr>
      <w:tblGrid>
        <w:gridCol w:w="569"/>
        <w:gridCol w:w="2044"/>
        <w:gridCol w:w="3327"/>
        <w:gridCol w:w="3383"/>
        <w:tblGridChange w:id="1420">
          <w:tblGrid>
            <w:gridCol w:w="569"/>
            <w:gridCol w:w="2200"/>
            <w:gridCol w:w="3580"/>
            <w:gridCol w:w="3640"/>
          </w:tblGrid>
        </w:tblGridChange>
      </w:tblGrid>
      <w:tr w:rsidR="003F6AD8" w:rsidRPr="003F6AD8" w:rsidTr="00061E13">
        <w:trPr>
          <w:trHeight w:val="316"/>
          <w:trPrChange w:id="1421" w:author="Jason Wang" w:date="2014-08-15T16:45:00Z">
            <w:trPr>
              <w:trHeight w:val="315"/>
            </w:trPr>
          </w:trPrChange>
        </w:trPr>
        <w:tc>
          <w:tcPr>
            <w:tcW w:w="529" w:type="dxa"/>
            <w:tcBorders>
              <w:top w:val="single" w:sz="8" w:space="0" w:color="auto"/>
              <w:left w:val="single" w:sz="8" w:space="0" w:color="auto"/>
              <w:bottom w:val="single" w:sz="8" w:space="0" w:color="auto"/>
              <w:right w:val="single" w:sz="4" w:space="0" w:color="auto"/>
            </w:tcBorders>
            <w:shd w:val="clear" w:color="auto" w:fill="auto"/>
            <w:noWrap/>
            <w:vAlign w:val="bottom"/>
            <w:hideMark/>
            <w:tcPrChange w:id="1422" w:author="Jason Wang" w:date="2014-08-15T16:45:00Z">
              <w:tcPr>
                <w:tcW w:w="5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b/>
                <w:bCs/>
                <w:color w:val="000000"/>
              </w:rPr>
            </w:pPr>
            <w:r w:rsidRPr="003F6AD8">
              <w:rPr>
                <w:rFonts w:ascii="Calibri" w:eastAsia="Times New Roman" w:hAnsi="Calibri" w:cs="Calibri"/>
                <w:b/>
                <w:bCs/>
                <w:color w:val="000000"/>
              </w:rPr>
              <w:t>NO.</w:t>
            </w:r>
          </w:p>
        </w:tc>
        <w:tc>
          <w:tcPr>
            <w:tcW w:w="2044" w:type="dxa"/>
            <w:tcBorders>
              <w:top w:val="single" w:sz="8" w:space="0" w:color="auto"/>
              <w:left w:val="nil"/>
              <w:bottom w:val="single" w:sz="8" w:space="0" w:color="auto"/>
              <w:right w:val="single" w:sz="4" w:space="0" w:color="auto"/>
            </w:tcBorders>
            <w:shd w:val="clear" w:color="auto" w:fill="auto"/>
            <w:noWrap/>
            <w:vAlign w:val="bottom"/>
            <w:hideMark/>
            <w:tcPrChange w:id="1423" w:author="Jason Wang" w:date="2014-08-15T16:45:00Z">
              <w:tcPr>
                <w:tcW w:w="2200" w:type="dxa"/>
                <w:tcBorders>
                  <w:top w:val="single" w:sz="8" w:space="0" w:color="auto"/>
                  <w:left w:val="nil"/>
                  <w:bottom w:val="single" w:sz="8"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b/>
                <w:bCs/>
                <w:color w:val="000000"/>
              </w:rPr>
            </w:pPr>
            <w:r w:rsidRPr="003F6AD8">
              <w:rPr>
                <w:rFonts w:ascii="Calibri" w:eastAsia="Times New Roman" w:hAnsi="Calibri" w:cs="Calibri"/>
                <w:b/>
                <w:bCs/>
                <w:color w:val="000000"/>
              </w:rPr>
              <w:t>CMD Flow</w:t>
            </w:r>
          </w:p>
        </w:tc>
        <w:tc>
          <w:tcPr>
            <w:tcW w:w="3327" w:type="dxa"/>
            <w:tcBorders>
              <w:top w:val="single" w:sz="8" w:space="0" w:color="auto"/>
              <w:left w:val="nil"/>
              <w:bottom w:val="single" w:sz="8" w:space="0" w:color="auto"/>
              <w:right w:val="single" w:sz="4" w:space="0" w:color="auto"/>
            </w:tcBorders>
            <w:shd w:val="clear" w:color="auto" w:fill="auto"/>
            <w:noWrap/>
            <w:vAlign w:val="bottom"/>
            <w:hideMark/>
            <w:tcPrChange w:id="1424" w:author="Jason Wang" w:date="2014-08-15T16:45:00Z">
              <w:tcPr>
                <w:tcW w:w="3580" w:type="dxa"/>
                <w:tcBorders>
                  <w:top w:val="single" w:sz="8" w:space="0" w:color="auto"/>
                  <w:left w:val="nil"/>
                  <w:bottom w:val="single" w:sz="8"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b/>
                <w:bCs/>
                <w:color w:val="000000"/>
              </w:rPr>
            </w:pPr>
            <w:r w:rsidRPr="003F6AD8">
              <w:rPr>
                <w:rFonts w:ascii="Calibri" w:eastAsia="Times New Roman" w:hAnsi="Calibri" w:cs="Calibri"/>
                <w:b/>
                <w:bCs/>
                <w:color w:val="000000"/>
              </w:rPr>
              <w:t>Required Source Files</w:t>
            </w:r>
          </w:p>
        </w:tc>
        <w:tc>
          <w:tcPr>
            <w:tcW w:w="3383" w:type="dxa"/>
            <w:tcBorders>
              <w:top w:val="single" w:sz="8" w:space="0" w:color="auto"/>
              <w:left w:val="nil"/>
              <w:bottom w:val="single" w:sz="8" w:space="0" w:color="auto"/>
              <w:right w:val="single" w:sz="8" w:space="0" w:color="auto"/>
            </w:tcBorders>
            <w:shd w:val="clear" w:color="auto" w:fill="auto"/>
            <w:noWrap/>
            <w:vAlign w:val="bottom"/>
            <w:hideMark/>
            <w:tcPrChange w:id="1425" w:author="Jason Wang" w:date="2014-08-15T16:45:00Z">
              <w:tcPr>
                <w:tcW w:w="3640" w:type="dxa"/>
                <w:tcBorders>
                  <w:top w:val="single" w:sz="8" w:space="0" w:color="auto"/>
                  <w:left w:val="nil"/>
                  <w:bottom w:val="single" w:sz="8"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b/>
                <w:bCs/>
                <w:color w:val="000000"/>
              </w:rPr>
            </w:pPr>
            <w:r w:rsidRPr="003F6AD8">
              <w:rPr>
                <w:rFonts w:ascii="Calibri" w:eastAsia="Times New Roman" w:hAnsi="Calibri" w:cs="Calibri"/>
                <w:b/>
                <w:bCs/>
                <w:color w:val="000000"/>
              </w:rPr>
              <w:t>Required Project Setting</w:t>
            </w:r>
          </w:p>
        </w:tc>
      </w:tr>
      <w:tr w:rsidR="003F6AD8" w:rsidRPr="003F6AD8" w:rsidTr="00061E13">
        <w:trPr>
          <w:trHeight w:val="301"/>
          <w:trPrChange w:id="1426" w:author="Jason Wang" w:date="2014-08-15T16:45:00Z">
            <w:trPr>
              <w:trHeight w:val="300"/>
            </w:trPr>
          </w:trPrChange>
        </w:trPr>
        <w:tc>
          <w:tcPr>
            <w:tcW w:w="529" w:type="dxa"/>
            <w:tcBorders>
              <w:top w:val="nil"/>
              <w:left w:val="single" w:sz="8" w:space="0" w:color="auto"/>
              <w:bottom w:val="single" w:sz="4" w:space="0" w:color="auto"/>
              <w:right w:val="single" w:sz="4" w:space="0" w:color="auto"/>
            </w:tcBorders>
            <w:shd w:val="clear" w:color="auto" w:fill="auto"/>
            <w:noWrap/>
            <w:vAlign w:val="bottom"/>
            <w:hideMark/>
            <w:tcPrChange w:id="1427" w:author="Jason Wang" w:date="2014-08-15T16:45:00Z">
              <w:tcPr>
                <w:tcW w:w="5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1</w:t>
            </w:r>
          </w:p>
        </w:tc>
        <w:tc>
          <w:tcPr>
            <w:tcW w:w="2044" w:type="dxa"/>
            <w:tcBorders>
              <w:top w:val="nil"/>
              <w:left w:val="nil"/>
              <w:bottom w:val="single" w:sz="4" w:space="0" w:color="auto"/>
              <w:right w:val="single" w:sz="4" w:space="0" w:color="auto"/>
            </w:tcBorders>
            <w:shd w:val="clear" w:color="auto" w:fill="auto"/>
            <w:noWrap/>
            <w:vAlign w:val="bottom"/>
            <w:hideMark/>
            <w:tcPrChange w:id="1428" w:author="Jason Wang" w:date="2014-08-15T16:45:00Z">
              <w:tcPr>
                <w:tcW w:w="220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run_scuba</w:t>
            </w:r>
          </w:p>
        </w:tc>
        <w:tc>
          <w:tcPr>
            <w:tcW w:w="3327" w:type="dxa"/>
            <w:tcBorders>
              <w:top w:val="nil"/>
              <w:left w:val="nil"/>
              <w:bottom w:val="single" w:sz="4" w:space="0" w:color="auto"/>
              <w:right w:val="single" w:sz="4" w:space="0" w:color="auto"/>
            </w:tcBorders>
            <w:shd w:val="clear" w:color="auto" w:fill="auto"/>
            <w:noWrap/>
            <w:vAlign w:val="bottom"/>
            <w:hideMark/>
            <w:tcPrChange w:id="1429" w:author="Jason Wang" w:date="2014-08-15T16:45:00Z">
              <w:tcPr>
                <w:tcW w:w="358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src_files</w:t>
            </w:r>
          </w:p>
        </w:tc>
        <w:tc>
          <w:tcPr>
            <w:tcW w:w="3383" w:type="dxa"/>
            <w:tcBorders>
              <w:top w:val="nil"/>
              <w:left w:val="nil"/>
              <w:bottom w:val="single" w:sz="4" w:space="0" w:color="auto"/>
              <w:right w:val="single" w:sz="8" w:space="0" w:color="auto"/>
            </w:tcBorders>
            <w:shd w:val="clear" w:color="auto" w:fill="auto"/>
            <w:noWrap/>
            <w:vAlign w:val="bottom"/>
            <w:hideMark/>
            <w:tcPrChange w:id="1430" w:author="Jason Wang" w:date="2014-08-15T16:45:00Z">
              <w:tcPr>
                <w:tcW w:w="3640" w:type="dxa"/>
                <w:tcBorders>
                  <w:top w:val="nil"/>
                  <w:left w:val="nil"/>
                  <w:bottom w:val="single" w:sz="4"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devkit,project_name,impl_name </w:t>
            </w:r>
          </w:p>
        </w:tc>
      </w:tr>
      <w:tr w:rsidR="003F6AD8" w:rsidRPr="003F6AD8" w:rsidTr="00061E13">
        <w:trPr>
          <w:trHeight w:val="301"/>
          <w:trPrChange w:id="1431" w:author="Jason Wang" w:date="2014-08-15T16:45:00Z">
            <w:trPr>
              <w:trHeight w:val="300"/>
            </w:trPr>
          </w:trPrChange>
        </w:trPr>
        <w:tc>
          <w:tcPr>
            <w:tcW w:w="529" w:type="dxa"/>
            <w:tcBorders>
              <w:top w:val="nil"/>
              <w:left w:val="single" w:sz="8" w:space="0" w:color="auto"/>
              <w:bottom w:val="single" w:sz="4" w:space="0" w:color="auto"/>
              <w:right w:val="single" w:sz="4" w:space="0" w:color="auto"/>
            </w:tcBorders>
            <w:shd w:val="clear" w:color="auto" w:fill="auto"/>
            <w:noWrap/>
            <w:vAlign w:val="bottom"/>
            <w:hideMark/>
            <w:tcPrChange w:id="1432" w:author="Jason Wang" w:date="2014-08-15T16:45:00Z">
              <w:tcPr>
                <w:tcW w:w="5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2</w:t>
            </w:r>
          </w:p>
        </w:tc>
        <w:tc>
          <w:tcPr>
            <w:tcW w:w="2044" w:type="dxa"/>
            <w:tcBorders>
              <w:top w:val="nil"/>
              <w:left w:val="nil"/>
              <w:bottom w:val="single" w:sz="4" w:space="0" w:color="auto"/>
              <w:right w:val="single" w:sz="4" w:space="0" w:color="auto"/>
            </w:tcBorders>
            <w:shd w:val="clear" w:color="auto" w:fill="auto"/>
            <w:noWrap/>
            <w:vAlign w:val="bottom"/>
            <w:hideMark/>
            <w:tcPrChange w:id="1433" w:author="Jason Wang" w:date="2014-08-15T16:45:00Z">
              <w:tcPr>
                <w:tcW w:w="220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run_synthesis</w:t>
            </w:r>
          </w:p>
        </w:tc>
        <w:tc>
          <w:tcPr>
            <w:tcW w:w="3327" w:type="dxa"/>
            <w:tcBorders>
              <w:top w:val="nil"/>
              <w:left w:val="nil"/>
              <w:bottom w:val="single" w:sz="4" w:space="0" w:color="auto"/>
              <w:right w:val="single" w:sz="4" w:space="0" w:color="auto"/>
            </w:tcBorders>
            <w:shd w:val="clear" w:color="auto" w:fill="auto"/>
            <w:noWrap/>
            <w:vAlign w:val="bottom"/>
            <w:hideMark/>
            <w:tcPrChange w:id="1434" w:author="Jason Wang" w:date="2014-08-15T16:45:00Z">
              <w:tcPr>
                <w:tcW w:w="358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src_files, lpf_file</w:t>
            </w:r>
          </w:p>
        </w:tc>
        <w:tc>
          <w:tcPr>
            <w:tcW w:w="3383" w:type="dxa"/>
            <w:tcBorders>
              <w:top w:val="nil"/>
              <w:left w:val="nil"/>
              <w:bottom w:val="single" w:sz="4" w:space="0" w:color="auto"/>
              <w:right w:val="single" w:sz="8" w:space="0" w:color="auto"/>
            </w:tcBorders>
            <w:shd w:val="clear" w:color="auto" w:fill="auto"/>
            <w:noWrap/>
            <w:vAlign w:val="bottom"/>
            <w:hideMark/>
            <w:tcPrChange w:id="1435" w:author="Jason Wang" w:date="2014-08-15T16:45:00Z">
              <w:tcPr>
                <w:tcW w:w="3640" w:type="dxa"/>
                <w:tcBorders>
                  <w:top w:val="nil"/>
                  <w:left w:val="nil"/>
                  <w:bottom w:val="single" w:sz="4"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devkit,project_name,impl_name </w:t>
            </w:r>
          </w:p>
        </w:tc>
      </w:tr>
      <w:tr w:rsidR="003F6AD8" w:rsidRPr="003F6AD8" w:rsidTr="00061E13">
        <w:trPr>
          <w:trHeight w:val="301"/>
          <w:trPrChange w:id="1436" w:author="Jason Wang" w:date="2014-08-15T16:45:00Z">
            <w:trPr>
              <w:trHeight w:val="300"/>
            </w:trPr>
          </w:trPrChange>
        </w:trPr>
        <w:tc>
          <w:tcPr>
            <w:tcW w:w="529" w:type="dxa"/>
            <w:tcBorders>
              <w:top w:val="nil"/>
              <w:left w:val="single" w:sz="8" w:space="0" w:color="auto"/>
              <w:bottom w:val="single" w:sz="4" w:space="0" w:color="auto"/>
              <w:right w:val="single" w:sz="4" w:space="0" w:color="auto"/>
            </w:tcBorders>
            <w:shd w:val="clear" w:color="auto" w:fill="auto"/>
            <w:noWrap/>
            <w:vAlign w:val="bottom"/>
            <w:hideMark/>
            <w:tcPrChange w:id="1437" w:author="Jason Wang" w:date="2014-08-15T16:45:00Z">
              <w:tcPr>
                <w:tcW w:w="5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3</w:t>
            </w:r>
          </w:p>
        </w:tc>
        <w:tc>
          <w:tcPr>
            <w:tcW w:w="2044" w:type="dxa"/>
            <w:tcBorders>
              <w:top w:val="nil"/>
              <w:left w:val="nil"/>
              <w:bottom w:val="single" w:sz="4" w:space="0" w:color="auto"/>
              <w:right w:val="single" w:sz="4" w:space="0" w:color="auto"/>
            </w:tcBorders>
            <w:shd w:val="clear" w:color="auto" w:fill="auto"/>
            <w:noWrap/>
            <w:vAlign w:val="bottom"/>
            <w:hideMark/>
            <w:tcPrChange w:id="1438" w:author="Jason Wang" w:date="2014-08-15T16:45:00Z">
              <w:tcPr>
                <w:tcW w:w="220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synthesis </w:t>
            </w:r>
          </w:p>
        </w:tc>
        <w:tc>
          <w:tcPr>
            <w:tcW w:w="3327" w:type="dxa"/>
            <w:tcBorders>
              <w:top w:val="nil"/>
              <w:left w:val="nil"/>
              <w:bottom w:val="single" w:sz="4" w:space="0" w:color="auto"/>
              <w:right w:val="single" w:sz="4" w:space="0" w:color="auto"/>
            </w:tcBorders>
            <w:shd w:val="clear" w:color="auto" w:fill="auto"/>
            <w:noWrap/>
            <w:vAlign w:val="bottom"/>
            <w:hideMark/>
            <w:tcPrChange w:id="1439" w:author="Jason Wang" w:date="2014-08-15T16:45:00Z">
              <w:tcPr>
                <w:tcW w:w="358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NA</w:t>
            </w:r>
          </w:p>
        </w:tc>
        <w:tc>
          <w:tcPr>
            <w:tcW w:w="3383" w:type="dxa"/>
            <w:tcBorders>
              <w:top w:val="nil"/>
              <w:left w:val="nil"/>
              <w:bottom w:val="single" w:sz="4" w:space="0" w:color="auto"/>
              <w:right w:val="single" w:sz="8" w:space="0" w:color="auto"/>
            </w:tcBorders>
            <w:shd w:val="clear" w:color="auto" w:fill="auto"/>
            <w:noWrap/>
            <w:vAlign w:val="bottom"/>
            <w:hideMark/>
            <w:tcPrChange w:id="1440" w:author="Jason Wang" w:date="2014-08-15T16:45:00Z">
              <w:tcPr>
                <w:tcW w:w="3640" w:type="dxa"/>
                <w:tcBorders>
                  <w:top w:val="nil"/>
                  <w:left w:val="nil"/>
                  <w:bottom w:val="single" w:sz="4"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NA</w:t>
            </w:r>
          </w:p>
        </w:tc>
      </w:tr>
      <w:tr w:rsidR="003F6AD8" w:rsidRPr="003F6AD8" w:rsidTr="00061E13">
        <w:trPr>
          <w:trHeight w:val="301"/>
          <w:trPrChange w:id="1441" w:author="Jason Wang" w:date="2014-08-15T16:45:00Z">
            <w:trPr>
              <w:trHeight w:val="300"/>
            </w:trPr>
          </w:trPrChange>
        </w:trPr>
        <w:tc>
          <w:tcPr>
            <w:tcW w:w="529" w:type="dxa"/>
            <w:tcBorders>
              <w:top w:val="nil"/>
              <w:left w:val="single" w:sz="8" w:space="0" w:color="auto"/>
              <w:bottom w:val="single" w:sz="4" w:space="0" w:color="auto"/>
              <w:right w:val="single" w:sz="4" w:space="0" w:color="auto"/>
            </w:tcBorders>
            <w:shd w:val="clear" w:color="auto" w:fill="auto"/>
            <w:noWrap/>
            <w:vAlign w:val="bottom"/>
            <w:hideMark/>
            <w:tcPrChange w:id="1442" w:author="Jason Wang" w:date="2014-08-15T16:45:00Z">
              <w:tcPr>
                <w:tcW w:w="5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4</w:t>
            </w:r>
          </w:p>
        </w:tc>
        <w:tc>
          <w:tcPr>
            <w:tcW w:w="2044" w:type="dxa"/>
            <w:tcBorders>
              <w:top w:val="nil"/>
              <w:left w:val="nil"/>
              <w:bottom w:val="single" w:sz="4" w:space="0" w:color="auto"/>
              <w:right w:val="single" w:sz="4" w:space="0" w:color="auto"/>
            </w:tcBorders>
            <w:shd w:val="clear" w:color="auto" w:fill="auto"/>
            <w:noWrap/>
            <w:vAlign w:val="bottom"/>
            <w:hideMark/>
            <w:tcPrChange w:id="1443" w:author="Jason Wang" w:date="2014-08-15T16:45:00Z">
              <w:tcPr>
                <w:tcW w:w="220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synp_goal</w:t>
            </w:r>
          </w:p>
        </w:tc>
        <w:tc>
          <w:tcPr>
            <w:tcW w:w="3327" w:type="dxa"/>
            <w:tcBorders>
              <w:top w:val="nil"/>
              <w:left w:val="nil"/>
              <w:bottom w:val="single" w:sz="4" w:space="0" w:color="auto"/>
              <w:right w:val="single" w:sz="4" w:space="0" w:color="auto"/>
            </w:tcBorders>
            <w:shd w:val="clear" w:color="auto" w:fill="auto"/>
            <w:noWrap/>
            <w:vAlign w:val="bottom"/>
            <w:hideMark/>
            <w:tcPrChange w:id="1444" w:author="Jason Wang" w:date="2014-08-15T16:45:00Z">
              <w:tcPr>
                <w:tcW w:w="358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NA</w:t>
            </w:r>
          </w:p>
        </w:tc>
        <w:tc>
          <w:tcPr>
            <w:tcW w:w="3383" w:type="dxa"/>
            <w:tcBorders>
              <w:top w:val="nil"/>
              <w:left w:val="nil"/>
              <w:bottom w:val="single" w:sz="4" w:space="0" w:color="auto"/>
              <w:right w:val="single" w:sz="8" w:space="0" w:color="auto"/>
            </w:tcBorders>
            <w:shd w:val="clear" w:color="auto" w:fill="auto"/>
            <w:noWrap/>
            <w:vAlign w:val="bottom"/>
            <w:hideMark/>
            <w:tcPrChange w:id="1445" w:author="Jason Wang" w:date="2014-08-15T16:45:00Z">
              <w:tcPr>
                <w:tcW w:w="3640" w:type="dxa"/>
                <w:tcBorders>
                  <w:top w:val="nil"/>
                  <w:left w:val="nil"/>
                  <w:bottom w:val="single" w:sz="4"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NA</w:t>
            </w:r>
          </w:p>
        </w:tc>
      </w:tr>
      <w:tr w:rsidR="003F6AD8" w:rsidRPr="003F6AD8" w:rsidTr="00061E13">
        <w:trPr>
          <w:trHeight w:val="301"/>
          <w:trPrChange w:id="1446" w:author="Jason Wang" w:date="2014-08-15T16:45:00Z">
            <w:trPr>
              <w:trHeight w:val="300"/>
            </w:trPr>
          </w:trPrChange>
        </w:trPr>
        <w:tc>
          <w:tcPr>
            <w:tcW w:w="529" w:type="dxa"/>
            <w:tcBorders>
              <w:top w:val="nil"/>
              <w:left w:val="single" w:sz="8" w:space="0" w:color="auto"/>
              <w:bottom w:val="single" w:sz="4" w:space="0" w:color="auto"/>
              <w:right w:val="single" w:sz="4" w:space="0" w:color="auto"/>
            </w:tcBorders>
            <w:shd w:val="clear" w:color="auto" w:fill="auto"/>
            <w:noWrap/>
            <w:vAlign w:val="bottom"/>
            <w:hideMark/>
            <w:tcPrChange w:id="1447" w:author="Jason Wang" w:date="2014-08-15T16:45:00Z">
              <w:tcPr>
                <w:tcW w:w="5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5</w:t>
            </w:r>
          </w:p>
        </w:tc>
        <w:tc>
          <w:tcPr>
            <w:tcW w:w="2044" w:type="dxa"/>
            <w:tcBorders>
              <w:top w:val="nil"/>
              <w:left w:val="nil"/>
              <w:bottom w:val="single" w:sz="4" w:space="0" w:color="auto"/>
              <w:right w:val="single" w:sz="4" w:space="0" w:color="auto"/>
            </w:tcBorders>
            <w:shd w:val="clear" w:color="auto" w:fill="auto"/>
            <w:noWrap/>
            <w:vAlign w:val="bottom"/>
            <w:hideMark/>
            <w:tcPrChange w:id="1448" w:author="Jason Wang" w:date="2014-08-15T16:45:00Z">
              <w:tcPr>
                <w:tcW w:w="220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run_translate</w:t>
            </w:r>
          </w:p>
        </w:tc>
        <w:tc>
          <w:tcPr>
            <w:tcW w:w="3327" w:type="dxa"/>
            <w:tcBorders>
              <w:top w:val="nil"/>
              <w:left w:val="nil"/>
              <w:bottom w:val="single" w:sz="4" w:space="0" w:color="auto"/>
              <w:right w:val="single" w:sz="4" w:space="0" w:color="auto"/>
            </w:tcBorders>
            <w:shd w:val="clear" w:color="auto" w:fill="auto"/>
            <w:noWrap/>
            <w:vAlign w:val="bottom"/>
            <w:hideMark/>
            <w:tcPrChange w:id="1449" w:author="Jason Wang" w:date="2014-08-15T16:45:00Z">
              <w:tcPr>
                <w:tcW w:w="358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edf_file, lpf_file</w:t>
            </w:r>
          </w:p>
        </w:tc>
        <w:tc>
          <w:tcPr>
            <w:tcW w:w="3383" w:type="dxa"/>
            <w:tcBorders>
              <w:top w:val="nil"/>
              <w:left w:val="nil"/>
              <w:bottom w:val="single" w:sz="4" w:space="0" w:color="auto"/>
              <w:right w:val="single" w:sz="8" w:space="0" w:color="auto"/>
            </w:tcBorders>
            <w:shd w:val="clear" w:color="auto" w:fill="auto"/>
            <w:noWrap/>
            <w:vAlign w:val="bottom"/>
            <w:hideMark/>
            <w:tcPrChange w:id="1450" w:author="Jason Wang" w:date="2014-08-15T16:45:00Z">
              <w:tcPr>
                <w:tcW w:w="3640" w:type="dxa"/>
                <w:tcBorders>
                  <w:top w:val="nil"/>
                  <w:left w:val="nil"/>
                  <w:bottom w:val="single" w:sz="4"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devkit,project_name,impl_name </w:t>
            </w:r>
          </w:p>
        </w:tc>
      </w:tr>
      <w:tr w:rsidR="003F6AD8" w:rsidRPr="003F6AD8" w:rsidTr="00061E13">
        <w:trPr>
          <w:trHeight w:val="301"/>
          <w:trPrChange w:id="1451" w:author="Jason Wang" w:date="2014-08-15T16:45:00Z">
            <w:trPr>
              <w:trHeight w:val="300"/>
            </w:trPr>
          </w:trPrChange>
        </w:trPr>
        <w:tc>
          <w:tcPr>
            <w:tcW w:w="529" w:type="dxa"/>
            <w:tcBorders>
              <w:top w:val="nil"/>
              <w:left w:val="single" w:sz="8" w:space="0" w:color="auto"/>
              <w:bottom w:val="single" w:sz="4" w:space="0" w:color="auto"/>
              <w:right w:val="single" w:sz="4" w:space="0" w:color="auto"/>
            </w:tcBorders>
            <w:shd w:val="clear" w:color="auto" w:fill="auto"/>
            <w:noWrap/>
            <w:vAlign w:val="bottom"/>
            <w:hideMark/>
            <w:tcPrChange w:id="1452" w:author="Jason Wang" w:date="2014-08-15T16:45:00Z">
              <w:tcPr>
                <w:tcW w:w="5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6</w:t>
            </w:r>
          </w:p>
        </w:tc>
        <w:tc>
          <w:tcPr>
            <w:tcW w:w="2044" w:type="dxa"/>
            <w:tcBorders>
              <w:top w:val="nil"/>
              <w:left w:val="nil"/>
              <w:bottom w:val="single" w:sz="4" w:space="0" w:color="auto"/>
              <w:right w:val="single" w:sz="4" w:space="0" w:color="auto"/>
            </w:tcBorders>
            <w:shd w:val="clear" w:color="auto" w:fill="auto"/>
            <w:noWrap/>
            <w:vAlign w:val="bottom"/>
            <w:hideMark/>
            <w:tcPrChange w:id="1453" w:author="Jason Wang" w:date="2014-08-15T16:45:00Z">
              <w:tcPr>
                <w:tcW w:w="220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run_map</w:t>
            </w:r>
          </w:p>
        </w:tc>
        <w:tc>
          <w:tcPr>
            <w:tcW w:w="3327" w:type="dxa"/>
            <w:tcBorders>
              <w:top w:val="nil"/>
              <w:left w:val="nil"/>
              <w:bottom w:val="single" w:sz="4" w:space="0" w:color="auto"/>
              <w:right w:val="single" w:sz="4" w:space="0" w:color="auto"/>
            </w:tcBorders>
            <w:shd w:val="clear" w:color="auto" w:fill="auto"/>
            <w:noWrap/>
            <w:vAlign w:val="bottom"/>
            <w:hideMark/>
            <w:tcPrChange w:id="1454" w:author="Jason Wang" w:date="2014-08-15T16:45:00Z">
              <w:tcPr>
                <w:tcW w:w="358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ngo_file, lpf_file</w:t>
            </w:r>
          </w:p>
        </w:tc>
        <w:tc>
          <w:tcPr>
            <w:tcW w:w="3383" w:type="dxa"/>
            <w:tcBorders>
              <w:top w:val="nil"/>
              <w:left w:val="nil"/>
              <w:bottom w:val="single" w:sz="4" w:space="0" w:color="auto"/>
              <w:right w:val="single" w:sz="8" w:space="0" w:color="auto"/>
            </w:tcBorders>
            <w:shd w:val="clear" w:color="auto" w:fill="auto"/>
            <w:noWrap/>
            <w:vAlign w:val="bottom"/>
            <w:hideMark/>
            <w:tcPrChange w:id="1455" w:author="Jason Wang" w:date="2014-08-15T16:45:00Z">
              <w:tcPr>
                <w:tcW w:w="3640" w:type="dxa"/>
                <w:tcBorders>
                  <w:top w:val="nil"/>
                  <w:left w:val="nil"/>
                  <w:bottom w:val="single" w:sz="4"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devkit,project_name,impl_name </w:t>
            </w:r>
          </w:p>
        </w:tc>
      </w:tr>
      <w:tr w:rsidR="003F6AD8" w:rsidRPr="003F6AD8" w:rsidTr="00061E13">
        <w:trPr>
          <w:trHeight w:val="301"/>
          <w:trPrChange w:id="1456" w:author="Jason Wang" w:date="2014-08-15T16:45:00Z">
            <w:trPr>
              <w:trHeight w:val="300"/>
            </w:trPr>
          </w:trPrChange>
        </w:trPr>
        <w:tc>
          <w:tcPr>
            <w:tcW w:w="529" w:type="dxa"/>
            <w:tcBorders>
              <w:top w:val="nil"/>
              <w:left w:val="single" w:sz="8" w:space="0" w:color="auto"/>
              <w:bottom w:val="single" w:sz="4" w:space="0" w:color="auto"/>
              <w:right w:val="single" w:sz="4" w:space="0" w:color="auto"/>
            </w:tcBorders>
            <w:shd w:val="clear" w:color="auto" w:fill="auto"/>
            <w:noWrap/>
            <w:vAlign w:val="bottom"/>
            <w:hideMark/>
            <w:tcPrChange w:id="1457" w:author="Jason Wang" w:date="2014-08-15T16:45:00Z">
              <w:tcPr>
                <w:tcW w:w="5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7</w:t>
            </w:r>
          </w:p>
        </w:tc>
        <w:tc>
          <w:tcPr>
            <w:tcW w:w="2044" w:type="dxa"/>
            <w:tcBorders>
              <w:top w:val="nil"/>
              <w:left w:val="nil"/>
              <w:bottom w:val="single" w:sz="4" w:space="0" w:color="auto"/>
              <w:right w:val="single" w:sz="4" w:space="0" w:color="auto"/>
            </w:tcBorders>
            <w:shd w:val="clear" w:color="auto" w:fill="auto"/>
            <w:noWrap/>
            <w:vAlign w:val="bottom"/>
            <w:hideMark/>
            <w:tcPrChange w:id="1458" w:author="Jason Wang" w:date="2014-08-15T16:45:00Z">
              <w:tcPr>
                <w:tcW w:w="220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run_map_trce</w:t>
            </w:r>
          </w:p>
        </w:tc>
        <w:tc>
          <w:tcPr>
            <w:tcW w:w="3327" w:type="dxa"/>
            <w:tcBorders>
              <w:top w:val="nil"/>
              <w:left w:val="nil"/>
              <w:bottom w:val="single" w:sz="4" w:space="0" w:color="auto"/>
              <w:right w:val="single" w:sz="4" w:space="0" w:color="auto"/>
            </w:tcBorders>
            <w:shd w:val="clear" w:color="auto" w:fill="auto"/>
            <w:noWrap/>
            <w:vAlign w:val="bottom"/>
            <w:hideMark/>
            <w:tcPrChange w:id="1459" w:author="Jason Wang" w:date="2014-08-15T16:45:00Z">
              <w:tcPr>
                <w:tcW w:w="358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map_ncd, prf_file</w:t>
            </w:r>
          </w:p>
        </w:tc>
        <w:tc>
          <w:tcPr>
            <w:tcW w:w="3383" w:type="dxa"/>
            <w:tcBorders>
              <w:top w:val="nil"/>
              <w:left w:val="nil"/>
              <w:bottom w:val="single" w:sz="4" w:space="0" w:color="auto"/>
              <w:right w:val="single" w:sz="8" w:space="0" w:color="auto"/>
            </w:tcBorders>
            <w:shd w:val="clear" w:color="auto" w:fill="auto"/>
            <w:noWrap/>
            <w:vAlign w:val="bottom"/>
            <w:hideMark/>
            <w:tcPrChange w:id="1460" w:author="Jason Wang" w:date="2014-08-15T16:45:00Z">
              <w:tcPr>
                <w:tcW w:w="3640" w:type="dxa"/>
                <w:tcBorders>
                  <w:top w:val="nil"/>
                  <w:left w:val="nil"/>
                  <w:bottom w:val="single" w:sz="4"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project_name,impl_name </w:t>
            </w:r>
          </w:p>
        </w:tc>
      </w:tr>
      <w:tr w:rsidR="003F6AD8" w:rsidRPr="003F6AD8" w:rsidTr="00061E13">
        <w:trPr>
          <w:trHeight w:val="301"/>
          <w:trPrChange w:id="1461" w:author="Jason Wang" w:date="2014-08-15T16:45:00Z">
            <w:trPr>
              <w:trHeight w:val="300"/>
            </w:trPr>
          </w:trPrChange>
        </w:trPr>
        <w:tc>
          <w:tcPr>
            <w:tcW w:w="529" w:type="dxa"/>
            <w:tcBorders>
              <w:top w:val="nil"/>
              <w:left w:val="single" w:sz="8" w:space="0" w:color="auto"/>
              <w:bottom w:val="single" w:sz="4" w:space="0" w:color="auto"/>
              <w:right w:val="single" w:sz="4" w:space="0" w:color="auto"/>
            </w:tcBorders>
            <w:shd w:val="clear" w:color="auto" w:fill="auto"/>
            <w:noWrap/>
            <w:vAlign w:val="bottom"/>
            <w:hideMark/>
            <w:tcPrChange w:id="1462" w:author="Jason Wang" w:date="2014-08-15T16:45:00Z">
              <w:tcPr>
                <w:tcW w:w="500" w:type="dxa"/>
                <w:tcBorders>
                  <w:top w:val="nil"/>
                  <w:left w:val="single" w:sz="8" w:space="0" w:color="auto"/>
                  <w:bottom w:val="single" w:sz="4"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8</w:t>
            </w:r>
          </w:p>
        </w:tc>
        <w:tc>
          <w:tcPr>
            <w:tcW w:w="2044" w:type="dxa"/>
            <w:tcBorders>
              <w:top w:val="nil"/>
              <w:left w:val="nil"/>
              <w:bottom w:val="single" w:sz="4" w:space="0" w:color="auto"/>
              <w:right w:val="single" w:sz="4" w:space="0" w:color="auto"/>
            </w:tcBorders>
            <w:shd w:val="clear" w:color="auto" w:fill="auto"/>
            <w:noWrap/>
            <w:vAlign w:val="bottom"/>
            <w:hideMark/>
            <w:tcPrChange w:id="1463" w:author="Jason Wang" w:date="2014-08-15T16:45:00Z">
              <w:tcPr>
                <w:tcW w:w="220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run_par</w:t>
            </w:r>
          </w:p>
        </w:tc>
        <w:tc>
          <w:tcPr>
            <w:tcW w:w="3327" w:type="dxa"/>
            <w:tcBorders>
              <w:top w:val="nil"/>
              <w:left w:val="nil"/>
              <w:bottom w:val="single" w:sz="4" w:space="0" w:color="auto"/>
              <w:right w:val="single" w:sz="4" w:space="0" w:color="auto"/>
            </w:tcBorders>
            <w:shd w:val="clear" w:color="auto" w:fill="auto"/>
            <w:noWrap/>
            <w:vAlign w:val="bottom"/>
            <w:hideMark/>
            <w:tcPrChange w:id="1464" w:author="Jason Wang" w:date="2014-08-15T16:45:00Z">
              <w:tcPr>
                <w:tcW w:w="3580" w:type="dxa"/>
                <w:tcBorders>
                  <w:top w:val="nil"/>
                  <w:left w:val="nil"/>
                  <w:bottom w:val="single" w:sz="4"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map_ncd,prf_file</w:t>
            </w:r>
          </w:p>
        </w:tc>
        <w:tc>
          <w:tcPr>
            <w:tcW w:w="3383" w:type="dxa"/>
            <w:tcBorders>
              <w:top w:val="nil"/>
              <w:left w:val="nil"/>
              <w:bottom w:val="single" w:sz="4" w:space="0" w:color="auto"/>
              <w:right w:val="single" w:sz="8" w:space="0" w:color="auto"/>
            </w:tcBorders>
            <w:shd w:val="clear" w:color="auto" w:fill="auto"/>
            <w:noWrap/>
            <w:vAlign w:val="bottom"/>
            <w:hideMark/>
            <w:tcPrChange w:id="1465" w:author="Jason Wang" w:date="2014-08-15T16:45:00Z">
              <w:tcPr>
                <w:tcW w:w="3640" w:type="dxa"/>
                <w:tcBorders>
                  <w:top w:val="nil"/>
                  <w:left w:val="nil"/>
                  <w:bottom w:val="single" w:sz="4"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project_name,impl_name </w:t>
            </w:r>
          </w:p>
        </w:tc>
      </w:tr>
      <w:tr w:rsidR="003F6AD8" w:rsidRPr="003F6AD8" w:rsidTr="00061E13">
        <w:trPr>
          <w:trHeight w:val="316"/>
          <w:trPrChange w:id="1466" w:author="Jason Wang" w:date="2014-08-15T16:45:00Z">
            <w:trPr>
              <w:trHeight w:val="315"/>
            </w:trPr>
          </w:trPrChange>
        </w:trPr>
        <w:tc>
          <w:tcPr>
            <w:tcW w:w="529" w:type="dxa"/>
            <w:tcBorders>
              <w:top w:val="nil"/>
              <w:left w:val="single" w:sz="8" w:space="0" w:color="auto"/>
              <w:bottom w:val="single" w:sz="8" w:space="0" w:color="auto"/>
              <w:right w:val="single" w:sz="4" w:space="0" w:color="auto"/>
            </w:tcBorders>
            <w:shd w:val="clear" w:color="auto" w:fill="auto"/>
            <w:noWrap/>
            <w:vAlign w:val="bottom"/>
            <w:hideMark/>
            <w:tcPrChange w:id="1467" w:author="Jason Wang" w:date="2014-08-15T16:45:00Z">
              <w:tcPr>
                <w:tcW w:w="500" w:type="dxa"/>
                <w:tcBorders>
                  <w:top w:val="nil"/>
                  <w:left w:val="single" w:sz="8" w:space="0" w:color="auto"/>
                  <w:bottom w:val="single" w:sz="8" w:space="0" w:color="auto"/>
                  <w:right w:val="single" w:sz="4" w:space="0" w:color="auto"/>
                </w:tcBorders>
                <w:shd w:val="clear" w:color="auto" w:fill="auto"/>
                <w:noWrap/>
                <w:vAlign w:val="bottom"/>
                <w:hideMark/>
              </w:tcPr>
            </w:tcPrChange>
          </w:tcPr>
          <w:p w:rsidR="003F6AD8" w:rsidRPr="003F6AD8" w:rsidRDefault="003F6AD8" w:rsidP="003F6AD8">
            <w:pPr>
              <w:jc w:val="right"/>
              <w:rPr>
                <w:rFonts w:ascii="Calibri" w:eastAsia="Times New Roman" w:hAnsi="Calibri" w:cs="Calibri"/>
                <w:color w:val="000000"/>
              </w:rPr>
            </w:pPr>
            <w:r w:rsidRPr="003F6AD8">
              <w:rPr>
                <w:rFonts w:ascii="Calibri" w:eastAsia="Times New Roman" w:hAnsi="Calibri" w:cs="Calibri"/>
                <w:color w:val="000000"/>
              </w:rPr>
              <w:t>9</w:t>
            </w:r>
          </w:p>
        </w:tc>
        <w:tc>
          <w:tcPr>
            <w:tcW w:w="2044" w:type="dxa"/>
            <w:tcBorders>
              <w:top w:val="nil"/>
              <w:left w:val="nil"/>
              <w:bottom w:val="single" w:sz="8" w:space="0" w:color="auto"/>
              <w:right w:val="single" w:sz="4" w:space="0" w:color="auto"/>
            </w:tcBorders>
            <w:shd w:val="clear" w:color="auto" w:fill="auto"/>
            <w:noWrap/>
            <w:vAlign w:val="bottom"/>
            <w:hideMark/>
            <w:tcPrChange w:id="1468" w:author="Jason Wang" w:date="2014-08-15T16:45:00Z">
              <w:tcPr>
                <w:tcW w:w="2200" w:type="dxa"/>
                <w:tcBorders>
                  <w:top w:val="nil"/>
                  <w:left w:val="nil"/>
                  <w:bottom w:val="single" w:sz="8"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run_par_trce </w:t>
            </w:r>
          </w:p>
        </w:tc>
        <w:tc>
          <w:tcPr>
            <w:tcW w:w="3327" w:type="dxa"/>
            <w:tcBorders>
              <w:top w:val="nil"/>
              <w:left w:val="nil"/>
              <w:bottom w:val="single" w:sz="8" w:space="0" w:color="auto"/>
              <w:right w:val="single" w:sz="4" w:space="0" w:color="auto"/>
            </w:tcBorders>
            <w:shd w:val="clear" w:color="auto" w:fill="auto"/>
            <w:noWrap/>
            <w:vAlign w:val="bottom"/>
            <w:hideMark/>
            <w:tcPrChange w:id="1469" w:author="Jason Wang" w:date="2014-08-15T16:45:00Z">
              <w:tcPr>
                <w:tcW w:w="3580" w:type="dxa"/>
                <w:tcBorders>
                  <w:top w:val="nil"/>
                  <w:left w:val="nil"/>
                  <w:bottom w:val="single" w:sz="8" w:space="0" w:color="auto"/>
                  <w:right w:val="single" w:sz="4"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par_ncd,prf_file</w:t>
            </w:r>
          </w:p>
        </w:tc>
        <w:tc>
          <w:tcPr>
            <w:tcW w:w="3383" w:type="dxa"/>
            <w:tcBorders>
              <w:top w:val="nil"/>
              <w:left w:val="nil"/>
              <w:bottom w:val="single" w:sz="8" w:space="0" w:color="auto"/>
              <w:right w:val="single" w:sz="8" w:space="0" w:color="auto"/>
            </w:tcBorders>
            <w:shd w:val="clear" w:color="auto" w:fill="auto"/>
            <w:noWrap/>
            <w:vAlign w:val="bottom"/>
            <w:hideMark/>
            <w:tcPrChange w:id="1470" w:author="Jason Wang" w:date="2014-08-15T16:45:00Z">
              <w:tcPr>
                <w:tcW w:w="3640" w:type="dxa"/>
                <w:tcBorders>
                  <w:top w:val="nil"/>
                  <w:left w:val="nil"/>
                  <w:bottom w:val="single" w:sz="8" w:space="0" w:color="auto"/>
                  <w:right w:val="single" w:sz="8" w:space="0" w:color="auto"/>
                </w:tcBorders>
                <w:shd w:val="clear" w:color="auto" w:fill="auto"/>
                <w:noWrap/>
                <w:vAlign w:val="bottom"/>
                <w:hideMark/>
              </w:tcPr>
            </w:tcPrChange>
          </w:tcPr>
          <w:p w:rsidR="003F6AD8" w:rsidRPr="003F6AD8" w:rsidRDefault="003F6AD8" w:rsidP="003F6AD8">
            <w:pPr>
              <w:rPr>
                <w:rFonts w:ascii="Calibri" w:eastAsia="Times New Roman" w:hAnsi="Calibri" w:cs="Calibri"/>
                <w:color w:val="000000"/>
              </w:rPr>
            </w:pPr>
            <w:r w:rsidRPr="003F6AD8">
              <w:rPr>
                <w:rFonts w:ascii="Calibri" w:eastAsia="Times New Roman" w:hAnsi="Calibri" w:cs="Calibri"/>
                <w:color w:val="000000"/>
              </w:rPr>
              <w:t xml:space="preserve">project_name,impl_name </w:t>
            </w:r>
          </w:p>
        </w:tc>
      </w:tr>
    </w:tbl>
    <w:p w:rsidR="00A57206" w:rsidRDefault="00A57206" w:rsidP="00A57206">
      <w:pPr>
        <w:pStyle w:val="Heading4"/>
      </w:pPr>
      <w:r>
        <w:t xml:space="preserve">4.5.4.4 </w:t>
      </w:r>
      <w:r w:rsidR="00481C85">
        <w:t>Run process</w:t>
      </w:r>
    </w:p>
    <w:p w:rsidR="00481C85" w:rsidRDefault="00481C85" w:rsidP="00481C85">
      <w:r>
        <w:t>In run process flow, script will use the user defined command line(or default command line) and the source files collect from info file to run the required CMD flow defined by [CMD_FLOW] section.</w:t>
      </w:r>
    </w:p>
    <w:p w:rsidR="000E57F0" w:rsidRDefault="000E57F0" w:rsidP="000E57F0">
      <w:pPr>
        <w:pStyle w:val="Heading3"/>
      </w:pPr>
      <w:bookmarkStart w:id="1471" w:name="_Toc395885295"/>
      <w:r>
        <w:t xml:space="preserve">4.5.5 </w:t>
      </w:r>
      <w:r w:rsidR="002E117C">
        <w:t>CMD</w:t>
      </w:r>
      <w:r>
        <w:t xml:space="preserve"> flow usage</w:t>
      </w:r>
      <w:bookmarkEnd w:id="1471"/>
    </w:p>
    <w:p w:rsidR="000E57F0" w:rsidRDefault="000E57F0" w:rsidP="000E57F0">
      <w:pPr>
        <w:pStyle w:val="Heading4"/>
      </w:pPr>
      <w:r>
        <w:t>4.5.5.1 Environment setting</w:t>
      </w:r>
    </w:p>
    <w:p w:rsidR="000E57F0" w:rsidRPr="00FD7405" w:rsidRDefault="000E57F0" w:rsidP="000E57F0">
      <w:r>
        <w:t xml:space="preserve">General setting: refer to </w:t>
      </w:r>
      <w:hyperlink w:anchor="_3.1_Environment_setting" w:history="1">
        <w:r w:rsidRPr="00F74B44">
          <w:rPr>
            <w:rStyle w:val="Hyperlink"/>
          </w:rPr>
          <w:t>chapter</w:t>
        </w:r>
        <w:r w:rsidRPr="00FD7405">
          <w:rPr>
            <w:rStyle w:val="Hyperlink"/>
          </w:rPr>
          <w:t xml:space="preserve"> 3.1</w:t>
        </w:r>
      </w:hyperlink>
    </w:p>
    <w:p w:rsidR="000E57F0" w:rsidRDefault="000E57F0" w:rsidP="000E57F0">
      <w:pPr>
        <w:pStyle w:val="Heading4"/>
      </w:pPr>
      <w:r>
        <w:t>4.5.5.2 Script initialization</w:t>
      </w:r>
    </w:p>
    <w:p w:rsidR="000E57F0" w:rsidRPr="00FD7405" w:rsidRDefault="000E57F0" w:rsidP="000E57F0">
      <w:r>
        <w:t xml:space="preserve">General setting: refer to </w:t>
      </w:r>
      <w:hyperlink w:anchor="_3.2_Script_initialization" w:history="1">
        <w:r w:rsidRPr="00F74B44">
          <w:rPr>
            <w:rStyle w:val="Hyperlink"/>
          </w:rPr>
          <w:t>chapter</w:t>
        </w:r>
        <w:r w:rsidRPr="00FD7405">
          <w:rPr>
            <w:rStyle w:val="Hyperlink"/>
          </w:rPr>
          <w:t xml:space="preserve"> 3.2</w:t>
        </w:r>
      </w:hyperlink>
    </w:p>
    <w:p w:rsidR="000E57F0" w:rsidRDefault="000E57F0" w:rsidP="000E57F0">
      <w:pPr>
        <w:pStyle w:val="Heading4"/>
      </w:pPr>
      <w:r>
        <w:t>4.5.5.3 Test suite building</w:t>
      </w:r>
    </w:p>
    <w:p w:rsidR="000E57F0" w:rsidRDefault="000E57F0" w:rsidP="000E57F0">
      <w:r>
        <w:t xml:space="preserve">General setting: refer to </w:t>
      </w:r>
      <w:hyperlink w:anchor="_3.3_Test_case" w:history="1">
        <w:r w:rsidRPr="003D3B8F">
          <w:rPr>
            <w:rStyle w:val="Hyperlink"/>
          </w:rPr>
          <w:t>chapter</w:t>
        </w:r>
        <w:r w:rsidRPr="00FD7405">
          <w:rPr>
            <w:rStyle w:val="Hyperlink"/>
          </w:rPr>
          <w:t xml:space="preserve"> 3.3</w:t>
        </w:r>
      </w:hyperlink>
    </w:p>
    <w:p w:rsidR="000E57F0" w:rsidRDefault="000E57F0" w:rsidP="000E57F0">
      <w:pPr>
        <w:pStyle w:val="Heading4"/>
      </w:pPr>
      <w:r>
        <w:t>4.5.5.4 Launch file writing</w:t>
      </w:r>
    </w:p>
    <w:p w:rsidR="000E57F0" w:rsidRDefault="000E57F0" w:rsidP="000E57F0">
      <w:r>
        <w:t xml:space="preserve">General writing: refer to </w:t>
      </w:r>
      <w:hyperlink w:anchor="_3.7_Launch_file" w:history="1">
        <w:r w:rsidRPr="003D3B8F">
          <w:rPr>
            <w:rStyle w:val="Hyperlink"/>
          </w:rPr>
          <w:t>chapter</w:t>
        </w:r>
        <w:r w:rsidRPr="00907490">
          <w:rPr>
            <w:rStyle w:val="Hyperlink"/>
          </w:rPr>
          <w:t xml:space="preserve"> 3.7</w:t>
        </w:r>
      </w:hyperlink>
    </w:p>
    <w:p w:rsidR="000E57F0" w:rsidRDefault="000E57F0" w:rsidP="000E57F0">
      <w:pPr>
        <w:pStyle w:val="Heading4"/>
      </w:pPr>
      <w:r>
        <w:t>4.5.5.5 Launch test suite</w:t>
      </w:r>
    </w:p>
    <w:p w:rsidR="000E57F0" w:rsidRPr="000D7176" w:rsidRDefault="000E57F0" w:rsidP="000E57F0">
      <w:r>
        <w:t xml:space="preserve">General launch: refer to </w:t>
      </w:r>
      <w:hyperlink w:anchor="_3.8_Launch_test" w:history="1">
        <w:r w:rsidRPr="003D3B8F">
          <w:rPr>
            <w:rStyle w:val="Hyperlink"/>
          </w:rPr>
          <w:t>chapter</w:t>
        </w:r>
        <w:r w:rsidRPr="0000641C">
          <w:rPr>
            <w:rStyle w:val="Hyperlink"/>
          </w:rPr>
          <w:t xml:space="preserve"> 3.8</w:t>
        </w:r>
      </w:hyperlink>
    </w:p>
    <w:p w:rsidR="000E57F0" w:rsidRDefault="000E57F0" w:rsidP="000E57F0">
      <w:pPr>
        <w:pStyle w:val="Heading4"/>
      </w:pPr>
      <w:r>
        <w:t>4.5.5.6 Result check</w:t>
      </w:r>
    </w:p>
    <w:p w:rsidR="000E57F0" w:rsidRPr="00FD7405" w:rsidRDefault="000E57F0" w:rsidP="000E57F0">
      <w:r>
        <w:t>General check: refer to</w:t>
      </w:r>
      <w:hyperlink w:anchor="_3.9_Result_check" w:history="1">
        <w:r w:rsidRPr="0069061C">
          <w:t xml:space="preserve"> </w:t>
        </w:r>
        <w:r w:rsidRPr="0069061C">
          <w:rPr>
            <w:rStyle w:val="Hyperlink"/>
          </w:rPr>
          <w:t>chapter</w:t>
        </w:r>
        <w:r w:rsidRPr="0000641C">
          <w:rPr>
            <w:rStyle w:val="Hyperlink"/>
          </w:rPr>
          <w:t xml:space="preserve"> 3.9</w:t>
        </w:r>
      </w:hyperlink>
    </w:p>
    <w:p w:rsidR="00433F58" w:rsidRDefault="00433F58" w:rsidP="00433F58">
      <w:pPr>
        <w:pStyle w:val="Heading4"/>
      </w:pPr>
      <w:r>
        <w:t xml:space="preserve">4.5.5.7 </w:t>
      </w:r>
      <w:r w:rsidRPr="00276D76">
        <w:t>Restrictions &amp; status</w:t>
      </w:r>
    </w:p>
    <w:p w:rsidR="00433F58" w:rsidRPr="00C46618" w:rsidRDefault="00433F58" w:rsidP="00433F58">
      <w:r>
        <w:t>NA</w:t>
      </w:r>
    </w:p>
    <w:p w:rsidR="00433F58" w:rsidRDefault="00433F58" w:rsidP="00433F58">
      <w:pPr>
        <w:pStyle w:val="Heading3"/>
      </w:pPr>
      <w:bookmarkStart w:id="1472" w:name="_Toc395885296"/>
      <w:r>
        <w:t>4.5.6 Examples</w:t>
      </w:r>
      <w:bookmarkEnd w:id="1472"/>
    </w:p>
    <w:p w:rsidR="00694630" w:rsidRDefault="00433F58" w:rsidP="00C82615">
      <w:r>
        <w:lastRenderedPageBreak/>
        <w:t>NA</w:t>
      </w:r>
    </w:p>
    <w:p w:rsidR="0007780E" w:rsidRDefault="0007780E">
      <w:pPr>
        <w:spacing w:after="200" w:line="276" w:lineRule="auto"/>
      </w:pPr>
      <w:r>
        <w:br w:type="page"/>
      </w:r>
    </w:p>
    <w:p w:rsidR="009A2DF9" w:rsidRDefault="009A2DF9" w:rsidP="009A2DF9">
      <w:pPr>
        <w:pStyle w:val="Heading1"/>
      </w:pPr>
      <w:bookmarkStart w:id="1473" w:name="_Toc386468485"/>
      <w:bookmarkStart w:id="1474" w:name="_Toc395885297"/>
      <w:r>
        <w:lastRenderedPageBreak/>
        <w:t>5 Application tool usages</w:t>
      </w:r>
      <w:bookmarkEnd w:id="1473"/>
      <w:bookmarkEnd w:id="1474"/>
    </w:p>
    <w:p w:rsidR="00DA31B3" w:rsidRDefault="00DA31B3" w:rsidP="00DA31B3">
      <w:pPr>
        <w:pStyle w:val="Heading2"/>
      </w:pPr>
      <w:bookmarkStart w:id="1475" w:name="_5.2_Behavior_check"/>
      <w:bookmarkStart w:id="1476" w:name="_Toc386468486"/>
      <w:bookmarkStart w:id="1477" w:name="_Toc395885298"/>
      <w:bookmarkStart w:id="1478" w:name="_Toc386468490"/>
      <w:bookmarkEnd w:id="1475"/>
      <w:r>
        <w:t>5.1 suite support usage</w:t>
      </w:r>
      <w:bookmarkEnd w:id="1476"/>
      <w:bookmarkEnd w:id="1477"/>
    </w:p>
    <w:p w:rsidR="00DA31B3" w:rsidRDefault="00DA31B3" w:rsidP="00DA31B3">
      <w:r>
        <w:t>Section owner: Yu Zhao</w:t>
      </w:r>
    </w:p>
    <w:p w:rsidR="00DA31B3" w:rsidRPr="00F47AB5" w:rsidRDefault="00DA31B3" w:rsidP="00DA31B3"/>
    <w:p w:rsidR="00DA31B3" w:rsidRDefault="00DA31B3" w:rsidP="00DA31B3">
      <w:pPr>
        <w:pStyle w:val="Heading3"/>
      </w:pPr>
      <w:bookmarkStart w:id="1479" w:name="_Toc386468487"/>
      <w:bookmarkStart w:id="1480" w:name="_Toc395885299"/>
      <w:r>
        <w:t>5.1.1 Object</w:t>
      </w:r>
      <w:bookmarkEnd w:id="1479"/>
      <w:bookmarkEnd w:id="1480"/>
    </w:p>
    <w:p w:rsidR="00DA31B3" w:rsidRDefault="00DA31B3" w:rsidP="00DA31B3">
      <w:pPr>
        <w:spacing w:after="200" w:line="276" w:lineRule="auto"/>
      </w:pPr>
      <w:r>
        <w:t>Suite support is a tool located in the BQS/tools/suite_support. You can use it to run any scripts either in just one process or in multi-process. With the tool you don’t have to write all the command in hand, it will produce the command in a file with timestamp.</w:t>
      </w:r>
    </w:p>
    <w:p w:rsidR="00DA31B3" w:rsidRDefault="00DA31B3" w:rsidP="00DA31B3">
      <w:pPr>
        <w:spacing w:after="200" w:line="276" w:lineRule="auto"/>
      </w:pPr>
      <w:r>
        <w:t>Tips: It’s a good idea to run many cases not a signal design.</w:t>
      </w:r>
    </w:p>
    <w:p w:rsidR="00DA31B3" w:rsidRDefault="00DA31B3" w:rsidP="00DA31B3">
      <w:pPr>
        <w:pStyle w:val="Heading3"/>
      </w:pPr>
      <w:bookmarkStart w:id="1481" w:name="_Toc386468488"/>
      <w:bookmarkStart w:id="1482" w:name="_Toc395885300"/>
      <w:r>
        <w:t>5.1.2 Quick start</w:t>
      </w:r>
      <w:bookmarkEnd w:id="1481"/>
      <w:bookmarkEnd w:id="1482"/>
    </w:p>
    <w:p w:rsidR="00DA31B3" w:rsidRDefault="00DA31B3" w:rsidP="00DA31B3">
      <w:r>
        <w:rPr>
          <w:rFonts w:hint="eastAsia"/>
        </w:rPr>
        <w:t>[1] If you want to use the tool to run general flow, all the cases located in top-dir:</w:t>
      </w:r>
    </w:p>
    <w:p w:rsidR="00DA31B3" w:rsidRPr="00E4615D" w:rsidRDefault="00DA31B3" w:rsidP="00DA31B3">
      <w:pPr>
        <w:ind w:firstLine="420"/>
        <w:rPr>
          <w:b/>
        </w:rPr>
      </w:pPr>
      <w:r w:rsidRPr="00E4615D">
        <w:rPr>
          <w:b/>
        </w:rPr>
        <w:t>P</w:t>
      </w:r>
      <w:r w:rsidRPr="00E4615D">
        <w:rPr>
          <w:rFonts w:hint="eastAsia"/>
          <w:b/>
        </w:rPr>
        <w:t xml:space="preserve">ython suite_support.py </w:t>
      </w:r>
      <w:r w:rsidRPr="00E4615D">
        <w:rPr>
          <w:b/>
        </w:rPr>
        <w:t>–</w:t>
      </w:r>
      <w:r w:rsidRPr="00E4615D">
        <w:rPr>
          <w:rFonts w:hint="eastAsia"/>
          <w:b/>
        </w:rPr>
        <w:t xml:space="preserve">top-dir=* </w:t>
      </w:r>
      <w:bookmarkStart w:id="1483" w:name="OLE_LINK3"/>
      <w:bookmarkStart w:id="1484" w:name="OLE_LINK4"/>
      <w:r w:rsidRPr="00E4615D">
        <w:rPr>
          <w:rFonts w:hint="eastAsia"/>
          <w:b/>
        </w:rPr>
        <w:t xml:space="preserve">--lattice </w:t>
      </w:r>
      <w:r w:rsidRPr="00E4615D">
        <w:rPr>
          <w:b/>
        </w:rPr>
        <w:t>–</w:t>
      </w:r>
      <w:r w:rsidRPr="00E4615D">
        <w:rPr>
          <w:rFonts w:hint="eastAsia"/>
          <w:b/>
        </w:rPr>
        <w:t>options=</w:t>
      </w:r>
      <w:r w:rsidRPr="00E4615D">
        <w:rPr>
          <w:b/>
        </w:rPr>
        <w:t>”</w:t>
      </w:r>
      <w:r w:rsidRPr="00E4615D">
        <w:rPr>
          <w:rFonts w:hint="eastAsia"/>
          <w:b/>
        </w:rPr>
        <w:t xml:space="preserve"> --diamond=c\lscc</w:t>
      </w:r>
      <w:r w:rsidRPr="00E4615D">
        <w:rPr>
          <w:b/>
        </w:rPr>
        <w:t>”</w:t>
      </w:r>
      <w:bookmarkEnd w:id="1483"/>
      <w:bookmarkEnd w:id="1484"/>
    </w:p>
    <w:p w:rsidR="00DA31B3" w:rsidRDefault="00DA31B3" w:rsidP="00DA31B3">
      <w:r>
        <w:rPr>
          <w:rFonts w:hint="eastAsia"/>
        </w:rPr>
        <w:t xml:space="preserve">[2] If you want to use the tool to run general flow, all the cases located in top-dir, but just run a special suite in </w:t>
      </w:r>
      <w:r>
        <w:t>the</w:t>
      </w:r>
      <w:r>
        <w:rPr>
          <w:rFonts w:hint="eastAsia"/>
        </w:rPr>
        <w:t xml:space="preserve"> suite file: </w:t>
      </w:r>
    </w:p>
    <w:p w:rsidR="00DA31B3" w:rsidRDefault="00DA31B3" w:rsidP="00DA31B3">
      <w:pPr>
        <w:ind w:firstLine="420"/>
      </w:pPr>
      <w:r>
        <w:rPr>
          <w:rFonts w:hint="eastAsia"/>
        </w:rPr>
        <w:t xml:space="preserve">   </w:t>
      </w:r>
      <w:bookmarkStart w:id="1485" w:name="OLE_LINK5"/>
      <w:bookmarkStart w:id="1486" w:name="OLE_LINK6"/>
      <w:r w:rsidRPr="00E4615D">
        <w:rPr>
          <w:b/>
        </w:rPr>
        <w:t>P</w:t>
      </w:r>
      <w:r w:rsidRPr="00E4615D">
        <w:rPr>
          <w:rFonts w:hint="eastAsia"/>
          <w:b/>
        </w:rPr>
        <w:t xml:space="preserve">ython suite_support.py </w:t>
      </w:r>
      <w:r w:rsidRPr="00E4615D">
        <w:rPr>
          <w:b/>
        </w:rPr>
        <w:t>–</w:t>
      </w:r>
      <w:r w:rsidRPr="00E4615D">
        <w:rPr>
          <w:rFonts w:hint="eastAsia"/>
          <w:b/>
        </w:rPr>
        <w:t xml:space="preserve">top-dir=* --suite-file=* --suite-name=* --lattice </w:t>
      </w:r>
      <w:r w:rsidRPr="00E4615D">
        <w:rPr>
          <w:b/>
        </w:rPr>
        <w:t>–</w:t>
      </w:r>
      <w:r w:rsidRPr="00E4615D">
        <w:rPr>
          <w:rFonts w:hint="eastAsia"/>
          <w:b/>
        </w:rPr>
        <w:t>options=</w:t>
      </w:r>
      <w:r w:rsidRPr="00E4615D">
        <w:rPr>
          <w:b/>
        </w:rPr>
        <w:t>”</w:t>
      </w:r>
      <w:r w:rsidRPr="00E4615D">
        <w:rPr>
          <w:rFonts w:hint="eastAsia"/>
          <w:b/>
        </w:rPr>
        <w:t xml:space="preserve"> --diamond=c\lscc</w:t>
      </w:r>
      <w:r w:rsidRPr="00E4615D">
        <w:rPr>
          <w:b/>
        </w:rPr>
        <w:t>”</w:t>
      </w:r>
    </w:p>
    <w:bookmarkEnd w:id="1485"/>
    <w:bookmarkEnd w:id="1486"/>
    <w:p w:rsidR="00DA31B3" w:rsidRDefault="00DA31B3" w:rsidP="00DA31B3">
      <w:r>
        <w:rPr>
          <w:rFonts w:hint="eastAsia"/>
        </w:rPr>
        <w:t>[3] If you want to use the tool to run general flow, all the cases located in top-dir, but just run cases located in suite file:</w:t>
      </w:r>
    </w:p>
    <w:p w:rsidR="00DA31B3" w:rsidRPr="00E4615D" w:rsidRDefault="00DA31B3" w:rsidP="00DA31B3">
      <w:pPr>
        <w:ind w:firstLine="420"/>
        <w:rPr>
          <w:b/>
        </w:rPr>
      </w:pPr>
      <w:r>
        <w:rPr>
          <w:rFonts w:hint="eastAsia"/>
        </w:rPr>
        <w:tab/>
      </w:r>
      <w:r w:rsidRPr="00E4615D">
        <w:rPr>
          <w:b/>
        </w:rPr>
        <w:t>P</w:t>
      </w:r>
      <w:r w:rsidRPr="00E4615D">
        <w:rPr>
          <w:rFonts w:hint="eastAsia"/>
          <w:b/>
        </w:rPr>
        <w:t xml:space="preserve">ython suite_support.py </w:t>
      </w:r>
      <w:r w:rsidRPr="00E4615D">
        <w:rPr>
          <w:b/>
        </w:rPr>
        <w:t>–</w:t>
      </w:r>
      <w:r w:rsidRPr="00E4615D">
        <w:rPr>
          <w:rFonts w:hint="eastAsia"/>
          <w:b/>
        </w:rPr>
        <w:t>top-dir=* --suite-file=</w:t>
      </w:r>
      <w:r>
        <w:rPr>
          <w:rFonts w:hint="eastAsia"/>
          <w:b/>
        </w:rPr>
        <w:t xml:space="preserve">* </w:t>
      </w:r>
      <w:r w:rsidRPr="00E4615D">
        <w:rPr>
          <w:rFonts w:hint="eastAsia"/>
          <w:b/>
        </w:rPr>
        <w:t xml:space="preserve">--lattice </w:t>
      </w:r>
      <w:r w:rsidRPr="00E4615D">
        <w:rPr>
          <w:b/>
        </w:rPr>
        <w:t>–</w:t>
      </w:r>
      <w:r w:rsidRPr="00E4615D">
        <w:rPr>
          <w:rFonts w:hint="eastAsia"/>
          <w:b/>
        </w:rPr>
        <w:t>options=</w:t>
      </w:r>
      <w:r w:rsidRPr="00E4615D">
        <w:rPr>
          <w:b/>
        </w:rPr>
        <w:t>”</w:t>
      </w:r>
      <w:r w:rsidRPr="00E4615D">
        <w:rPr>
          <w:rFonts w:hint="eastAsia"/>
          <w:b/>
        </w:rPr>
        <w:t xml:space="preserve"> --diamond=c\lscc</w:t>
      </w:r>
      <w:r w:rsidRPr="00E4615D">
        <w:rPr>
          <w:b/>
        </w:rPr>
        <w:t>”</w:t>
      </w:r>
    </w:p>
    <w:p w:rsidR="00DA31B3" w:rsidRDefault="00DA31B3" w:rsidP="00DA31B3">
      <w:r>
        <w:rPr>
          <w:rFonts w:hint="eastAsia"/>
        </w:rPr>
        <w:t>[4] If you want to use the tool to run check flow, all the cases located in top-dir:</w:t>
      </w:r>
    </w:p>
    <w:p w:rsidR="00DA31B3" w:rsidRDefault="00DA31B3" w:rsidP="00DA31B3">
      <w:pPr>
        <w:ind w:firstLine="420"/>
        <w:rPr>
          <w:b/>
        </w:rPr>
      </w:pPr>
      <w:r>
        <w:rPr>
          <w:rFonts w:hint="eastAsia"/>
        </w:rPr>
        <w:tab/>
      </w:r>
      <w:r w:rsidRPr="00E4615D">
        <w:rPr>
          <w:b/>
        </w:rPr>
        <w:t>P</w:t>
      </w:r>
      <w:r w:rsidRPr="00E4615D">
        <w:rPr>
          <w:rFonts w:hint="eastAsia"/>
          <w:b/>
        </w:rPr>
        <w:t xml:space="preserve">ython </w:t>
      </w:r>
      <w:bookmarkStart w:id="1487" w:name="OLE_LINK16"/>
      <w:bookmarkStart w:id="1488" w:name="OLE_LINK17"/>
      <w:r w:rsidRPr="00E4615D">
        <w:rPr>
          <w:rFonts w:hint="eastAsia"/>
          <w:b/>
        </w:rPr>
        <w:t xml:space="preserve">suite_support.py </w:t>
      </w:r>
      <w:r w:rsidRPr="00E4615D">
        <w:rPr>
          <w:b/>
        </w:rPr>
        <w:t>–</w:t>
      </w:r>
      <w:r w:rsidRPr="00E4615D">
        <w:rPr>
          <w:rFonts w:hint="eastAsia"/>
          <w:b/>
        </w:rPr>
        <w:t xml:space="preserve">top-dir=* --check </w:t>
      </w:r>
      <w:r w:rsidRPr="00E4615D">
        <w:rPr>
          <w:b/>
        </w:rPr>
        <w:t>–</w:t>
      </w:r>
      <w:r w:rsidRPr="00E4615D">
        <w:rPr>
          <w:rFonts w:hint="eastAsia"/>
          <w:b/>
        </w:rPr>
        <w:t>options=</w:t>
      </w:r>
      <w:r w:rsidRPr="00E4615D">
        <w:rPr>
          <w:b/>
        </w:rPr>
        <w:t>”</w:t>
      </w:r>
      <w:bookmarkEnd w:id="1487"/>
      <w:bookmarkEnd w:id="1488"/>
      <w:r w:rsidRPr="00E4615D">
        <w:rPr>
          <w:rFonts w:hint="eastAsia"/>
          <w:b/>
        </w:rPr>
        <w:t xml:space="preserve"> --diamond=c\lscc</w:t>
      </w:r>
      <w:r w:rsidRPr="00E4615D">
        <w:rPr>
          <w:b/>
        </w:rPr>
        <w:t>”</w:t>
      </w:r>
    </w:p>
    <w:p w:rsidR="00DA31B3" w:rsidRPr="00A16F66" w:rsidRDefault="00DA31B3" w:rsidP="00DA31B3">
      <w:r w:rsidRPr="00A16F66">
        <w:rPr>
          <w:rFonts w:hint="eastAsia"/>
        </w:rPr>
        <w:t>[5] If you want to use the tool to run scan report, all cases located in top-dir:</w:t>
      </w:r>
    </w:p>
    <w:p w:rsidR="00DA31B3" w:rsidRPr="00E4615D" w:rsidRDefault="00DA31B3" w:rsidP="00DA31B3">
      <w:pPr>
        <w:rPr>
          <w:b/>
        </w:rPr>
      </w:pPr>
      <w:r>
        <w:rPr>
          <w:rFonts w:hint="eastAsia"/>
          <w:b/>
        </w:rPr>
        <w:tab/>
      </w:r>
      <w:r>
        <w:rPr>
          <w:b/>
        </w:rPr>
        <w:t>P</w:t>
      </w:r>
      <w:r>
        <w:rPr>
          <w:rFonts w:hint="eastAsia"/>
          <w:b/>
        </w:rPr>
        <w:t xml:space="preserve">ython </w:t>
      </w:r>
      <w:r w:rsidRPr="00E4615D">
        <w:rPr>
          <w:rFonts w:hint="eastAsia"/>
          <w:b/>
        </w:rPr>
        <w:t xml:space="preserve">suite_support.py </w:t>
      </w:r>
      <w:r>
        <w:rPr>
          <w:rFonts w:hint="eastAsia"/>
          <w:b/>
        </w:rPr>
        <w:t>--top-dir=* --scan-cases</w:t>
      </w:r>
      <w:r w:rsidRPr="00E4615D">
        <w:rPr>
          <w:rFonts w:hint="eastAsia"/>
          <w:b/>
        </w:rPr>
        <w:t xml:space="preserve"> </w:t>
      </w:r>
      <w:r>
        <w:rPr>
          <w:rFonts w:hint="eastAsia"/>
          <w:b/>
        </w:rPr>
        <w:t xml:space="preserve"> --</w:t>
      </w:r>
      <w:r w:rsidRPr="00E4615D">
        <w:rPr>
          <w:rFonts w:hint="eastAsia"/>
          <w:b/>
        </w:rPr>
        <w:t>options=</w:t>
      </w:r>
      <w:r w:rsidRPr="00E4615D">
        <w:rPr>
          <w:b/>
        </w:rPr>
        <w:t>”</w:t>
      </w:r>
      <w:r>
        <w:rPr>
          <w:rFonts w:hint="eastAsia"/>
          <w:b/>
        </w:rPr>
        <w:t>--job-dir=* --flow=*</w:t>
      </w:r>
      <w:r>
        <w:rPr>
          <w:b/>
        </w:rPr>
        <w:t>”</w:t>
      </w:r>
    </w:p>
    <w:p w:rsidR="00DA31B3" w:rsidRDefault="00DA31B3" w:rsidP="00DA31B3">
      <w:r>
        <w:rPr>
          <w:rFonts w:hint="eastAsia"/>
        </w:rPr>
        <w:t xml:space="preserve">[6]If you want to use </w:t>
      </w:r>
      <w:r>
        <w:t>the</w:t>
      </w:r>
      <w:r>
        <w:rPr>
          <w:rFonts w:hint="eastAsia"/>
        </w:rPr>
        <w:t xml:space="preserve"> tool to run other scripts you </w:t>
      </w:r>
      <w:r>
        <w:t>write</w:t>
      </w:r>
      <w:r>
        <w:rPr>
          <w:rFonts w:hint="eastAsia"/>
        </w:rPr>
        <w:t xml:space="preserve"> which has an option as </w:t>
      </w:r>
      <w:r>
        <w:t>–</w:t>
      </w:r>
      <w:r>
        <w:rPr>
          <w:rFonts w:hint="eastAsia"/>
        </w:rPr>
        <w:t>design, all designs located in top-dir, you can run it as:</w:t>
      </w:r>
    </w:p>
    <w:p w:rsidR="00DA31B3" w:rsidRPr="00E4615D" w:rsidRDefault="00DA31B3" w:rsidP="00DA31B3">
      <w:pPr>
        <w:ind w:firstLine="420"/>
        <w:rPr>
          <w:b/>
        </w:rPr>
      </w:pPr>
      <w:r w:rsidRPr="00E4615D">
        <w:rPr>
          <w:b/>
        </w:rPr>
        <w:t>P</w:t>
      </w:r>
      <w:r w:rsidRPr="00E4615D">
        <w:rPr>
          <w:rFonts w:hint="eastAsia"/>
          <w:b/>
        </w:rPr>
        <w:t xml:space="preserve">ython suite_support.py </w:t>
      </w:r>
      <w:r w:rsidRPr="00E4615D">
        <w:rPr>
          <w:b/>
        </w:rPr>
        <w:t>–</w:t>
      </w:r>
      <w:r w:rsidRPr="00E4615D">
        <w:rPr>
          <w:rFonts w:hint="eastAsia"/>
          <w:b/>
        </w:rPr>
        <w:t xml:space="preserve">top-dir=* </w:t>
      </w:r>
      <w:r w:rsidRPr="00E4615D">
        <w:rPr>
          <w:b/>
        </w:rPr>
        <w:t>–</w:t>
      </w:r>
      <w:r w:rsidRPr="00E4615D">
        <w:rPr>
          <w:rFonts w:hint="eastAsia"/>
          <w:b/>
        </w:rPr>
        <w:t>options=</w:t>
      </w:r>
      <w:r w:rsidRPr="00E4615D">
        <w:rPr>
          <w:b/>
        </w:rPr>
        <w:t>”</w:t>
      </w:r>
      <w:r w:rsidRPr="00E4615D">
        <w:rPr>
          <w:rFonts w:hint="eastAsia"/>
          <w:b/>
        </w:rPr>
        <w:t>your_scripts your_options</w:t>
      </w:r>
      <w:r w:rsidRPr="00E4615D">
        <w:rPr>
          <w:b/>
        </w:rPr>
        <w:t>”</w:t>
      </w:r>
    </w:p>
    <w:p w:rsidR="00DA31B3" w:rsidRPr="00E4615D" w:rsidRDefault="00DA31B3" w:rsidP="00DA31B3">
      <w:pPr>
        <w:ind w:firstLine="420"/>
        <w:rPr>
          <w:b/>
        </w:rPr>
      </w:pPr>
      <w:r w:rsidRPr="00E4615D">
        <w:rPr>
          <w:b/>
        </w:rPr>
        <w:t>P</w:t>
      </w:r>
      <w:r w:rsidRPr="00E4615D">
        <w:rPr>
          <w:rFonts w:hint="eastAsia"/>
          <w:b/>
        </w:rPr>
        <w:t xml:space="preserve">ython suite_support.py </w:t>
      </w:r>
      <w:r w:rsidRPr="00E4615D">
        <w:rPr>
          <w:b/>
        </w:rPr>
        <w:t>–</w:t>
      </w:r>
      <w:r w:rsidRPr="00E4615D">
        <w:rPr>
          <w:rFonts w:hint="eastAsia"/>
          <w:b/>
        </w:rPr>
        <w:t xml:space="preserve">top-dir=designs </w:t>
      </w:r>
      <w:r w:rsidRPr="00E4615D">
        <w:rPr>
          <w:b/>
        </w:rPr>
        <w:t>–</w:t>
      </w:r>
      <w:r w:rsidRPr="00E4615D">
        <w:rPr>
          <w:rFonts w:hint="eastAsia"/>
          <w:b/>
        </w:rPr>
        <w:t>options=</w:t>
      </w:r>
      <w:r w:rsidRPr="00E4615D">
        <w:rPr>
          <w:b/>
        </w:rPr>
        <w:t>”</w:t>
      </w:r>
      <w:r w:rsidRPr="00E4615D">
        <w:rPr>
          <w:rFonts w:hint="eastAsia"/>
          <w:b/>
        </w:rPr>
        <w:t xml:space="preserve">python rundelete.py </w:t>
      </w:r>
      <w:r w:rsidRPr="00E4615D">
        <w:rPr>
          <w:b/>
        </w:rPr>
        <w:t>–</w:t>
      </w:r>
      <w:r w:rsidRPr="00E4615D">
        <w:rPr>
          <w:rFonts w:hint="eastAsia"/>
          <w:b/>
        </w:rPr>
        <w:t xml:space="preserve">diamond=c:\lscc </w:t>
      </w:r>
      <w:r w:rsidRPr="00E4615D">
        <w:rPr>
          <w:b/>
        </w:rPr>
        <w:t>–</w:t>
      </w:r>
      <w:r w:rsidRPr="00E4615D">
        <w:rPr>
          <w:rFonts w:hint="eastAsia"/>
          <w:b/>
        </w:rPr>
        <w:t>job=11.csv</w:t>
      </w:r>
      <w:r w:rsidRPr="00E4615D">
        <w:rPr>
          <w:b/>
        </w:rPr>
        <w:t>”</w:t>
      </w:r>
    </w:p>
    <w:p w:rsidR="00DA31B3" w:rsidRDefault="00DA31B3" w:rsidP="00DA31B3">
      <w:pPr>
        <w:ind w:firstLine="420"/>
      </w:pPr>
    </w:p>
    <w:p w:rsidR="00DA31B3" w:rsidRDefault="00DA31B3" w:rsidP="00DA31B3">
      <w:r>
        <w:rPr>
          <w:rFonts w:hint="eastAsia"/>
        </w:rPr>
        <w:t xml:space="preserve">[7]If you want to run general flow, all the cases located in top-dir with 3 </w:t>
      </w:r>
      <w:r>
        <w:t>processes</w:t>
      </w:r>
      <w:r>
        <w:rPr>
          <w:rFonts w:hint="eastAsia"/>
        </w:rPr>
        <w:t>:</w:t>
      </w:r>
    </w:p>
    <w:p w:rsidR="00DA31B3" w:rsidRDefault="00DA31B3" w:rsidP="00DA31B3">
      <w:pPr>
        <w:spacing w:after="200" w:line="276" w:lineRule="auto"/>
        <w:ind w:firstLine="420"/>
        <w:rPr>
          <w:b/>
        </w:rPr>
      </w:pPr>
      <w:r w:rsidRPr="00E4615D">
        <w:rPr>
          <w:b/>
        </w:rPr>
        <w:t>P</w:t>
      </w:r>
      <w:r w:rsidRPr="00E4615D">
        <w:rPr>
          <w:rFonts w:hint="eastAsia"/>
          <w:b/>
        </w:rPr>
        <w:t xml:space="preserve">ython suite_support.py </w:t>
      </w:r>
      <w:r>
        <w:rPr>
          <w:rFonts w:hint="eastAsia"/>
          <w:b/>
        </w:rPr>
        <w:t>--</w:t>
      </w:r>
      <w:r w:rsidRPr="00E4615D">
        <w:rPr>
          <w:rFonts w:hint="eastAsia"/>
          <w:b/>
        </w:rPr>
        <w:t xml:space="preserve">top-dir=* --lattice </w:t>
      </w:r>
      <w:r w:rsidRPr="00E4615D">
        <w:rPr>
          <w:b/>
        </w:rPr>
        <w:t>–</w:t>
      </w:r>
      <w:r w:rsidRPr="00E4615D">
        <w:rPr>
          <w:rFonts w:hint="eastAsia"/>
          <w:b/>
        </w:rPr>
        <w:t>options=</w:t>
      </w:r>
      <w:r w:rsidRPr="00E4615D">
        <w:rPr>
          <w:b/>
        </w:rPr>
        <w:t>”</w:t>
      </w:r>
      <w:r w:rsidRPr="00E4615D">
        <w:rPr>
          <w:rFonts w:hint="eastAsia"/>
          <w:b/>
        </w:rPr>
        <w:t xml:space="preserve"> --diamond=c\lscc</w:t>
      </w:r>
      <w:r w:rsidRPr="00E4615D">
        <w:rPr>
          <w:b/>
        </w:rPr>
        <w:t>”</w:t>
      </w:r>
      <w:r w:rsidRPr="00E4615D">
        <w:rPr>
          <w:rFonts w:hint="eastAsia"/>
          <w:b/>
        </w:rPr>
        <w:t xml:space="preserve"> </w:t>
      </w:r>
      <w:r>
        <w:rPr>
          <w:rFonts w:hint="eastAsia"/>
          <w:b/>
        </w:rPr>
        <w:t>--</w:t>
      </w:r>
      <w:r w:rsidRPr="00E4615D">
        <w:rPr>
          <w:rFonts w:hint="eastAsia"/>
          <w:b/>
        </w:rPr>
        <w:t>process=3</w:t>
      </w:r>
    </w:p>
    <w:p w:rsidR="00DA31B3" w:rsidRPr="00E54C09" w:rsidRDefault="00DA31B3" w:rsidP="00DA31B3">
      <w:pPr>
        <w:spacing w:after="200" w:line="276" w:lineRule="auto"/>
      </w:pPr>
      <w:r w:rsidRPr="00A16F66">
        <w:rPr>
          <w:rFonts w:hint="eastAsia"/>
        </w:rPr>
        <w:t>[8]</w:t>
      </w:r>
      <w:r>
        <w:rPr>
          <w:rFonts w:hint="eastAsia"/>
          <w:b/>
        </w:rPr>
        <w:t xml:space="preserve"> </w:t>
      </w:r>
      <w:r w:rsidRPr="00E54C09">
        <w:rPr>
          <w:rFonts w:hint="eastAsia"/>
        </w:rPr>
        <w:t xml:space="preserve">if you want to write part of </w:t>
      </w:r>
      <w:r>
        <w:rPr>
          <w:rFonts w:hint="eastAsia"/>
        </w:rPr>
        <w:t>--</w:t>
      </w:r>
      <w:r w:rsidRPr="00E54C09">
        <w:rPr>
          <w:rFonts w:hint="eastAsia"/>
        </w:rPr>
        <w:t>options=</w:t>
      </w:r>
      <w:r w:rsidRPr="00E54C09">
        <w:t>”</w:t>
      </w:r>
      <w:r w:rsidRPr="00E54C09">
        <w:rPr>
          <w:rFonts w:hint="eastAsia"/>
        </w:rPr>
        <w:t>--your command--</w:t>
      </w:r>
      <w:r w:rsidRPr="00E54C09">
        <w:t>”</w:t>
      </w:r>
      <w:r w:rsidRPr="00E54C09">
        <w:rPr>
          <w:rFonts w:hint="eastAsia"/>
        </w:rPr>
        <w:t xml:space="preserve"> in a file, you can write your command as:</w:t>
      </w:r>
    </w:p>
    <w:p w:rsidR="00DA31B3" w:rsidRDefault="00DA31B3" w:rsidP="00DA31B3">
      <w:pPr>
        <w:spacing w:after="200" w:line="276" w:lineRule="auto"/>
        <w:ind w:firstLine="420"/>
        <w:rPr>
          <w:b/>
        </w:rPr>
      </w:pPr>
      <w:r w:rsidRPr="00E4615D">
        <w:rPr>
          <w:b/>
        </w:rPr>
        <w:t>P</w:t>
      </w:r>
      <w:r w:rsidRPr="00E4615D">
        <w:rPr>
          <w:rFonts w:hint="eastAsia"/>
          <w:b/>
        </w:rPr>
        <w:t xml:space="preserve">ython suite_support.py </w:t>
      </w:r>
      <w:r>
        <w:rPr>
          <w:rFonts w:hint="eastAsia"/>
          <w:b/>
        </w:rPr>
        <w:t>--</w:t>
      </w:r>
      <w:r w:rsidRPr="00E4615D">
        <w:rPr>
          <w:rFonts w:hint="eastAsia"/>
          <w:b/>
        </w:rPr>
        <w:t>top-dir=* --lattice</w:t>
      </w:r>
      <w:r>
        <w:rPr>
          <w:rFonts w:hint="eastAsia"/>
          <w:b/>
        </w:rPr>
        <w:t xml:space="preserve"> </w:t>
      </w:r>
      <w:r>
        <w:rPr>
          <w:b/>
        </w:rPr>
        <w:t>–</w:t>
      </w:r>
      <w:r>
        <w:rPr>
          <w:rFonts w:hint="eastAsia"/>
          <w:b/>
        </w:rPr>
        <w:t>options=</w:t>
      </w:r>
      <w:r>
        <w:rPr>
          <w:b/>
        </w:rPr>
        <w:t>”</w:t>
      </w:r>
      <w:r>
        <w:rPr>
          <w:rFonts w:hint="eastAsia"/>
          <w:b/>
        </w:rPr>
        <w:t>part1</w:t>
      </w:r>
      <w:r>
        <w:rPr>
          <w:b/>
        </w:rPr>
        <w:t>”</w:t>
      </w:r>
      <w:r>
        <w:rPr>
          <w:rFonts w:hint="eastAsia"/>
          <w:b/>
        </w:rPr>
        <w:t xml:space="preserve"> --cmd-file=file_name</w:t>
      </w:r>
    </w:p>
    <w:p w:rsidR="00DA31B3" w:rsidRDefault="00DA31B3" w:rsidP="00DA31B3">
      <w:pPr>
        <w:pStyle w:val="Heading3"/>
      </w:pPr>
      <w:bookmarkStart w:id="1489" w:name="_Toc386468489"/>
      <w:bookmarkStart w:id="1490" w:name="_Toc395885301"/>
      <w:r>
        <w:t>5.1.3 Detail usage</w:t>
      </w:r>
      <w:bookmarkEnd w:id="1489"/>
      <w:bookmarkEnd w:id="1490"/>
    </w:p>
    <w:p w:rsidR="00DA31B3" w:rsidRDefault="00DA31B3" w:rsidP="00DA31B3">
      <w:r>
        <w:t>Usage: suite_support.py [options]</w:t>
      </w:r>
    </w:p>
    <w:p w:rsidR="00DA31B3" w:rsidRDefault="00DA31B3" w:rsidP="00DA31B3"/>
    <w:p w:rsidR="00DA31B3" w:rsidRDefault="00DA31B3" w:rsidP="00DA31B3">
      <w:r>
        <w:t>Options:</w:t>
      </w:r>
    </w:p>
    <w:p w:rsidR="00DA31B3" w:rsidRDefault="00DA31B3" w:rsidP="00DA31B3">
      <w:r>
        <w:t xml:space="preserve">  -h, --help            show this help message and exit</w:t>
      </w:r>
    </w:p>
    <w:p w:rsidR="00DA31B3" w:rsidRDefault="00DA31B3" w:rsidP="00DA31B3">
      <w:r>
        <w:t xml:space="preserve">  --top-dir=TOP_DIR     specify top dir path</w:t>
      </w:r>
    </w:p>
    <w:p w:rsidR="00DA31B3" w:rsidRDefault="00DA31B3" w:rsidP="00DA31B3">
      <w:r>
        <w:t xml:space="preserve">  --suite-file=SUITE_FILE</w:t>
      </w:r>
    </w:p>
    <w:p w:rsidR="00DA31B3" w:rsidRDefault="00DA31B3" w:rsidP="00DA31B3">
      <w:r>
        <w:t xml:space="preserve">                        specify suite file</w:t>
      </w:r>
    </w:p>
    <w:p w:rsidR="00DA31B3" w:rsidRDefault="00DA31B3" w:rsidP="00DA31B3">
      <w:r>
        <w:lastRenderedPageBreak/>
        <w:t xml:space="preserve">  --suite-name=SUITE_NAME</w:t>
      </w:r>
    </w:p>
    <w:p w:rsidR="00DA31B3" w:rsidRDefault="00DA31B3" w:rsidP="00DA31B3">
      <w:r>
        <w:t xml:space="preserve">                        specify suite name</w:t>
      </w:r>
    </w:p>
    <w:p w:rsidR="00DA31B3" w:rsidRDefault="00DA31B3" w:rsidP="00DA31B3">
      <w:r>
        <w:t xml:space="preserve">  --lattice             if you want to run run lattice with this script, add</w:t>
      </w:r>
      <w:r>
        <w:rPr>
          <w:rFonts w:hint="eastAsia"/>
        </w:rPr>
        <w:t xml:space="preserve"> </w:t>
      </w:r>
      <w:r>
        <w:t>it in command</w:t>
      </w:r>
    </w:p>
    <w:p w:rsidR="00DA31B3" w:rsidRDefault="00DA31B3" w:rsidP="00DA31B3">
      <w:r>
        <w:t xml:space="preserve">  --check               if you want to run run check with this script, add it</w:t>
      </w:r>
      <w:r>
        <w:rPr>
          <w:rFonts w:hint="eastAsia"/>
        </w:rPr>
        <w:t xml:space="preserve"> </w:t>
      </w:r>
      <w:r>
        <w:t>in command</w:t>
      </w:r>
    </w:p>
    <w:p w:rsidR="00DA31B3" w:rsidRDefault="00DA31B3" w:rsidP="00DA31B3">
      <w:pPr>
        <w:ind w:firstLineChars="100" w:firstLine="220"/>
      </w:pPr>
      <w:r>
        <w:t>--scan-cases          if you want to scan case resource results with this</w:t>
      </w:r>
      <w:r>
        <w:rPr>
          <w:rFonts w:hint="eastAsia"/>
        </w:rPr>
        <w:t xml:space="preserve"> </w:t>
      </w:r>
      <w:r>
        <w:t>script, add it in command</w:t>
      </w:r>
    </w:p>
    <w:p w:rsidR="00DA31B3" w:rsidRDefault="00DA31B3" w:rsidP="00DA31B3">
      <w:r>
        <w:t xml:space="preserve">  --process=PROCESS     specify process number</w:t>
      </w:r>
    </w:p>
    <w:p w:rsidR="00DA31B3" w:rsidRDefault="00DA31B3" w:rsidP="00DA31B3">
      <w:r>
        <w:t xml:space="preserve">  --options=OPTIONS     specify options for the case running</w:t>
      </w:r>
    </w:p>
    <w:p w:rsidR="00DA31B3" w:rsidRDefault="00DA31B3" w:rsidP="00DA31B3">
      <w:pPr>
        <w:ind w:firstLineChars="100" w:firstLine="220"/>
      </w:pPr>
      <w:r>
        <w:t>--cmd-file=CMD_FILE   use the cmd in the file</w:t>
      </w:r>
    </w:p>
    <w:p w:rsidR="00DA31B3" w:rsidRDefault="00DA31B3" w:rsidP="00DA31B3">
      <w:pPr>
        <w:ind w:firstLineChars="100" w:firstLine="220"/>
      </w:pPr>
      <w:r>
        <w:t>--timeout=TIMEOUT     specify timeout value in second</w:t>
      </w:r>
      <w:r>
        <w:rPr>
          <w:rFonts w:hint="eastAsia"/>
        </w:rPr>
        <w:t>s</w:t>
      </w:r>
      <w:r>
        <w:t xml:space="preserve"> during case running</w:t>
      </w:r>
      <w:r>
        <w:rPr>
          <w:rFonts w:hint="eastAsia"/>
        </w:rPr>
        <w:t>, default is 5 hours</w:t>
      </w:r>
    </w:p>
    <w:p w:rsidR="00DA31B3" w:rsidRPr="005B50BA" w:rsidRDefault="00DA31B3" w:rsidP="00DA31B3"/>
    <w:p w:rsidR="00DA31B3" w:rsidRDefault="00DA31B3" w:rsidP="00DA31B3">
      <w:r>
        <w:rPr>
          <w:rFonts w:hint="eastAsia"/>
        </w:rPr>
        <w:t xml:space="preserve">When you use the tool, you have to make sure you have </w:t>
      </w:r>
      <w:r>
        <w:t>added</w:t>
      </w:r>
      <w:r>
        <w:rPr>
          <w:rFonts w:hint="eastAsia"/>
        </w:rPr>
        <w:t xml:space="preserve"> --top-dir in the command. If you don</w:t>
      </w:r>
      <w:r>
        <w:t>’</w:t>
      </w:r>
      <w:r>
        <w:rPr>
          <w:rFonts w:hint="eastAsia"/>
        </w:rPr>
        <w:t xml:space="preserve">t set </w:t>
      </w:r>
      <w:r>
        <w:t>–</w:t>
      </w:r>
      <w:r>
        <w:rPr>
          <w:rFonts w:hint="eastAsia"/>
        </w:rPr>
        <w:t xml:space="preserve">top-dir=* in </w:t>
      </w:r>
      <w:r>
        <w:t>command</w:t>
      </w:r>
      <w:r>
        <w:rPr>
          <w:rFonts w:hint="eastAsia"/>
        </w:rPr>
        <w:t>, you have to set it in the --options as --options=</w:t>
      </w:r>
      <w:r>
        <w:t>”</w:t>
      </w:r>
      <w:r>
        <w:rPr>
          <w:rFonts w:hint="eastAsia"/>
        </w:rPr>
        <w:t xml:space="preserve">--top-dir=* </w:t>
      </w:r>
      <w:r>
        <w:t>…”</w:t>
      </w:r>
    </w:p>
    <w:p w:rsidR="00DA31B3" w:rsidRDefault="00DA31B3" w:rsidP="00DA31B3">
      <w:r>
        <w:rPr>
          <w:rFonts w:hint="eastAsia"/>
        </w:rPr>
        <w:t>If you don</w:t>
      </w:r>
      <w:r>
        <w:t>’</w:t>
      </w:r>
      <w:r>
        <w:rPr>
          <w:rFonts w:hint="eastAsia"/>
        </w:rPr>
        <w:t xml:space="preserve">t set --suite-file </w:t>
      </w:r>
      <w:r>
        <w:t>in the command</w:t>
      </w:r>
      <w:r>
        <w:rPr>
          <w:rFonts w:hint="eastAsia"/>
        </w:rPr>
        <w:t>, the script will collect all cases in top-dir.</w:t>
      </w:r>
    </w:p>
    <w:p w:rsidR="00DA31B3" w:rsidRDefault="00DA31B3" w:rsidP="00DA31B3">
      <w:r>
        <w:rPr>
          <w:rFonts w:hint="eastAsia"/>
        </w:rPr>
        <w:t xml:space="preserve">If you set top-dir and </w:t>
      </w:r>
      <w:r>
        <w:t>–</w:t>
      </w:r>
      <w:r>
        <w:rPr>
          <w:rFonts w:hint="eastAsia"/>
        </w:rPr>
        <w:t xml:space="preserve">suite-file but no </w:t>
      </w:r>
      <w:r>
        <w:t>–</w:t>
      </w:r>
      <w:r>
        <w:rPr>
          <w:rFonts w:hint="eastAsia"/>
        </w:rPr>
        <w:t xml:space="preserve">suite-name in the command, the script will collect all cases in </w:t>
      </w:r>
      <w:r>
        <w:t>the</w:t>
      </w:r>
      <w:r>
        <w:rPr>
          <w:rFonts w:hint="eastAsia"/>
        </w:rPr>
        <w:t xml:space="preserve"> suite file. The case directory will be:</w:t>
      </w:r>
    </w:p>
    <w:p w:rsidR="00DA31B3" w:rsidRDefault="00DA31B3" w:rsidP="00DA31B3">
      <w:r>
        <w:rPr>
          <w:rFonts w:hint="eastAsia"/>
        </w:rPr>
        <w:t xml:space="preserve"> </w:t>
      </w:r>
      <w:r>
        <w:t>T</w:t>
      </w:r>
      <w:r>
        <w:rPr>
          <w:rFonts w:hint="eastAsia"/>
        </w:rPr>
        <w:t>op_dir/section_name/design</w:t>
      </w:r>
    </w:p>
    <w:p w:rsidR="00DA31B3" w:rsidRDefault="00DA31B3" w:rsidP="00DA31B3">
      <w:r>
        <w:rPr>
          <w:rFonts w:hint="eastAsia"/>
        </w:rPr>
        <w:t xml:space="preserve"> *section_name: the </w:t>
      </w:r>
      <w:r>
        <w:t>section</w:t>
      </w:r>
      <w:r>
        <w:rPr>
          <w:rFonts w:hint="eastAsia"/>
        </w:rPr>
        <w:t xml:space="preserve"> name in </w:t>
      </w:r>
      <w:r>
        <w:t>the</w:t>
      </w:r>
      <w:r>
        <w:rPr>
          <w:rFonts w:hint="eastAsia"/>
        </w:rPr>
        <w:t xml:space="preserve"> suite file</w:t>
      </w:r>
    </w:p>
    <w:p w:rsidR="00DA31B3" w:rsidRDefault="00DA31B3" w:rsidP="00DA31B3">
      <w:r>
        <w:rPr>
          <w:rFonts w:hint="eastAsia"/>
        </w:rPr>
        <w:t xml:space="preserve">If you set top-dir, suite-file, suite-name in the </w:t>
      </w:r>
      <w:r>
        <w:t>command</w:t>
      </w:r>
      <w:r>
        <w:rPr>
          <w:rFonts w:hint="eastAsia"/>
        </w:rPr>
        <w:t xml:space="preserve">, the script will collect all cases in </w:t>
      </w:r>
      <w:r>
        <w:t>the</w:t>
      </w:r>
      <w:r>
        <w:rPr>
          <w:rFonts w:hint="eastAsia"/>
        </w:rPr>
        <w:t xml:space="preserve"> sutie name section. </w:t>
      </w:r>
      <w:r>
        <w:t>T</w:t>
      </w:r>
      <w:r>
        <w:rPr>
          <w:rFonts w:hint="eastAsia"/>
        </w:rPr>
        <w:t>he case directory will be:</w:t>
      </w:r>
    </w:p>
    <w:p w:rsidR="00DA31B3" w:rsidRDefault="00DA31B3" w:rsidP="00DA31B3">
      <w:r>
        <w:rPr>
          <w:rFonts w:hint="eastAsia"/>
        </w:rPr>
        <w:tab/>
      </w:r>
      <w:r>
        <w:t>T</w:t>
      </w:r>
      <w:r>
        <w:rPr>
          <w:rFonts w:hint="eastAsia"/>
        </w:rPr>
        <w:t>op_dir/suite_name/design</w:t>
      </w:r>
    </w:p>
    <w:p w:rsidR="00DA31B3" w:rsidRDefault="00DA31B3" w:rsidP="00DA31B3">
      <w:r>
        <w:rPr>
          <w:rFonts w:hint="eastAsia"/>
        </w:rPr>
        <w:t>Below chart shows you the algorithm of searching cases:</w:t>
      </w:r>
    </w:p>
    <w:p w:rsidR="00DA31B3" w:rsidRDefault="00DA31B3" w:rsidP="00DA31B3">
      <w:r w:rsidRPr="00353E5F">
        <w:rPr>
          <w:noProof/>
        </w:rPr>
        <mc:AlternateContent>
          <mc:Choice Requires="wps">
            <w:drawing>
              <wp:anchor distT="0" distB="0" distL="114300" distR="114300" simplePos="0" relativeHeight="251678720" behindDoc="0" locked="0" layoutInCell="1" allowOverlap="1" wp14:anchorId="4B6AEAAE" wp14:editId="5FBA0501">
                <wp:simplePos x="0" y="0"/>
                <wp:positionH relativeFrom="column">
                  <wp:posOffset>1581150</wp:posOffset>
                </wp:positionH>
                <wp:positionV relativeFrom="paragraph">
                  <wp:posOffset>3507740</wp:posOffset>
                </wp:positionV>
                <wp:extent cx="504825" cy="285750"/>
                <wp:effectExtent l="0" t="0" r="9525" b="0"/>
                <wp:wrapNone/>
                <wp:docPr id="20" name="Rectangle 20"/>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DA31B3">
                            <w:pPr>
                              <w:jc w:val="center"/>
                            </w:pPr>
                            <w:r>
                              <w:rPr>
                                <w:rFonts w:hint="eastAsia"/>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6AEAAE" id="Rectangle 20" o:spid="_x0000_s1052" style="position:absolute;margin-left:124.5pt;margin-top:276.2pt;width:39.75pt;height:2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" fillcolor="#d99594 [1941]" stroked="f" strokeweight="2pt">
                <v:textbox>
                  <w:txbxContent>
                    <w:p w:rsidR="00434F12" w:rsidRDefault="00434F12" w:rsidP="00DA31B3">
                      <w:pPr>
                        <w:jc w:val="center"/>
                      </w:pPr>
                      <w:r>
                        <w:rPr>
                          <w:rFonts w:hint="eastAsia"/>
                        </w:rPr>
                        <w:t>YES</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7E5ED180" wp14:editId="1698090C">
                <wp:simplePos x="0" y="0"/>
                <wp:positionH relativeFrom="column">
                  <wp:posOffset>2089150</wp:posOffset>
                </wp:positionH>
                <wp:positionV relativeFrom="paragraph">
                  <wp:posOffset>3146425</wp:posOffset>
                </wp:positionV>
                <wp:extent cx="0" cy="866775"/>
                <wp:effectExtent l="95250" t="0" r="57150" b="66675"/>
                <wp:wrapNone/>
                <wp:docPr id="19" name="Straight Arrow Connector 19"/>
                <wp:cNvGraphicFramePr/>
                <a:graphic xmlns:a="http://schemas.openxmlformats.org/drawingml/2006/main">
                  <a:graphicData uri="http://schemas.microsoft.com/office/word/2010/wordprocessingShape">
                    <wps:wsp>
                      <wps:cNvCnPr/>
                      <wps:spPr>
                        <a:xfrm>
                          <a:off x="0" y="0"/>
                          <a:ext cx="0" cy="866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5FD2A" id="Straight Arrow Connector 19" o:spid="_x0000_s1026" type="#_x0000_t32" style="position:absolute;margin-left:164.5pt;margin-top:247.75pt;width:0;height:6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" strokecolor="#4579b8 [3044]">
                <v:stroke endarrow="open"/>
              </v:shape>
            </w:pict>
          </mc:Fallback>
        </mc:AlternateContent>
      </w:r>
      <w:r>
        <w:rPr>
          <w:noProof/>
        </w:rPr>
        <mc:AlternateContent>
          <mc:Choice Requires="wps">
            <w:drawing>
              <wp:anchor distT="0" distB="0" distL="114300" distR="114300" simplePos="0" relativeHeight="251676672" behindDoc="0" locked="0" layoutInCell="1" allowOverlap="1" wp14:anchorId="619FDA6A" wp14:editId="4C8AF22B">
                <wp:simplePos x="0" y="0"/>
                <wp:positionH relativeFrom="column">
                  <wp:posOffset>3594100</wp:posOffset>
                </wp:positionH>
                <wp:positionV relativeFrom="paragraph">
                  <wp:posOffset>2668270</wp:posOffset>
                </wp:positionV>
                <wp:extent cx="2095500" cy="10572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2095500" cy="1057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DA31B3">
                            <w:pPr>
                              <w:jc w:val="center"/>
                            </w:pPr>
                            <w:r>
                              <w:t>F</w:t>
                            </w:r>
                            <w:r>
                              <w:rPr>
                                <w:rFonts w:hint="eastAsia"/>
                              </w:rPr>
                              <w:t>ind all cases located as:</w:t>
                            </w:r>
                          </w:p>
                          <w:p w:rsidR="00434F12" w:rsidRDefault="00434F12" w:rsidP="00DA31B3">
                            <w:pPr>
                              <w:jc w:val="center"/>
                            </w:pPr>
                            <w:r>
                              <w:t>T</w:t>
                            </w:r>
                            <w:r>
                              <w:rPr>
                                <w:rFonts w:hint="eastAsia"/>
                              </w:rPr>
                              <w:t xml:space="preserve">op_dir/*/suite_content </w:t>
                            </w:r>
                          </w:p>
                          <w:p w:rsidR="00434F12" w:rsidRDefault="00434F12" w:rsidP="00DA31B3">
                            <w:pPr>
                              <w:jc w:val="center"/>
                            </w:pPr>
                            <w:r>
                              <w:rPr>
                                <w:rFonts w:hint="eastAsia"/>
                              </w:rPr>
                              <w:t>*:all suite section name in the ini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FDA6A" id="Rounded Rectangle 18" o:spid="_x0000_s1053" style="position:absolute;margin-left:283pt;margin-top:210.1pt;width:165pt;height:8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" fillcolor="#4f81bd [3204]" strokecolor="#243f60 [1604]" strokeweight="2pt">
                <v:textbox>
                  <w:txbxContent>
                    <w:p w:rsidR="00434F12" w:rsidRDefault="00434F12" w:rsidP="00DA31B3">
                      <w:pPr>
                        <w:jc w:val="center"/>
                      </w:pPr>
                      <w:r>
                        <w:t>F</w:t>
                      </w:r>
                      <w:r>
                        <w:rPr>
                          <w:rFonts w:hint="eastAsia"/>
                        </w:rPr>
                        <w:t>ind all cases located as:</w:t>
                      </w:r>
                    </w:p>
                    <w:p w:rsidR="00434F12" w:rsidRDefault="00434F12" w:rsidP="00DA31B3">
                      <w:pPr>
                        <w:jc w:val="center"/>
                      </w:pPr>
                      <w:r>
                        <w:t>T</w:t>
                      </w:r>
                      <w:r>
                        <w:rPr>
                          <w:rFonts w:hint="eastAsia"/>
                        </w:rPr>
                        <w:t xml:space="preserve">op_dir/*/suite_content </w:t>
                      </w:r>
                    </w:p>
                    <w:p w:rsidR="00434F12" w:rsidRDefault="00434F12" w:rsidP="00DA31B3">
                      <w:pPr>
                        <w:jc w:val="center"/>
                      </w:pPr>
                      <w:r>
                        <w:rPr>
                          <w:rFonts w:hint="eastAsia"/>
                        </w:rPr>
                        <w:t>*:all suite section name in the ini file</w:t>
                      </w:r>
                    </w:p>
                  </w:txbxContent>
                </v:textbox>
              </v:roundrect>
            </w:pict>
          </mc:Fallback>
        </mc:AlternateContent>
      </w:r>
      <w:r w:rsidRPr="00353E5F">
        <w:rPr>
          <w:noProof/>
        </w:rPr>
        <mc:AlternateContent>
          <mc:Choice Requires="wps">
            <w:drawing>
              <wp:anchor distT="0" distB="0" distL="114300" distR="114300" simplePos="0" relativeHeight="251675648" behindDoc="0" locked="0" layoutInCell="1" allowOverlap="1" wp14:anchorId="09793769" wp14:editId="0A4F7E2E">
                <wp:simplePos x="0" y="0"/>
                <wp:positionH relativeFrom="column">
                  <wp:posOffset>2940685</wp:posOffset>
                </wp:positionH>
                <wp:positionV relativeFrom="paragraph">
                  <wp:posOffset>2849245</wp:posOffset>
                </wp:positionV>
                <wp:extent cx="504825" cy="285750"/>
                <wp:effectExtent l="0" t="0" r="9525" b="0"/>
                <wp:wrapNone/>
                <wp:docPr id="16" name="Rectangle 16"/>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4F12" w:rsidRPr="00353E5F" w:rsidRDefault="00434F12" w:rsidP="00DA31B3">
                            <w:pPr>
                              <w:jc w:val="center"/>
                              <w:rPr>
                                <w:b/>
                              </w:rPr>
                            </w:pPr>
                            <w:r w:rsidRPr="00353E5F">
                              <w:rPr>
                                <w:rFonts w:hint="eastAsia"/>
                                <w: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793769" id="Rectangle 16" o:spid="_x0000_s1054" style="position:absolute;margin-left:231.55pt;margin-top:224.35pt;width:39.75pt;height:2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" fillcolor="#d99594 [1941]" stroked="f" strokeweight="2pt">
                <v:textbox>
                  <w:txbxContent>
                    <w:p w:rsidR="00434F12" w:rsidRPr="00353E5F" w:rsidRDefault="00434F12" w:rsidP="00DA31B3">
                      <w:pPr>
                        <w:jc w:val="center"/>
                        <w:rPr>
                          <w:b/>
                        </w:rPr>
                      </w:pPr>
                      <w:r w:rsidRPr="00353E5F">
                        <w:rPr>
                          <w:rFonts w:hint="eastAsia"/>
                          <w:b/>
                        </w:rPr>
                        <w:t>NO</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26A865AE" wp14:editId="25519C2E">
                <wp:simplePos x="0" y="0"/>
                <wp:positionH relativeFrom="column">
                  <wp:posOffset>2673985</wp:posOffset>
                </wp:positionH>
                <wp:positionV relativeFrom="paragraph">
                  <wp:posOffset>3140075</wp:posOffset>
                </wp:positionV>
                <wp:extent cx="923925" cy="9525"/>
                <wp:effectExtent l="0" t="76200" r="9525" b="104775"/>
                <wp:wrapNone/>
                <wp:docPr id="15" name="Straight Arrow Connector 15"/>
                <wp:cNvGraphicFramePr/>
                <a:graphic xmlns:a="http://schemas.openxmlformats.org/drawingml/2006/main">
                  <a:graphicData uri="http://schemas.microsoft.com/office/word/2010/wordprocessingShape">
                    <wps:wsp>
                      <wps:cNvCnPr/>
                      <wps:spPr>
                        <a:xfrm>
                          <a:off x="0" y="0"/>
                          <a:ext cx="9239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BF4D4" id="Straight Arrow Connector 15" o:spid="_x0000_s1026" type="#_x0000_t32" style="position:absolute;margin-left:210.55pt;margin-top:247.25pt;width:72.75pt;height:.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" strokecolor="#4579b8 [3044]">
                <v:stroke endarrow="open"/>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46E14DA1" wp14:editId="4C6BE6D0">
                <wp:simplePos x="0" y="0"/>
                <wp:positionH relativeFrom="column">
                  <wp:posOffset>1237531</wp:posOffset>
                </wp:positionH>
                <wp:positionV relativeFrom="paragraph">
                  <wp:posOffset>2870862</wp:posOffset>
                </wp:positionV>
                <wp:extent cx="1700331" cy="544106"/>
                <wp:effectExtent l="0" t="0" r="14605" b="27940"/>
                <wp:wrapNone/>
                <wp:docPr id="13" name="Diamond 13"/>
                <wp:cNvGraphicFramePr/>
                <a:graphic xmlns:a="http://schemas.openxmlformats.org/drawingml/2006/main">
                  <a:graphicData uri="http://schemas.microsoft.com/office/word/2010/wordprocessingShape">
                    <wps:wsp>
                      <wps:cNvSpPr/>
                      <wps:spPr>
                        <a:xfrm>
                          <a:off x="0" y="0"/>
                          <a:ext cx="1700331" cy="54410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DA31B3">
                            <w:pPr>
                              <w:jc w:val="center"/>
                            </w:pPr>
                            <w:r>
                              <w:t>S</w:t>
                            </w:r>
                            <w:r>
                              <w:rPr>
                                <w:rFonts w:hint="eastAsia"/>
                              </w:rPr>
                              <w:t>uite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E14DA1" id="_x0000_t4" coordsize="21600,21600" o:spt="4" path="m10800,l,10800,10800,21600,21600,10800xe">
                <v:stroke joinstyle="miter"/>
                <v:path gradientshapeok="t" o:connecttype="rect" textboxrect="5400,5400,16200,16200"/>
              </v:shapetype>
              <v:shape id="Diamond 13" o:spid="_x0000_s1055" type="#_x0000_t4" style="position:absolute;margin-left:97.45pt;margin-top:226.05pt;width:133.9pt;height:4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" fillcolor="#4f81bd [3204]" strokecolor="#243f60 [1604]" strokeweight="2pt">
                <v:textbox>
                  <w:txbxContent>
                    <w:p w:rsidR="00434F12" w:rsidRDefault="00434F12" w:rsidP="00DA31B3">
                      <w:pPr>
                        <w:jc w:val="center"/>
                      </w:pPr>
                      <w:r>
                        <w:t>S</w:t>
                      </w:r>
                      <w:r>
                        <w:rPr>
                          <w:rFonts w:hint="eastAsia"/>
                        </w:rPr>
                        <w:t>uite name</w:t>
                      </w:r>
                    </w:p>
                  </w:txbxContent>
                </v:textbox>
              </v:shape>
            </w:pict>
          </mc:Fallback>
        </mc:AlternateContent>
      </w:r>
      <w:r w:rsidRPr="00353E5F">
        <w:rPr>
          <w:noProof/>
        </w:rPr>
        <mc:AlternateContent>
          <mc:Choice Requires="wps">
            <w:drawing>
              <wp:anchor distT="0" distB="0" distL="114300" distR="114300" simplePos="0" relativeHeight="251672576" behindDoc="0" locked="0" layoutInCell="1" allowOverlap="1" wp14:anchorId="6282A4C8" wp14:editId="48F88A16">
                <wp:simplePos x="0" y="0"/>
                <wp:positionH relativeFrom="column">
                  <wp:posOffset>1602740</wp:posOffset>
                </wp:positionH>
                <wp:positionV relativeFrom="paragraph">
                  <wp:posOffset>2433955</wp:posOffset>
                </wp:positionV>
                <wp:extent cx="504825" cy="285750"/>
                <wp:effectExtent l="0" t="0" r="9525" b="0"/>
                <wp:wrapNone/>
                <wp:docPr id="12" name="Rectangle 12"/>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DA31B3">
                            <w:pPr>
                              <w:jc w:val="center"/>
                            </w:pPr>
                            <w:r>
                              <w:rPr>
                                <w:rFonts w:hint="eastAsia"/>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82A4C8" id="Rectangle 12" o:spid="_x0000_s1056" style="position:absolute;margin-left:126.2pt;margin-top:191.65pt;width:39.75pt;height:2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" fillcolor="#d99594 [1941]" stroked="f" strokeweight="2pt">
                <v:textbox>
                  <w:txbxContent>
                    <w:p w:rsidR="00434F12" w:rsidRDefault="00434F12" w:rsidP="00DA31B3">
                      <w:pPr>
                        <w:jc w:val="center"/>
                      </w:pPr>
                      <w:r>
                        <w:rPr>
                          <w:rFonts w:hint="eastAsia"/>
                        </w:rPr>
                        <w:t>YES</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01D64A62" wp14:editId="14F043A8">
                <wp:simplePos x="0" y="0"/>
                <wp:positionH relativeFrom="column">
                  <wp:posOffset>2106521</wp:posOffset>
                </wp:positionH>
                <wp:positionV relativeFrom="paragraph">
                  <wp:posOffset>2335121</wp:posOffset>
                </wp:positionV>
                <wp:extent cx="0" cy="536548"/>
                <wp:effectExtent l="95250" t="0" r="57150" b="54610"/>
                <wp:wrapNone/>
                <wp:docPr id="11" name="Straight Arrow Connector 11"/>
                <wp:cNvGraphicFramePr/>
                <a:graphic xmlns:a="http://schemas.openxmlformats.org/drawingml/2006/main">
                  <a:graphicData uri="http://schemas.microsoft.com/office/word/2010/wordprocessingShape">
                    <wps:wsp>
                      <wps:cNvCnPr/>
                      <wps:spPr>
                        <a:xfrm>
                          <a:off x="0" y="0"/>
                          <a:ext cx="0" cy="5365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8441D" id="Straight Arrow Connector 11" o:spid="_x0000_s1026" type="#_x0000_t32" style="position:absolute;margin-left:165.85pt;margin-top:183.85pt;width:0;height:4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" strokecolor="#4579b8 [3044]">
                <v:stroke endarrow="open"/>
              </v:shape>
            </w:pict>
          </mc:Fallback>
        </mc:AlternateContent>
      </w:r>
      <w:r>
        <w:rPr>
          <w:noProof/>
        </w:rPr>
        <mc:AlternateContent>
          <mc:Choice Requires="wps">
            <w:drawing>
              <wp:anchor distT="0" distB="0" distL="114300" distR="114300" simplePos="0" relativeHeight="251670528" behindDoc="0" locked="0" layoutInCell="1" allowOverlap="1" wp14:anchorId="60604465" wp14:editId="682CC8A8">
                <wp:simplePos x="0" y="0"/>
                <wp:positionH relativeFrom="column">
                  <wp:posOffset>3731281</wp:posOffset>
                </wp:positionH>
                <wp:positionV relativeFrom="paragraph">
                  <wp:posOffset>1639874</wp:posOffset>
                </wp:positionV>
                <wp:extent cx="2095500" cy="793488"/>
                <wp:effectExtent l="0" t="0" r="19050" b="26035"/>
                <wp:wrapNone/>
                <wp:docPr id="10" name="Rounded Rectangle 10"/>
                <wp:cNvGraphicFramePr/>
                <a:graphic xmlns:a="http://schemas.openxmlformats.org/drawingml/2006/main">
                  <a:graphicData uri="http://schemas.microsoft.com/office/word/2010/wordprocessingShape">
                    <wps:wsp>
                      <wps:cNvSpPr/>
                      <wps:spPr>
                        <a:xfrm>
                          <a:off x="0" y="0"/>
                          <a:ext cx="2095500" cy="79348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DA31B3">
                            <w:pPr>
                              <w:jc w:val="center"/>
                            </w:pPr>
                            <w:r>
                              <w:rPr>
                                <w:rFonts w:hint="eastAsia"/>
                              </w:rPr>
                              <w:t>[</w:t>
                            </w:r>
                            <w:r w:rsidRPr="0040672E">
                              <w:rPr>
                                <w:color w:val="FF0000"/>
                              </w:rPr>
                              <w:t>C</w:t>
                            </w:r>
                            <w:r w:rsidRPr="0040672E">
                              <w:rPr>
                                <w:rFonts w:hint="eastAsia"/>
                                <w:color w:val="FF0000"/>
                              </w:rPr>
                              <w:t xml:space="preserve">reate list </w:t>
                            </w:r>
                            <w:r>
                              <w:rPr>
                                <w:rFonts w:hint="eastAsia"/>
                              </w:rPr>
                              <w:t>]</w:t>
                            </w:r>
                            <w:r>
                              <w:t>F</w:t>
                            </w:r>
                            <w:r>
                              <w:rPr>
                                <w:rFonts w:hint="eastAsia"/>
                              </w:rPr>
                              <w:t>ind all cases</w:t>
                            </w:r>
                            <w:r w:rsidRPr="00FB5503">
                              <w:rPr>
                                <w:rFonts w:hint="eastAsia"/>
                                <w:b/>
                                <w:color w:val="FF0000"/>
                                <w:vertAlign w:val="superscript"/>
                              </w:rPr>
                              <w:t xml:space="preserve">[1] </w:t>
                            </w:r>
                            <w:r>
                              <w:rPr>
                                <w:rFonts w:hint="eastAsia"/>
                              </w:rPr>
                              <w:t>located as:</w:t>
                            </w:r>
                          </w:p>
                          <w:p w:rsidR="00434F12" w:rsidRDefault="00434F12" w:rsidP="00DA31B3">
                            <w:pPr>
                              <w:jc w:val="center"/>
                            </w:pPr>
                            <w:r>
                              <w:t>T</w:t>
                            </w:r>
                            <w:r>
                              <w:rPr>
                                <w:rFonts w:hint="eastAsia"/>
                              </w:rPr>
                              <w:t xml:space="preserve">op_dir/*/case_name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604465" id="Rounded Rectangle 10" o:spid="_x0000_s1057" style="position:absolute;margin-left:293.8pt;margin-top:129.1pt;width:165pt;height: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" fillcolor="#4f81bd [3204]" strokecolor="#243f60 [1604]" strokeweight="2pt">
                <v:textbox>
                  <w:txbxContent>
                    <w:p w:rsidR="00434F12" w:rsidRDefault="00434F12" w:rsidP="00DA31B3">
                      <w:pPr>
                        <w:jc w:val="center"/>
                      </w:pPr>
                      <w:r>
                        <w:rPr>
                          <w:rFonts w:hint="eastAsia"/>
                        </w:rPr>
                        <w:t>[</w:t>
                      </w:r>
                      <w:r w:rsidRPr="0040672E">
                        <w:rPr>
                          <w:color w:val="FF0000"/>
                        </w:rPr>
                        <w:t>C</w:t>
                      </w:r>
                      <w:r w:rsidRPr="0040672E">
                        <w:rPr>
                          <w:rFonts w:hint="eastAsia"/>
                          <w:color w:val="FF0000"/>
                        </w:rPr>
                        <w:t xml:space="preserve">reate list </w:t>
                      </w:r>
                      <w:r>
                        <w:rPr>
                          <w:rFonts w:hint="eastAsia"/>
                        </w:rPr>
                        <w:t>]</w:t>
                      </w:r>
                      <w:r>
                        <w:t>F</w:t>
                      </w:r>
                      <w:r>
                        <w:rPr>
                          <w:rFonts w:hint="eastAsia"/>
                        </w:rPr>
                        <w:t>ind all cases</w:t>
                      </w:r>
                      <w:r w:rsidRPr="00FB5503">
                        <w:rPr>
                          <w:rFonts w:hint="eastAsia"/>
                          <w:b/>
                          <w:color w:val="FF0000"/>
                          <w:vertAlign w:val="superscript"/>
                        </w:rPr>
                        <w:t xml:space="preserve">[1] </w:t>
                      </w:r>
                      <w:r>
                        <w:rPr>
                          <w:rFonts w:hint="eastAsia"/>
                        </w:rPr>
                        <w:t>located as:</w:t>
                      </w:r>
                    </w:p>
                    <w:p w:rsidR="00434F12" w:rsidRDefault="00434F12" w:rsidP="00DA31B3">
                      <w:pPr>
                        <w:jc w:val="center"/>
                      </w:pPr>
                      <w:r>
                        <w:t>T</w:t>
                      </w:r>
                      <w:r>
                        <w:rPr>
                          <w:rFonts w:hint="eastAsia"/>
                        </w:rPr>
                        <w:t xml:space="preserve">op_dir/*/case_name </w:t>
                      </w:r>
                    </w:p>
                  </w:txbxContent>
                </v:textbox>
              </v:roundrect>
            </w:pict>
          </mc:Fallback>
        </mc:AlternateContent>
      </w:r>
      <w:r w:rsidRPr="00353E5F">
        <w:rPr>
          <w:noProof/>
        </w:rPr>
        <mc:AlternateContent>
          <mc:Choice Requires="wps">
            <w:drawing>
              <wp:anchor distT="0" distB="0" distL="114300" distR="114300" simplePos="0" relativeHeight="251669504" behindDoc="0" locked="0" layoutInCell="1" allowOverlap="1" wp14:anchorId="191AB970" wp14:editId="3148C073">
                <wp:simplePos x="0" y="0"/>
                <wp:positionH relativeFrom="column">
                  <wp:posOffset>2940050</wp:posOffset>
                </wp:positionH>
                <wp:positionV relativeFrom="paragraph">
                  <wp:posOffset>1765935</wp:posOffset>
                </wp:positionV>
                <wp:extent cx="504825" cy="285750"/>
                <wp:effectExtent l="0" t="0" r="9525" b="0"/>
                <wp:wrapNone/>
                <wp:docPr id="9" name="Rectangle 9"/>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4F12" w:rsidRPr="00353E5F" w:rsidRDefault="00434F12" w:rsidP="00DA31B3">
                            <w:pPr>
                              <w:jc w:val="center"/>
                              <w:rPr>
                                <w:b/>
                              </w:rPr>
                            </w:pPr>
                            <w:r w:rsidRPr="00353E5F">
                              <w:rPr>
                                <w:rFonts w:hint="eastAsia"/>
                                <w: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1AB970" id="Rectangle 9" o:spid="_x0000_s1058" style="position:absolute;margin-left:231.5pt;margin-top:139.05pt;width:39.75pt;height:2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" fillcolor="#d99594 [1941]" stroked="f" strokeweight="2pt">
                <v:textbox>
                  <w:txbxContent>
                    <w:p w:rsidR="00434F12" w:rsidRPr="00353E5F" w:rsidRDefault="00434F12" w:rsidP="00DA31B3">
                      <w:pPr>
                        <w:jc w:val="center"/>
                        <w:rPr>
                          <w:b/>
                        </w:rPr>
                      </w:pPr>
                      <w:r w:rsidRPr="00353E5F">
                        <w:rPr>
                          <w:rFonts w:hint="eastAsia"/>
                          <w:b/>
                        </w:rPr>
                        <w:t>NO</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4F0BCF8C" wp14:editId="13260A8C">
                <wp:simplePos x="0" y="0"/>
                <wp:positionH relativeFrom="column">
                  <wp:posOffset>2807335</wp:posOffset>
                </wp:positionH>
                <wp:positionV relativeFrom="paragraph">
                  <wp:posOffset>2042795</wp:posOffset>
                </wp:positionV>
                <wp:extent cx="923925" cy="9525"/>
                <wp:effectExtent l="0" t="76200" r="9525" b="104775"/>
                <wp:wrapNone/>
                <wp:docPr id="8" name="Straight Arrow Connector 8"/>
                <wp:cNvGraphicFramePr/>
                <a:graphic xmlns:a="http://schemas.openxmlformats.org/drawingml/2006/main">
                  <a:graphicData uri="http://schemas.microsoft.com/office/word/2010/wordprocessingShape">
                    <wps:wsp>
                      <wps:cNvCnPr/>
                      <wps:spPr>
                        <a:xfrm>
                          <a:off x="0" y="0"/>
                          <a:ext cx="9239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F01CF0" id="Straight Arrow Connector 8" o:spid="_x0000_s1026" type="#_x0000_t32" style="position:absolute;margin-left:221.05pt;margin-top:160.85pt;width:72.7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" strokecolor="#4579b8 [3044]">
                <v:stroke endarrow="open"/>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356F6AC9" wp14:editId="0E607744">
                <wp:simplePos x="0" y="0"/>
                <wp:positionH relativeFrom="column">
                  <wp:posOffset>1403092</wp:posOffset>
                </wp:positionH>
                <wp:positionV relativeFrom="paragraph">
                  <wp:posOffset>1752600</wp:posOffset>
                </wp:positionV>
                <wp:extent cx="1413163" cy="581891"/>
                <wp:effectExtent l="0" t="0" r="15875" b="27940"/>
                <wp:wrapNone/>
                <wp:docPr id="7" name="Diamond 7"/>
                <wp:cNvGraphicFramePr/>
                <a:graphic xmlns:a="http://schemas.openxmlformats.org/drawingml/2006/main">
                  <a:graphicData uri="http://schemas.microsoft.com/office/word/2010/wordprocessingShape">
                    <wps:wsp>
                      <wps:cNvSpPr/>
                      <wps:spPr>
                        <a:xfrm>
                          <a:off x="0" y="0"/>
                          <a:ext cx="1413163" cy="58189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DA31B3">
                            <w:pPr>
                              <w:jc w:val="center"/>
                            </w:pPr>
                            <w:r w:rsidRPr="00A74436">
                              <w:t>suite-file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F6AC9" id="Diamond 7" o:spid="_x0000_s1059" type="#_x0000_t4" style="position:absolute;margin-left:110.5pt;margin-top:138pt;width:111.25pt;height:4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" fillcolor="#4f81bd [3204]" strokecolor="#243f60 [1604]" strokeweight="2pt">
                <v:textbox>
                  <w:txbxContent>
                    <w:p w:rsidR="00434F12" w:rsidRDefault="00434F12" w:rsidP="00DA31B3">
                      <w:pPr>
                        <w:jc w:val="center"/>
                      </w:pPr>
                      <w:r w:rsidRPr="00A74436">
                        <w:t>suite-file</w:t>
                      </w:r>
                    </w:p>
                  </w:txbxContent>
                </v:textbox>
              </v:shape>
            </w:pict>
          </mc:Fallback>
        </mc:AlternateContent>
      </w:r>
      <w:r w:rsidRPr="00353E5F">
        <w:rPr>
          <w:noProof/>
        </w:rPr>
        <mc:AlternateContent>
          <mc:Choice Requires="wps">
            <w:drawing>
              <wp:anchor distT="0" distB="0" distL="114300" distR="114300" simplePos="0" relativeHeight="251665408" behindDoc="0" locked="0" layoutInCell="1" allowOverlap="1" wp14:anchorId="25CC21CE" wp14:editId="233994DC">
                <wp:simplePos x="0" y="0"/>
                <wp:positionH relativeFrom="column">
                  <wp:posOffset>2092325</wp:posOffset>
                </wp:positionH>
                <wp:positionV relativeFrom="paragraph">
                  <wp:posOffset>1221740</wp:posOffset>
                </wp:positionV>
                <wp:extent cx="0" cy="528955"/>
                <wp:effectExtent l="95250" t="0" r="57150" b="61595"/>
                <wp:wrapNone/>
                <wp:docPr id="6" name="Straight Arrow Connector 6"/>
                <wp:cNvGraphicFramePr/>
                <a:graphic xmlns:a="http://schemas.openxmlformats.org/drawingml/2006/main">
                  <a:graphicData uri="http://schemas.microsoft.com/office/word/2010/wordprocessingShape">
                    <wps:wsp>
                      <wps:cNvCnPr/>
                      <wps:spPr>
                        <a:xfrm>
                          <a:off x="0" y="0"/>
                          <a:ext cx="0" cy="5289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81D79" id="Straight Arrow Connector 6" o:spid="_x0000_s1026" type="#_x0000_t32" style="position:absolute;margin-left:164.75pt;margin-top:96.2pt;width:0;height:4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" strokecolor="#4579b8 [3044]">
                <v:stroke endarrow="open"/>
              </v:shape>
            </w:pict>
          </mc:Fallback>
        </mc:AlternateContent>
      </w:r>
      <w:r w:rsidRPr="00353E5F">
        <w:rPr>
          <w:noProof/>
        </w:rPr>
        <mc:AlternateContent>
          <mc:Choice Requires="wps">
            <w:drawing>
              <wp:anchor distT="0" distB="0" distL="114300" distR="114300" simplePos="0" relativeHeight="251666432" behindDoc="0" locked="0" layoutInCell="1" allowOverlap="1" wp14:anchorId="73107829" wp14:editId="59DEBE98">
                <wp:simplePos x="0" y="0"/>
                <wp:positionH relativeFrom="column">
                  <wp:posOffset>1584960</wp:posOffset>
                </wp:positionH>
                <wp:positionV relativeFrom="paragraph">
                  <wp:posOffset>1352550</wp:posOffset>
                </wp:positionV>
                <wp:extent cx="504825" cy="285750"/>
                <wp:effectExtent l="0" t="0" r="9525" b="0"/>
                <wp:wrapNone/>
                <wp:docPr id="17" name="Rectangle 17"/>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DA31B3">
                            <w:pPr>
                              <w:jc w:val="center"/>
                            </w:pPr>
                            <w:r>
                              <w:rPr>
                                <w:rFonts w:hint="eastAsia"/>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107829" id="Rectangle 17" o:spid="_x0000_s1060" style="position:absolute;margin-left:124.8pt;margin-top:106.5pt;width:39.75pt;height:2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" fillcolor="#d99594 [1941]" stroked="f" strokeweight="2pt">
                <v:textbox>
                  <w:txbxContent>
                    <w:p w:rsidR="00434F12" w:rsidRDefault="00434F12" w:rsidP="00DA31B3">
                      <w:pPr>
                        <w:jc w:val="center"/>
                      </w:pPr>
                      <w:r>
                        <w:rPr>
                          <w:rFonts w:hint="eastAsia"/>
                        </w:rPr>
                        <w:t>YES</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142B73E" wp14:editId="077CA031">
                <wp:simplePos x="0" y="0"/>
                <wp:positionH relativeFrom="column">
                  <wp:posOffset>3710305</wp:posOffset>
                </wp:positionH>
                <wp:positionV relativeFrom="paragraph">
                  <wp:posOffset>708025</wp:posOffset>
                </wp:positionV>
                <wp:extent cx="971550" cy="4953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9715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DA31B3">
                            <w:pPr>
                              <w:jc w:val="center"/>
                            </w:pPr>
                            <w:r>
                              <w:t>R</w:t>
                            </w:r>
                            <w:r>
                              <w:rPr>
                                <w:rFonts w:hint="eastAsia"/>
                              </w:rPr>
                              <w:t xml:space="preserve">eturn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42B73E" id="Rounded Rectangle 4" o:spid="_x0000_s1061" style="position:absolute;margin-left:292.15pt;margin-top:55.75pt;width:76.5pt;height:39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" fillcolor="#4f81bd [3204]" strokecolor="#243f60 [1604]" strokeweight="2pt">
                <v:textbox>
                  <w:txbxContent>
                    <w:p w:rsidR="00434F12" w:rsidRDefault="00434F12" w:rsidP="00DA31B3">
                      <w:pPr>
                        <w:jc w:val="center"/>
                      </w:pPr>
                      <w:r>
                        <w:t>R</w:t>
                      </w:r>
                      <w:r>
                        <w:rPr>
                          <w:rFonts w:hint="eastAsia"/>
                        </w:rPr>
                        <w:t xml:space="preserve">eturn </w:t>
                      </w:r>
                    </w:p>
                  </w:txbxContent>
                </v:textbox>
              </v:roundrect>
            </w:pict>
          </mc:Fallback>
        </mc:AlternateContent>
      </w:r>
      <w:r w:rsidRPr="00353E5F">
        <w:rPr>
          <w:noProof/>
        </w:rPr>
        <mc:AlternateContent>
          <mc:Choice Requires="wps">
            <w:drawing>
              <wp:anchor distT="0" distB="0" distL="114300" distR="114300" simplePos="0" relativeHeight="251663360" behindDoc="0" locked="0" layoutInCell="1" allowOverlap="1" wp14:anchorId="531A2309" wp14:editId="2CBEE2B1">
                <wp:simplePos x="0" y="0"/>
                <wp:positionH relativeFrom="column">
                  <wp:posOffset>2939415</wp:posOffset>
                </wp:positionH>
                <wp:positionV relativeFrom="paragraph">
                  <wp:posOffset>711200</wp:posOffset>
                </wp:positionV>
                <wp:extent cx="504825" cy="285750"/>
                <wp:effectExtent l="0" t="0" r="9525" b="0"/>
                <wp:wrapNone/>
                <wp:docPr id="14" name="Rectangle 14"/>
                <wp:cNvGraphicFramePr/>
                <a:graphic xmlns:a="http://schemas.openxmlformats.org/drawingml/2006/main">
                  <a:graphicData uri="http://schemas.microsoft.com/office/word/2010/wordprocessingShape">
                    <wps:wsp>
                      <wps:cNvSpPr/>
                      <wps:spPr>
                        <a:xfrm>
                          <a:off x="0" y="0"/>
                          <a:ext cx="504825" cy="2857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4F12" w:rsidRPr="00353E5F" w:rsidRDefault="00434F12" w:rsidP="00DA31B3">
                            <w:pPr>
                              <w:jc w:val="center"/>
                              <w:rPr>
                                <w:b/>
                              </w:rPr>
                            </w:pPr>
                            <w:r w:rsidRPr="00353E5F">
                              <w:rPr>
                                <w:rFonts w:hint="eastAsia"/>
                                <w: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1A2309" id="Rectangle 14" o:spid="_x0000_s1062" style="position:absolute;margin-left:231.45pt;margin-top:56pt;width:39.75pt;height: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" fillcolor="#d99594 [1941]" stroked="f" strokeweight="2pt">
                <v:textbox>
                  <w:txbxContent>
                    <w:p w:rsidR="00434F12" w:rsidRPr="00353E5F" w:rsidRDefault="00434F12" w:rsidP="00DA31B3">
                      <w:pPr>
                        <w:jc w:val="center"/>
                        <w:rPr>
                          <w:b/>
                        </w:rPr>
                      </w:pPr>
                      <w:r w:rsidRPr="00353E5F">
                        <w:rPr>
                          <w:rFonts w:hint="eastAsia"/>
                          <w:b/>
                        </w:rPr>
                        <w:t>NO</w:t>
                      </w:r>
                    </w:p>
                  </w:txbxContent>
                </v:textbox>
              </v:rect>
            </w:pict>
          </mc:Fallback>
        </mc:AlternateContent>
      </w:r>
      <w:r w:rsidRPr="00353E5F">
        <w:rPr>
          <w:noProof/>
        </w:rPr>
        <mc:AlternateContent>
          <mc:Choice Requires="wps">
            <w:drawing>
              <wp:anchor distT="0" distB="0" distL="114300" distR="114300" simplePos="0" relativeHeight="251662336" behindDoc="0" locked="0" layoutInCell="1" allowOverlap="1" wp14:anchorId="320B72A6" wp14:editId="7C3A15AE">
                <wp:simplePos x="0" y="0"/>
                <wp:positionH relativeFrom="column">
                  <wp:posOffset>2787015</wp:posOffset>
                </wp:positionH>
                <wp:positionV relativeFrom="paragraph">
                  <wp:posOffset>996950</wp:posOffset>
                </wp:positionV>
                <wp:extent cx="923925" cy="9525"/>
                <wp:effectExtent l="0" t="76200" r="9525" b="104775"/>
                <wp:wrapNone/>
                <wp:docPr id="3" name="Straight Arrow Connector 3"/>
                <wp:cNvGraphicFramePr/>
                <a:graphic xmlns:a="http://schemas.openxmlformats.org/drawingml/2006/main">
                  <a:graphicData uri="http://schemas.microsoft.com/office/word/2010/wordprocessingShape">
                    <wps:wsp>
                      <wps:cNvCnPr/>
                      <wps:spPr>
                        <a:xfrm>
                          <a:off x="0" y="0"/>
                          <a:ext cx="9239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9A032C" id="Straight Arrow Connector 3" o:spid="_x0000_s1026" type="#_x0000_t32" style="position:absolute;margin-left:219.45pt;margin-top:78.5pt;width:72.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" strokecolor="#4579b8 [3044]">
                <v:stroke endarrow="open"/>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5B5EAA12" wp14:editId="59AF6A1A">
                <wp:simplePos x="0" y="0"/>
                <wp:positionH relativeFrom="column">
                  <wp:posOffset>1402166</wp:posOffset>
                </wp:positionH>
                <wp:positionV relativeFrom="paragraph">
                  <wp:posOffset>708025</wp:posOffset>
                </wp:positionV>
                <wp:extent cx="1383957" cy="576649"/>
                <wp:effectExtent l="0" t="0" r="26035" b="13970"/>
                <wp:wrapNone/>
                <wp:docPr id="5" name="Diamond 5"/>
                <wp:cNvGraphicFramePr/>
                <a:graphic xmlns:a="http://schemas.openxmlformats.org/drawingml/2006/main">
                  <a:graphicData uri="http://schemas.microsoft.com/office/word/2010/wordprocessingShape">
                    <wps:wsp>
                      <wps:cNvSpPr/>
                      <wps:spPr>
                        <a:xfrm>
                          <a:off x="0" y="0"/>
                          <a:ext cx="1383957" cy="57664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DA31B3">
                            <w:pPr>
                              <w:jc w:val="center"/>
                            </w:pPr>
                            <w:r>
                              <w:t>T</w:t>
                            </w:r>
                            <w:r>
                              <w:rPr>
                                <w:rFonts w:hint="eastAsia"/>
                              </w:rPr>
                              <w:t>op_dir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EAA12" id="Diamond 5" o:spid="_x0000_s1063" type="#_x0000_t4" style="position:absolute;margin-left:110.4pt;margin-top:55.75pt;width:108.95pt;height:4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" fillcolor="#4f81bd [3204]" strokecolor="#243f60 [1604]" strokeweight="2pt">
                <v:textbox>
                  <w:txbxContent>
                    <w:p w:rsidR="00434F12" w:rsidRDefault="00434F12" w:rsidP="00DA31B3">
                      <w:pPr>
                        <w:jc w:val="center"/>
                      </w:pPr>
                      <w:r>
                        <w:t>T</w:t>
                      </w:r>
                      <w:r>
                        <w:rPr>
                          <w:rFonts w:hint="eastAsia"/>
                        </w:rPr>
                        <w:t>op_dir</w:t>
                      </w:r>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3986410F" wp14:editId="6E7ABF94">
                <wp:simplePos x="0" y="0"/>
                <wp:positionH relativeFrom="column">
                  <wp:posOffset>2094470</wp:posOffset>
                </wp:positionH>
                <wp:positionV relativeFrom="paragraph">
                  <wp:posOffset>428350</wp:posOffset>
                </wp:positionV>
                <wp:extent cx="8238" cy="280104"/>
                <wp:effectExtent l="76200" t="0" r="68580" b="62865"/>
                <wp:wrapNone/>
                <wp:docPr id="2" name="Straight Arrow Connector 2"/>
                <wp:cNvGraphicFramePr/>
                <a:graphic xmlns:a="http://schemas.openxmlformats.org/drawingml/2006/main">
                  <a:graphicData uri="http://schemas.microsoft.com/office/word/2010/wordprocessingShape">
                    <wps:wsp>
                      <wps:cNvCnPr/>
                      <wps:spPr>
                        <a:xfrm>
                          <a:off x="0" y="0"/>
                          <a:ext cx="8238" cy="2801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537BC" id="Straight Arrow Connector 2" o:spid="_x0000_s1026" type="#_x0000_t32" style="position:absolute;margin-left:164.9pt;margin-top:33.75pt;width:.65pt;height:22.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" strokecolor="#4579b8 [3044]">
                <v:stroke endarrow="open"/>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76147684" wp14:editId="0A139992">
                <wp:simplePos x="0" y="0"/>
                <wp:positionH relativeFrom="column">
                  <wp:posOffset>1493108</wp:posOffset>
                </wp:positionH>
                <wp:positionV relativeFrom="paragraph">
                  <wp:posOffset>131805</wp:posOffset>
                </wp:positionV>
                <wp:extent cx="1178011" cy="296563"/>
                <wp:effectExtent l="0" t="0" r="22225" b="27305"/>
                <wp:wrapNone/>
                <wp:docPr id="1" name="Rectangle 1"/>
                <wp:cNvGraphicFramePr/>
                <a:graphic xmlns:a="http://schemas.openxmlformats.org/drawingml/2006/main">
                  <a:graphicData uri="http://schemas.microsoft.com/office/word/2010/wordprocessingShape">
                    <wps:wsp>
                      <wps:cNvSpPr/>
                      <wps:spPr>
                        <a:xfrm>
                          <a:off x="0" y="0"/>
                          <a:ext cx="1178011" cy="296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DA31B3">
                            <w:pPr>
                              <w:jc w:val="center"/>
                            </w:pPr>
                            <w:r>
                              <w:rPr>
                                <w:rFonts w:hint="eastAsia"/>
                              </w:rPr>
                              <w:t>Begin find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147684" id="Rectangle 1" o:spid="_x0000_s1064" style="position:absolute;margin-left:117.55pt;margin-top:10.4pt;width:92.75pt;height:23.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" fillcolor="#4f81bd [3204]" strokecolor="#243f60 [1604]" strokeweight="2pt">
                <v:textbox>
                  <w:txbxContent>
                    <w:p w:rsidR="00434F12" w:rsidRDefault="00434F12" w:rsidP="00DA31B3">
                      <w:pPr>
                        <w:jc w:val="center"/>
                      </w:pPr>
                      <w:r>
                        <w:rPr>
                          <w:rFonts w:hint="eastAsia"/>
                        </w:rPr>
                        <w:t>Begin find case</w:t>
                      </w:r>
                    </w:p>
                  </w:txbxContent>
                </v:textbox>
              </v:rect>
            </w:pict>
          </mc:Fallback>
        </mc:AlternateContent>
      </w:r>
      <w:r>
        <w:rPr>
          <w:rFonts w:hint="eastAsia"/>
        </w:rPr>
        <w:t xml:space="preserve">                      </w:t>
      </w:r>
    </w:p>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p w:rsidR="00DA31B3" w:rsidRDefault="00DA31B3" w:rsidP="00DA31B3">
      <w:r>
        <w:rPr>
          <w:noProof/>
        </w:rPr>
        <mc:AlternateContent>
          <mc:Choice Requires="wps">
            <w:drawing>
              <wp:anchor distT="0" distB="0" distL="114300" distR="114300" simplePos="0" relativeHeight="251679744" behindDoc="0" locked="0" layoutInCell="1" allowOverlap="1" wp14:anchorId="2CF73402" wp14:editId="2292EC85">
                <wp:simplePos x="0" y="0"/>
                <wp:positionH relativeFrom="column">
                  <wp:posOffset>1048385</wp:posOffset>
                </wp:positionH>
                <wp:positionV relativeFrom="paragraph">
                  <wp:posOffset>548640</wp:posOffset>
                </wp:positionV>
                <wp:extent cx="2095500" cy="860425"/>
                <wp:effectExtent l="0" t="0" r="19050" b="15875"/>
                <wp:wrapNone/>
                <wp:docPr id="21" name="Rounded Rectangle 21"/>
                <wp:cNvGraphicFramePr/>
                <a:graphic xmlns:a="http://schemas.openxmlformats.org/drawingml/2006/main">
                  <a:graphicData uri="http://schemas.microsoft.com/office/word/2010/wordprocessingShape">
                    <wps:wsp>
                      <wps:cNvSpPr/>
                      <wps:spPr>
                        <a:xfrm>
                          <a:off x="0" y="0"/>
                          <a:ext cx="2095500" cy="860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4F12" w:rsidRDefault="00434F12" w:rsidP="00DA31B3">
                            <w:pPr>
                              <w:jc w:val="center"/>
                            </w:pPr>
                            <w:r>
                              <w:t>F</w:t>
                            </w:r>
                            <w:r>
                              <w:rPr>
                                <w:rFonts w:hint="eastAsia"/>
                              </w:rPr>
                              <w:t>ind all cases located as:</w:t>
                            </w:r>
                          </w:p>
                          <w:p w:rsidR="00434F12" w:rsidRDefault="00434F12" w:rsidP="00DA31B3">
                            <w:pPr>
                              <w:jc w:val="center"/>
                            </w:pPr>
                            <w:r>
                              <w:t>T</w:t>
                            </w:r>
                            <w:r>
                              <w:rPr>
                                <w:rFonts w:hint="eastAsia"/>
                              </w:rPr>
                              <w:t xml:space="preserve">op_dir/suite_name/suite_content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F73402" id="Rounded Rectangle 21" o:spid="_x0000_s1065" style="position:absolute;margin-left:82.55pt;margin-top:43.2pt;width:165pt;height:6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" fillcolor="#4f81bd [3204]" strokecolor="#243f60 [1604]" strokeweight="2pt">
                <v:textbox>
                  <w:txbxContent>
                    <w:p w:rsidR="00434F12" w:rsidRDefault="00434F12" w:rsidP="00DA31B3">
                      <w:pPr>
                        <w:jc w:val="center"/>
                      </w:pPr>
                      <w:r>
                        <w:t>F</w:t>
                      </w:r>
                      <w:r>
                        <w:rPr>
                          <w:rFonts w:hint="eastAsia"/>
                        </w:rPr>
                        <w:t>ind all cases located as:</w:t>
                      </w:r>
                    </w:p>
                    <w:p w:rsidR="00434F12" w:rsidRDefault="00434F12" w:rsidP="00DA31B3">
                      <w:pPr>
                        <w:jc w:val="center"/>
                      </w:pPr>
                      <w:r>
                        <w:t>T</w:t>
                      </w:r>
                      <w:r>
                        <w:rPr>
                          <w:rFonts w:hint="eastAsia"/>
                        </w:rPr>
                        <w:t xml:space="preserve">op_dir/suite_name/suite_content </w:t>
                      </w:r>
                    </w:p>
                  </w:txbxContent>
                </v:textbox>
              </v:roundrect>
            </w:pict>
          </mc:Fallback>
        </mc:AlternateContent>
      </w: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p>
    <w:p w:rsidR="00DA31B3" w:rsidRDefault="00DA31B3" w:rsidP="00DA31B3">
      <w:pPr>
        <w:rPr>
          <w:color w:val="FF0000"/>
        </w:rPr>
      </w:pPr>
      <w:r w:rsidRPr="00FB5503">
        <w:rPr>
          <w:rFonts w:hint="eastAsia"/>
          <w:color w:val="FF0000"/>
        </w:rPr>
        <w:t>[1]</w:t>
      </w:r>
    </w:p>
    <w:p w:rsidR="00DA31B3" w:rsidRPr="00FB5503" w:rsidRDefault="00DA31B3" w:rsidP="00DA31B3">
      <w:pPr>
        <w:rPr>
          <w:i/>
          <w:color w:val="000000" w:themeColor="text1"/>
        </w:rPr>
      </w:pPr>
      <w:r>
        <w:rPr>
          <w:rFonts w:hint="eastAsia"/>
          <w:color w:val="FF0000"/>
        </w:rPr>
        <w:lastRenderedPageBreak/>
        <w:tab/>
      </w:r>
      <w:r w:rsidRPr="00F556E7">
        <w:rPr>
          <w:rFonts w:hint="eastAsia"/>
          <w:i/>
          <w:color w:val="548DD4" w:themeColor="text2" w:themeTint="99"/>
        </w:rPr>
        <w:t>In the script, I will iterate the directory, find any sub-</w:t>
      </w:r>
      <w:r>
        <w:rPr>
          <w:rFonts w:hint="eastAsia"/>
          <w:i/>
          <w:color w:val="548DD4" w:themeColor="text2" w:themeTint="99"/>
        </w:rPr>
        <w:t>directory that contain info or par/ldf</w:t>
      </w:r>
      <w:r w:rsidRPr="00F556E7">
        <w:rPr>
          <w:rFonts w:hint="eastAsia"/>
          <w:i/>
          <w:color w:val="548DD4" w:themeColor="text2" w:themeTint="99"/>
        </w:rPr>
        <w:t xml:space="preserve"> file. If the script finds</w:t>
      </w:r>
      <w:r>
        <w:rPr>
          <w:rFonts w:hint="eastAsia"/>
          <w:i/>
          <w:color w:val="548DD4" w:themeColor="text2" w:themeTint="99"/>
        </w:rPr>
        <w:t xml:space="preserve"> a directory contains info or par/ldf</w:t>
      </w:r>
      <w:r w:rsidRPr="00F556E7">
        <w:rPr>
          <w:rFonts w:hint="eastAsia"/>
          <w:i/>
          <w:color w:val="548DD4" w:themeColor="text2" w:themeTint="99"/>
        </w:rPr>
        <w:t xml:space="preserve"> file, the directory will be the case directory.</w:t>
      </w:r>
    </w:p>
    <w:p w:rsidR="00DA31B3" w:rsidRDefault="00DA31B3" w:rsidP="00DA31B3"/>
    <w:p w:rsidR="00DA31B3" w:rsidRDefault="00DA31B3" w:rsidP="00DA31B3">
      <w:r>
        <w:rPr>
          <w:rFonts w:hint="eastAsia"/>
        </w:rPr>
        <w:t xml:space="preserve">--lattice: </w:t>
      </w:r>
      <w:r>
        <w:t>the</w:t>
      </w:r>
      <w:r>
        <w:rPr>
          <w:rFonts w:hint="eastAsia"/>
        </w:rPr>
        <w:t xml:space="preserve"> tool will add run_lattice.py in the signal case running command</w:t>
      </w:r>
    </w:p>
    <w:p w:rsidR="00DA31B3" w:rsidRDefault="00DA31B3" w:rsidP="00DA31B3">
      <w:r>
        <w:rPr>
          <w:rFonts w:hint="eastAsia"/>
        </w:rPr>
        <w:t xml:space="preserve">--check: the tool will add check.py in the signal case </w:t>
      </w:r>
      <w:r>
        <w:t>running</w:t>
      </w:r>
      <w:r>
        <w:rPr>
          <w:rFonts w:hint="eastAsia"/>
        </w:rPr>
        <w:t xml:space="preserve"> </w:t>
      </w:r>
      <w:r>
        <w:t>command</w:t>
      </w:r>
      <w:r>
        <w:rPr>
          <w:rFonts w:hint="eastAsia"/>
        </w:rPr>
        <w:t>.</w:t>
      </w:r>
    </w:p>
    <w:p w:rsidR="00DA31B3" w:rsidRDefault="00DA31B3" w:rsidP="00DA31B3">
      <w:r>
        <w:rPr>
          <w:rFonts w:hint="eastAsia"/>
        </w:rPr>
        <w:t xml:space="preserve">--options: all the options that you </w:t>
      </w:r>
      <w:r>
        <w:t>added</w:t>
      </w:r>
      <w:r>
        <w:rPr>
          <w:rFonts w:hint="eastAsia"/>
        </w:rPr>
        <w:t xml:space="preserve"> to the scripts you run the cases.</w:t>
      </w:r>
    </w:p>
    <w:p w:rsidR="00DA31B3" w:rsidRDefault="00DA31B3" w:rsidP="00DA31B3">
      <w:r>
        <w:rPr>
          <w:rFonts w:hint="eastAsia"/>
        </w:rPr>
        <w:t xml:space="preserve">       </w:t>
      </w:r>
      <w:r>
        <w:t>Y</w:t>
      </w:r>
      <w:r>
        <w:rPr>
          <w:rFonts w:hint="eastAsia"/>
        </w:rPr>
        <w:t>ou don</w:t>
      </w:r>
      <w:r>
        <w:t>’</w:t>
      </w:r>
      <w:r>
        <w:rPr>
          <w:rFonts w:hint="eastAsia"/>
        </w:rPr>
        <w:t>t have to add python run_lattice.py or python check.py at here.</w:t>
      </w:r>
    </w:p>
    <w:p w:rsidR="00DA31B3" w:rsidRDefault="00DA31B3" w:rsidP="00DA31B3">
      <w:r>
        <w:rPr>
          <w:rFonts w:hint="eastAsia"/>
        </w:rPr>
        <w:tab/>
        <w:t xml:space="preserve">   You have to write the full command you run the cases.</w:t>
      </w:r>
    </w:p>
    <w:p w:rsidR="00DA31B3" w:rsidRDefault="00DA31B3" w:rsidP="00DA31B3">
      <w:r>
        <w:rPr>
          <w:rFonts w:hint="eastAsia"/>
        </w:rPr>
        <w:t xml:space="preserve">       When you write this option, you have to keep in mind that you have to write all </w:t>
      </w:r>
      <w:r>
        <w:t>the</w:t>
      </w:r>
      <w:r>
        <w:rPr>
          <w:rFonts w:hint="eastAsia"/>
        </w:rPr>
        <w:t xml:space="preserve"> </w:t>
      </w:r>
      <w:r>
        <w:t>options</w:t>
      </w:r>
      <w:r>
        <w:rPr>
          <w:rFonts w:hint="eastAsia"/>
        </w:rPr>
        <w:t xml:space="preserve"> run your script but not write </w:t>
      </w:r>
      <w:r>
        <w:t>–</w:t>
      </w:r>
      <w:r>
        <w:rPr>
          <w:rFonts w:hint="eastAsia"/>
        </w:rPr>
        <w:t xml:space="preserve">design=**, as </w:t>
      </w:r>
      <w:r>
        <w:t>–</w:t>
      </w:r>
      <w:r>
        <w:rPr>
          <w:rFonts w:hint="eastAsia"/>
        </w:rPr>
        <w:t xml:space="preserve">design will be added by the tool. </w:t>
      </w:r>
    </w:p>
    <w:p w:rsidR="00DA31B3" w:rsidRDefault="00DA31B3" w:rsidP="00DA31B3">
      <w:r>
        <w:rPr>
          <w:rFonts w:hint="eastAsia"/>
        </w:rPr>
        <w:t xml:space="preserve">--process:  </w:t>
      </w:r>
      <w:r>
        <w:t>the</w:t>
      </w:r>
      <w:r>
        <w:rPr>
          <w:rFonts w:hint="eastAsia"/>
        </w:rPr>
        <w:t xml:space="preserve"> tool will run the cases with mulit-process and the process number you specified.</w:t>
      </w:r>
    </w:p>
    <w:p w:rsidR="00DA31B3" w:rsidRDefault="00DA31B3" w:rsidP="00DA31B3">
      <w:pPr>
        <w:ind w:left="990" w:hangingChars="450" w:hanging="990"/>
      </w:pPr>
      <w:r>
        <w:rPr>
          <w:rFonts w:hint="eastAsia"/>
        </w:rPr>
        <w:t xml:space="preserve">--timeout: This option used to kill the sub-process if the </w:t>
      </w:r>
      <w:r>
        <w:t xml:space="preserve">running time is longer than </w:t>
      </w:r>
      <w:r>
        <w:rPr>
          <w:rFonts w:hint="eastAsia"/>
        </w:rPr>
        <w:t>set value</w:t>
      </w:r>
      <w:r>
        <w:t>.</w:t>
      </w:r>
      <w:r>
        <w:rPr>
          <w:rFonts w:hint="eastAsia"/>
        </w:rPr>
        <w:t xml:space="preserve"> </w:t>
      </w:r>
      <w:r>
        <w:t>T</w:t>
      </w:r>
      <w:r>
        <w:rPr>
          <w:rFonts w:hint="eastAsia"/>
        </w:rPr>
        <w:t>he default is 5 hours.</w:t>
      </w:r>
    </w:p>
    <w:p w:rsidR="00DA31B3" w:rsidRPr="00B7595F" w:rsidRDefault="00DA31B3" w:rsidP="00DA31B3"/>
    <w:p w:rsidR="00DA31B3" w:rsidRDefault="00DA31B3" w:rsidP="00DA31B3">
      <w:r>
        <w:rPr>
          <w:rFonts w:hint="eastAsia"/>
        </w:rPr>
        <w:t xml:space="preserve">--cmd-file: write partial command in --options into a file. </w:t>
      </w:r>
    </w:p>
    <w:p w:rsidR="00DA31B3" w:rsidRDefault="00DA31B3" w:rsidP="00DA31B3">
      <w:r>
        <w:rPr>
          <w:rFonts w:hint="eastAsia"/>
        </w:rPr>
        <w:tab/>
        <w:t>Example:</w:t>
      </w:r>
    </w:p>
    <w:p w:rsidR="00DA31B3" w:rsidRDefault="00DA31B3" w:rsidP="00DA31B3">
      <w:r>
        <w:rPr>
          <w:rFonts w:hint="eastAsia"/>
        </w:rPr>
        <w:t xml:space="preserve">        </w:t>
      </w:r>
      <w:r w:rsidRPr="00FE6B44">
        <w:t>suite_support.py  --top-dir=./ --lattice  --suite-file=try.txt --suite-name=ss --cmd-file=aa.txt</w:t>
      </w:r>
    </w:p>
    <w:p w:rsidR="00DA31B3" w:rsidRDefault="00DA31B3" w:rsidP="00DA31B3">
      <w:r>
        <w:rPr>
          <w:rFonts w:hint="eastAsia"/>
        </w:rPr>
        <w:t>aa.txt:</w:t>
      </w:r>
    </w:p>
    <w:p w:rsidR="00DA31B3" w:rsidRDefault="00DA31B3" w:rsidP="00DA31B3">
      <w:r>
        <w:rPr>
          <w:rFonts w:hint="eastAsia"/>
        </w:rPr>
        <w:tab/>
      </w:r>
      <w:r w:rsidRPr="00FE6B44">
        <w:t>--diamond=C:\lscc\diamond\3.2_x64 --block-lpf</w:t>
      </w:r>
    </w:p>
    <w:p w:rsidR="00DA31B3" w:rsidRDefault="00DA31B3" w:rsidP="00DA31B3">
      <w:pPr>
        <w:ind w:firstLine="435"/>
      </w:pPr>
      <w:r>
        <w:t>Y</w:t>
      </w:r>
      <w:r>
        <w:rPr>
          <w:rFonts w:hint="eastAsia"/>
        </w:rPr>
        <w:t xml:space="preserve">ou can write it different options in </w:t>
      </w:r>
      <w:r>
        <w:t>the</w:t>
      </w:r>
      <w:r>
        <w:rPr>
          <w:rFonts w:hint="eastAsia"/>
        </w:rPr>
        <w:t xml:space="preserve"> same line or multi-lines. </w:t>
      </w:r>
    </w:p>
    <w:p w:rsidR="00DA31B3" w:rsidRDefault="00DA31B3" w:rsidP="00DA31B3">
      <w:pPr>
        <w:ind w:firstLine="435"/>
      </w:pPr>
    </w:p>
    <w:p w:rsidR="00DA31B3" w:rsidRDefault="00DA31B3" w:rsidP="00DA31B3">
      <w:r>
        <w:rPr>
          <w:rFonts w:hint="eastAsia"/>
        </w:rPr>
        <w:t>How to write suite file:</w:t>
      </w:r>
    </w:p>
    <w:p w:rsidR="00DA31B3" w:rsidRDefault="00DA31B3" w:rsidP="00DA31B3">
      <w:pPr>
        <w:tabs>
          <w:tab w:val="left" w:pos="1125"/>
        </w:tabs>
      </w:pPr>
      <w:r>
        <w:rPr>
          <w:rFonts w:hint="eastAsia"/>
          <w:noProof/>
        </w:rPr>
        <mc:AlternateContent>
          <mc:Choice Requires="wps">
            <w:drawing>
              <wp:anchor distT="0" distB="0" distL="114300" distR="114300" simplePos="0" relativeHeight="251680768" behindDoc="0" locked="0" layoutInCell="1" allowOverlap="1" wp14:anchorId="79888234" wp14:editId="04F80792">
                <wp:simplePos x="0" y="0"/>
                <wp:positionH relativeFrom="column">
                  <wp:posOffset>397869</wp:posOffset>
                </wp:positionH>
                <wp:positionV relativeFrom="paragraph">
                  <wp:posOffset>14605</wp:posOffset>
                </wp:positionV>
                <wp:extent cx="2693773" cy="1193606"/>
                <wp:effectExtent l="0" t="0" r="11430" b="26035"/>
                <wp:wrapNone/>
                <wp:docPr id="22" name="Rectangle 22"/>
                <wp:cNvGraphicFramePr/>
                <a:graphic xmlns:a="http://schemas.openxmlformats.org/drawingml/2006/main">
                  <a:graphicData uri="http://schemas.microsoft.com/office/word/2010/wordprocessingShape">
                    <wps:wsp>
                      <wps:cNvSpPr/>
                      <wps:spPr>
                        <a:xfrm>
                          <a:off x="0" y="0"/>
                          <a:ext cx="2693773" cy="1193606"/>
                        </a:xfrm>
                        <a:prstGeom prst="rect">
                          <a:avLst/>
                        </a:prstGeom>
                        <a:solidFill>
                          <a:schemeClr val="accent1">
                            <a:alpha val="6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73DA00" id="Rectangle 22" o:spid="_x0000_s1026" style="position:absolute;margin-left:31.35pt;margin-top:1.15pt;width:212.1pt;height: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" fillcolor="#4f81bd [3204]" strokecolor="#243f60 [1604]" strokeweight="2pt">
                <v:fill opacity="3855f"/>
              </v:rect>
            </w:pict>
          </mc:Fallback>
        </mc:AlternateContent>
      </w:r>
      <w:r>
        <w:rPr>
          <w:rFonts w:hint="eastAsia"/>
        </w:rPr>
        <w:tab/>
      </w:r>
      <w:r w:rsidRPr="001E1F87">
        <w:rPr>
          <w:rFonts w:hint="eastAsia"/>
          <w:b/>
        </w:rPr>
        <w:t>[suite_name1</w:t>
      </w:r>
      <w:r>
        <w:rPr>
          <w:rFonts w:hint="eastAsia"/>
        </w:rPr>
        <w:t>]  suite options</w:t>
      </w:r>
    </w:p>
    <w:p w:rsidR="00DA31B3" w:rsidRDefault="00DA31B3" w:rsidP="00DA31B3">
      <w:pPr>
        <w:tabs>
          <w:tab w:val="left" w:pos="1125"/>
        </w:tabs>
      </w:pPr>
      <w:r>
        <w:rPr>
          <w:rFonts w:hint="eastAsia"/>
        </w:rPr>
        <w:tab/>
      </w:r>
      <w:r>
        <w:t>C</w:t>
      </w:r>
      <w:r>
        <w:rPr>
          <w:rFonts w:hint="eastAsia"/>
        </w:rPr>
        <w:t>ase_name1  case_options</w:t>
      </w:r>
    </w:p>
    <w:p w:rsidR="00DA31B3" w:rsidRDefault="00DA31B3" w:rsidP="00DA31B3">
      <w:pPr>
        <w:tabs>
          <w:tab w:val="left" w:pos="1125"/>
        </w:tabs>
      </w:pPr>
      <w:r>
        <w:rPr>
          <w:rFonts w:hint="eastAsia"/>
        </w:rPr>
        <w:tab/>
      </w:r>
      <w:r>
        <w:t>C</w:t>
      </w:r>
      <w:r>
        <w:rPr>
          <w:rFonts w:hint="eastAsia"/>
        </w:rPr>
        <w:t>ase_name2  case_options</w:t>
      </w:r>
    </w:p>
    <w:p w:rsidR="00DA31B3" w:rsidRDefault="00DA31B3" w:rsidP="00DA31B3">
      <w:pPr>
        <w:tabs>
          <w:tab w:val="left" w:pos="1125"/>
        </w:tabs>
      </w:pPr>
      <w:r>
        <w:rPr>
          <w:rFonts w:hint="eastAsia"/>
        </w:rPr>
        <w:tab/>
      </w:r>
      <w:r>
        <w:t>…</w:t>
      </w:r>
    </w:p>
    <w:p w:rsidR="00DA31B3" w:rsidRDefault="00DA31B3" w:rsidP="00DA31B3">
      <w:pPr>
        <w:tabs>
          <w:tab w:val="left" w:pos="1125"/>
        </w:tabs>
      </w:pPr>
      <w:r>
        <w:rPr>
          <w:rFonts w:hint="eastAsia"/>
        </w:rPr>
        <w:tab/>
        <w:t>[</w:t>
      </w:r>
      <w:r w:rsidRPr="001E1F87">
        <w:rPr>
          <w:rFonts w:hint="eastAsia"/>
          <w:b/>
        </w:rPr>
        <w:t>suite_name2</w:t>
      </w:r>
      <w:r>
        <w:rPr>
          <w:rFonts w:hint="eastAsia"/>
        </w:rPr>
        <w:t>]  suite options</w:t>
      </w:r>
    </w:p>
    <w:p w:rsidR="00DA31B3" w:rsidRDefault="00DA31B3" w:rsidP="00DA31B3">
      <w:pPr>
        <w:tabs>
          <w:tab w:val="left" w:pos="1125"/>
        </w:tabs>
      </w:pPr>
      <w:r>
        <w:rPr>
          <w:rFonts w:hint="eastAsia"/>
        </w:rPr>
        <w:tab/>
      </w:r>
      <w:r>
        <w:t>C</w:t>
      </w:r>
      <w:r>
        <w:rPr>
          <w:rFonts w:hint="eastAsia"/>
        </w:rPr>
        <w:t>ase_name1  case_options</w:t>
      </w:r>
    </w:p>
    <w:p w:rsidR="00DA31B3" w:rsidRDefault="00DA31B3" w:rsidP="00DA31B3">
      <w:pPr>
        <w:tabs>
          <w:tab w:val="left" w:pos="1125"/>
        </w:tabs>
      </w:pPr>
      <w:r>
        <w:rPr>
          <w:rFonts w:hint="eastAsia"/>
        </w:rPr>
        <w:tab/>
      </w:r>
      <w:r>
        <w:t>C</w:t>
      </w:r>
      <w:r>
        <w:rPr>
          <w:rFonts w:hint="eastAsia"/>
        </w:rPr>
        <w:t>ase_name2  case_options</w:t>
      </w:r>
    </w:p>
    <w:p w:rsidR="00DA31B3" w:rsidRDefault="00DA31B3" w:rsidP="00DA31B3">
      <w:pPr>
        <w:tabs>
          <w:tab w:val="left" w:pos="1125"/>
        </w:tabs>
      </w:pPr>
      <w:r>
        <w:rPr>
          <w:rFonts w:hint="eastAsia"/>
        </w:rPr>
        <w:t>Example:</w:t>
      </w:r>
    </w:p>
    <w:p w:rsidR="00DA31B3" w:rsidRDefault="00DA31B3" w:rsidP="00DA31B3">
      <w:pPr>
        <w:tabs>
          <w:tab w:val="left" w:pos="1125"/>
        </w:tabs>
      </w:pPr>
      <w:r>
        <w:rPr>
          <w:rFonts w:hint="eastAsia"/>
          <w:noProof/>
        </w:rPr>
        <mc:AlternateContent>
          <mc:Choice Requires="wps">
            <w:drawing>
              <wp:anchor distT="0" distB="0" distL="114300" distR="114300" simplePos="0" relativeHeight="251681792" behindDoc="0" locked="0" layoutInCell="1" allowOverlap="1" wp14:anchorId="3A471720" wp14:editId="544EEB1C">
                <wp:simplePos x="0" y="0"/>
                <wp:positionH relativeFrom="column">
                  <wp:posOffset>397476</wp:posOffset>
                </wp:positionH>
                <wp:positionV relativeFrom="paragraph">
                  <wp:posOffset>9474</wp:posOffset>
                </wp:positionV>
                <wp:extent cx="2693670" cy="906162"/>
                <wp:effectExtent l="0" t="0" r="11430" b="27305"/>
                <wp:wrapNone/>
                <wp:docPr id="23" name="Rectangle 23"/>
                <wp:cNvGraphicFramePr/>
                <a:graphic xmlns:a="http://schemas.openxmlformats.org/drawingml/2006/main">
                  <a:graphicData uri="http://schemas.microsoft.com/office/word/2010/wordprocessingShape">
                    <wps:wsp>
                      <wps:cNvSpPr/>
                      <wps:spPr>
                        <a:xfrm>
                          <a:off x="0" y="0"/>
                          <a:ext cx="2693670" cy="906162"/>
                        </a:xfrm>
                        <a:prstGeom prst="rect">
                          <a:avLst/>
                        </a:prstGeom>
                        <a:solidFill>
                          <a:schemeClr val="accent1">
                            <a:alpha val="6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B6AFFF" id="Rectangle 23" o:spid="_x0000_s1026" style="position:absolute;margin-left:31.3pt;margin-top:.75pt;width:212.1pt;height:71.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" fillcolor="#4f81bd [3204]" strokecolor="#243f60 [1604]" strokeweight="2pt">
                <v:fill opacity="3855f"/>
              </v:rect>
            </w:pict>
          </mc:Fallback>
        </mc:AlternateContent>
      </w:r>
      <w:r>
        <w:rPr>
          <w:rFonts w:hint="eastAsia"/>
        </w:rPr>
        <w:tab/>
      </w:r>
      <w:r>
        <w:t>[suite]    --run-export-bitstream</w:t>
      </w:r>
    </w:p>
    <w:p w:rsidR="00DA31B3" w:rsidRDefault="00DA31B3" w:rsidP="00DA31B3">
      <w:pPr>
        <w:tabs>
          <w:tab w:val="left" w:pos="1125"/>
        </w:tabs>
      </w:pPr>
      <w:r>
        <w:rPr>
          <w:rFonts w:hint="eastAsia"/>
        </w:rPr>
        <w:tab/>
      </w:r>
      <w:r>
        <w:t>24_preserve_xo2_jtag</w:t>
      </w:r>
      <w:r>
        <w:rPr>
          <w:rFonts w:hint="eastAsia"/>
        </w:rPr>
        <w:t xml:space="preserve"> </w:t>
      </w:r>
      <w:r>
        <w:t>–</w:t>
      </w:r>
      <w:r>
        <w:rPr>
          <w:rFonts w:hint="eastAsia"/>
        </w:rPr>
        <w:t>run-map-par</w:t>
      </w:r>
    </w:p>
    <w:p w:rsidR="00DA31B3" w:rsidRDefault="00DA31B3" w:rsidP="00DA31B3">
      <w:pPr>
        <w:tabs>
          <w:tab w:val="left" w:pos="1125"/>
        </w:tabs>
      </w:pPr>
      <w:r>
        <w:rPr>
          <w:rFonts w:hint="eastAsia"/>
        </w:rPr>
        <w:tab/>
      </w:r>
      <w:r>
        <w:t>22_wake_on_lock/sys_config_ecp3</w:t>
      </w:r>
    </w:p>
    <w:p w:rsidR="00DA31B3" w:rsidRDefault="00DA31B3" w:rsidP="00DA31B3">
      <w:pPr>
        <w:tabs>
          <w:tab w:val="left" w:pos="1125"/>
        </w:tabs>
      </w:pPr>
      <w:r>
        <w:rPr>
          <w:rFonts w:hint="eastAsia"/>
        </w:rPr>
        <w:tab/>
      </w:r>
      <w:r>
        <w:t>23_wake_up/sys_config_ecp3</w:t>
      </w:r>
    </w:p>
    <w:p w:rsidR="00DA31B3" w:rsidRPr="00772FB8" w:rsidRDefault="00DA31B3" w:rsidP="00DA31B3"/>
    <w:p w:rsidR="00DA31B3" w:rsidRPr="00CE3851" w:rsidRDefault="00DA31B3" w:rsidP="00DA31B3"/>
    <w:p w:rsidR="00DA31B3" w:rsidRDefault="00DA31B3" w:rsidP="00DA31B3">
      <w:r>
        <w:t>R</w:t>
      </w:r>
      <w:r>
        <w:rPr>
          <w:rFonts w:hint="eastAsia"/>
        </w:rPr>
        <w:t>eference:</w:t>
      </w:r>
    </w:p>
    <w:p w:rsidR="00DA31B3" w:rsidRDefault="00DA31B3" w:rsidP="00DA31B3">
      <w:r>
        <w:rPr>
          <w:rFonts w:hint="eastAsia"/>
        </w:rPr>
        <w:tab/>
        <w:t>Develop demo:</w:t>
      </w:r>
    </w:p>
    <w:p w:rsidR="00DA31B3" w:rsidRPr="00F91AA0" w:rsidRDefault="00DA31B3" w:rsidP="00DA31B3"/>
    <w:p w:rsidR="00DA31B3" w:rsidRPr="00F77649" w:rsidRDefault="00DA31B3" w:rsidP="00DA31B3">
      <w:pPr>
        <w:rPr>
          <w:color w:val="948A54" w:themeColor="background2" w:themeShade="80"/>
        </w:rPr>
      </w:pPr>
      <w:r w:rsidRPr="00F77649">
        <w:rPr>
          <w:color w:val="948A54" w:themeColor="background2" w:themeShade="80"/>
        </w:rPr>
        <w:t>D:\Python27\python trunk\tools\scan_report\tools\suite_support\suite_support.py --top-dir=suite --latti</w:t>
      </w:r>
      <w:r>
        <w:rPr>
          <w:color w:val="948A54" w:themeColor="background2" w:themeShade="80"/>
        </w:rPr>
        <w:t>ce  --options="</w:t>
      </w:r>
      <w:r w:rsidRPr="00F77649">
        <w:rPr>
          <w:color w:val="948A54" w:themeColor="background2" w:themeShade="80"/>
        </w:rPr>
        <w:t>--report=aa.csv</w:t>
      </w:r>
      <w:r>
        <w:rPr>
          <w:rFonts w:hint="eastAsia"/>
          <w:color w:val="948A54" w:themeColor="background2" w:themeShade="80"/>
        </w:rPr>
        <w:t xml:space="preserve"> </w:t>
      </w:r>
      <w:r w:rsidRPr="00F77649">
        <w:rPr>
          <w:color w:val="948A54" w:themeColor="background2" w:themeShade="80"/>
        </w:rPr>
        <w:t>--report-path=C:\Users\yzhao1\Desktop\alcatel42 "</w:t>
      </w:r>
    </w:p>
    <w:p w:rsidR="00DA31B3" w:rsidRPr="00F77649" w:rsidRDefault="00DA31B3" w:rsidP="00DA31B3">
      <w:pPr>
        <w:rPr>
          <w:color w:val="948A54" w:themeColor="background2" w:themeShade="80"/>
        </w:rPr>
      </w:pPr>
      <w:r w:rsidRPr="00F77649">
        <w:rPr>
          <w:color w:val="948A54" w:themeColor="background2" w:themeShade="80"/>
        </w:rPr>
        <w:t>D:\Python27\python trunk\tools\scan_report\tools\suite_support\suite_support.py --top-dir=C:\Users\yzhao1\Desktop\suite_test1 --suite-file=case_list.ini  --lattice  --options=" --diamond=C:\lscc\diamond\3.2_x64 --synthesis=synplify"</w:t>
      </w:r>
    </w:p>
    <w:p w:rsidR="00DA31B3" w:rsidRDefault="00DA31B3" w:rsidP="00DA31B3">
      <w:pPr>
        <w:rPr>
          <w:ins w:id="1491" w:author="Jason Wang" w:date="2014-08-15T16:50:00Z"/>
          <w:color w:val="948A54" w:themeColor="background2" w:themeShade="80"/>
        </w:rPr>
      </w:pPr>
      <w:r w:rsidRPr="00C32E78">
        <w:rPr>
          <w:color w:val="948A54" w:themeColor="background2" w:themeShade="80"/>
        </w:rPr>
        <w:t>python D:\test_dir\bchen_regression\D3_2\dd\BE_14_Preference\merge\tools\scan_report\tools\suite_support\suite_support.py --suite-file=case_list.ini --suite-name=03_PIO --top-dir=03_PIO</w:t>
      </w:r>
      <w:r w:rsidRPr="00C32E78">
        <w:t xml:space="preserve"> </w:t>
      </w:r>
      <w:r w:rsidRPr="00F77649">
        <w:rPr>
          <w:color w:val="948A54" w:themeColor="background2" w:themeShade="80"/>
        </w:rPr>
        <w:t>--options="</w:t>
      </w:r>
      <w:r>
        <w:rPr>
          <w:rFonts w:hint="eastAsia"/>
          <w:color w:val="948A54" w:themeColor="background2" w:themeShade="80"/>
        </w:rPr>
        <w:t>python run_delete.py</w:t>
      </w:r>
      <w:r w:rsidRPr="00F77649">
        <w:rPr>
          <w:color w:val="948A54" w:themeColor="background2" w:themeShade="80"/>
        </w:rPr>
        <w:t xml:space="preserve"> --diamond=C:\lscc\diamond\3.2_x64 --synthesis=synplify"</w:t>
      </w:r>
    </w:p>
    <w:p w:rsidR="00061E13" w:rsidRDefault="00061E13" w:rsidP="00061E13">
      <w:pPr>
        <w:rPr>
          <w:ins w:id="1492" w:author="Jason Wang" w:date="2014-08-15T16:50:00Z"/>
        </w:rPr>
      </w:pPr>
      <w:ins w:id="1493" w:author="Jason Wang" w:date="2014-08-15T16:50:00Z">
        <w:r w:rsidRPr="00CC37F0">
          <w:rPr>
            <w:rFonts w:hint="eastAsia"/>
          </w:rPr>
          <w:lastRenderedPageBreak/>
          <w:t>How to write check-conf file:</w:t>
        </w:r>
      </w:ins>
    </w:p>
    <w:p w:rsidR="00061E13" w:rsidRDefault="00061E13" w:rsidP="00061E13">
      <w:pPr>
        <w:rPr>
          <w:ins w:id="1494" w:author="Jason Wang" w:date="2014-08-15T16:50:00Z"/>
        </w:rPr>
      </w:pPr>
      <w:ins w:id="1495" w:author="Jason Wang" w:date="2014-08-15T16:50:00Z">
        <w:r>
          <w:rPr>
            <w:rFonts w:hint="eastAsia"/>
          </w:rPr>
          <w:tab/>
        </w:r>
        <w:r>
          <w:t xml:space="preserve">The </w:t>
        </w:r>
        <w:r>
          <w:rPr>
            <w:rFonts w:hint="eastAsia"/>
          </w:rPr>
          <w:t xml:space="preserve">check-conf file should be a csv file. The first line should be the title line. </w:t>
        </w:r>
        <w:r>
          <w:t>T</w:t>
        </w:r>
        <w:r>
          <w:rPr>
            <w:rFonts w:hint="eastAsia"/>
          </w:rPr>
          <w:t>ill now, we just support check_lines in this way.</w:t>
        </w:r>
      </w:ins>
    </w:p>
    <w:tbl>
      <w:tblPr>
        <w:tblW w:w="913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496" w:author="Jason Wang" w:date="2014-08-15T16:50:00Z">
          <w:tblPr>
            <w:tblW w:w="1324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729"/>
        <w:gridCol w:w="1528"/>
        <w:gridCol w:w="1427"/>
        <w:gridCol w:w="4799"/>
        <w:tblGridChange w:id="1497">
          <w:tblGrid>
            <w:gridCol w:w="1866"/>
            <w:gridCol w:w="1835"/>
            <w:gridCol w:w="1984"/>
            <w:gridCol w:w="7563"/>
          </w:tblGrid>
        </w:tblGridChange>
      </w:tblGrid>
      <w:tr w:rsidR="00061E13" w:rsidRPr="00CC37F0" w:rsidTr="00061E13">
        <w:trPr>
          <w:trHeight w:val="305"/>
          <w:ins w:id="1498" w:author="Jason Wang" w:date="2014-08-15T16:50:00Z"/>
          <w:trPrChange w:id="1499" w:author="Jason Wang" w:date="2014-08-15T16:50:00Z">
            <w:trPr>
              <w:trHeight w:val="270"/>
            </w:trPr>
          </w:trPrChange>
        </w:trPr>
        <w:tc>
          <w:tcPr>
            <w:tcW w:w="1286" w:type="dxa"/>
            <w:shd w:val="clear" w:color="auto" w:fill="auto"/>
            <w:noWrap/>
            <w:vAlign w:val="center"/>
            <w:hideMark/>
            <w:tcPrChange w:id="1500" w:author="Jason Wang" w:date="2014-08-15T16:50:00Z">
              <w:tcPr>
                <w:tcW w:w="1866" w:type="dxa"/>
                <w:shd w:val="clear" w:color="auto" w:fill="auto"/>
                <w:noWrap/>
                <w:vAlign w:val="center"/>
                <w:hideMark/>
              </w:tcPr>
            </w:tcPrChange>
          </w:tcPr>
          <w:p w:rsidR="00061E13" w:rsidRPr="00CC37F0" w:rsidRDefault="00061E13" w:rsidP="00434F12">
            <w:pPr>
              <w:rPr>
                <w:ins w:id="1501" w:author="Jason Wang" w:date="2014-08-15T16:50:00Z"/>
                <w:rFonts w:ascii="宋体" w:eastAsia="宋体" w:hAnsi="宋体" w:cs="宋体"/>
                <w:color w:val="000000"/>
              </w:rPr>
            </w:pPr>
            <w:ins w:id="1502" w:author="Jason Wang" w:date="2014-08-15T16:50:00Z">
              <w:r w:rsidRPr="00CC37F0">
                <w:rPr>
                  <w:rFonts w:ascii="宋体" w:eastAsia="宋体" w:hAnsi="宋体" w:cs="宋体" w:hint="eastAsia"/>
                  <w:color w:val="000000"/>
                </w:rPr>
                <w:t>Case_ID</w:t>
              </w:r>
            </w:ins>
          </w:p>
        </w:tc>
        <w:tc>
          <w:tcPr>
            <w:tcW w:w="1265" w:type="dxa"/>
            <w:shd w:val="clear" w:color="auto" w:fill="auto"/>
            <w:noWrap/>
            <w:vAlign w:val="center"/>
            <w:hideMark/>
            <w:tcPrChange w:id="1503" w:author="Jason Wang" w:date="2014-08-15T16:50:00Z">
              <w:tcPr>
                <w:tcW w:w="1835" w:type="dxa"/>
                <w:shd w:val="clear" w:color="auto" w:fill="auto"/>
                <w:noWrap/>
                <w:vAlign w:val="center"/>
                <w:hideMark/>
              </w:tcPr>
            </w:tcPrChange>
          </w:tcPr>
          <w:p w:rsidR="00061E13" w:rsidRPr="00CC37F0" w:rsidRDefault="00061E13" w:rsidP="00434F12">
            <w:pPr>
              <w:rPr>
                <w:ins w:id="1504" w:author="Jason Wang" w:date="2014-08-15T16:50:00Z"/>
                <w:rFonts w:ascii="宋体" w:eastAsia="宋体" w:hAnsi="宋体" w:cs="宋体"/>
                <w:color w:val="000000"/>
              </w:rPr>
            </w:pPr>
            <w:ins w:id="1505" w:author="Jason Wang" w:date="2014-08-15T16:50:00Z">
              <w:r w:rsidRPr="00CC37F0">
                <w:rPr>
                  <w:rFonts w:ascii="宋体" w:eastAsia="宋体" w:hAnsi="宋体" w:cs="宋体" w:hint="eastAsia"/>
                  <w:color w:val="000000"/>
                </w:rPr>
                <w:t>Check_file</w:t>
              </w:r>
            </w:ins>
          </w:p>
        </w:tc>
        <w:tc>
          <w:tcPr>
            <w:tcW w:w="1367" w:type="dxa"/>
            <w:shd w:val="clear" w:color="auto" w:fill="auto"/>
            <w:noWrap/>
            <w:vAlign w:val="center"/>
            <w:hideMark/>
            <w:tcPrChange w:id="1506" w:author="Jason Wang" w:date="2014-08-15T16:50:00Z">
              <w:tcPr>
                <w:tcW w:w="1984" w:type="dxa"/>
                <w:shd w:val="clear" w:color="auto" w:fill="auto"/>
                <w:noWrap/>
                <w:vAlign w:val="center"/>
                <w:hideMark/>
              </w:tcPr>
            </w:tcPrChange>
          </w:tcPr>
          <w:p w:rsidR="00061E13" w:rsidRPr="00CC37F0" w:rsidRDefault="00061E13" w:rsidP="00434F12">
            <w:pPr>
              <w:rPr>
                <w:ins w:id="1507" w:author="Jason Wang" w:date="2014-08-15T16:50:00Z"/>
                <w:rFonts w:ascii="宋体" w:eastAsia="宋体" w:hAnsi="宋体" w:cs="宋体"/>
                <w:color w:val="000000"/>
              </w:rPr>
            </w:pPr>
            <w:ins w:id="1508" w:author="Jason Wang" w:date="2014-08-15T16:50:00Z">
              <w:r w:rsidRPr="00CC37F0">
                <w:rPr>
                  <w:rFonts w:ascii="宋体" w:eastAsia="宋体" w:hAnsi="宋体" w:cs="宋体" w:hint="eastAsia"/>
                  <w:color w:val="000000"/>
                </w:rPr>
                <w:t>Check_method</w:t>
              </w:r>
            </w:ins>
          </w:p>
        </w:tc>
        <w:tc>
          <w:tcPr>
            <w:tcW w:w="5212" w:type="dxa"/>
            <w:shd w:val="clear" w:color="auto" w:fill="auto"/>
            <w:noWrap/>
            <w:vAlign w:val="center"/>
            <w:hideMark/>
            <w:tcPrChange w:id="1509" w:author="Jason Wang" w:date="2014-08-15T16:50:00Z">
              <w:tcPr>
                <w:tcW w:w="7563" w:type="dxa"/>
                <w:shd w:val="clear" w:color="auto" w:fill="auto"/>
                <w:noWrap/>
                <w:vAlign w:val="center"/>
                <w:hideMark/>
              </w:tcPr>
            </w:tcPrChange>
          </w:tcPr>
          <w:p w:rsidR="00061E13" w:rsidRPr="00CC37F0" w:rsidRDefault="00061E13" w:rsidP="00434F12">
            <w:pPr>
              <w:rPr>
                <w:ins w:id="1510" w:author="Jason Wang" w:date="2014-08-15T16:50:00Z"/>
                <w:rFonts w:ascii="宋体" w:eastAsia="宋体" w:hAnsi="宋体" w:cs="宋体"/>
                <w:color w:val="000000"/>
              </w:rPr>
            </w:pPr>
            <w:ins w:id="1511" w:author="Jason Wang" w:date="2014-08-15T16:50:00Z">
              <w:r w:rsidRPr="00CC37F0">
                <w:rPr>
                  <w:rFonts w:ascii="宋体" w:eastAsia="宋体" w:hAnsi="宋体" w:cs="宋体" w:hint="eastAsia"/>
                  <w:color w:val="000000"/>
                </w:rPr>
                <w:t>message</w:t>
              </w:r>
            </w:ins>
          </w:p>
        </w:tc>
      </w:tr>
      <w:tr w:rsidR="00061E13" w:rsidRPr="00CC37F0" w:rsidTr="00061E13">
        <w:trPr>
          <w:trHeight w:val="469"/>
          <w:ins w:id="1512" w:author="Jason Wang" w:date="2014-08-15T16:50:00Z"/>
          <w:trPrChange w:id="1513" w:author="Jason Wang" w:date="2014-08-15T16:50:00Z">
            <w:trPr>
              <w:trHeight w:val="415"/>
            </w:trPr>
          </w:trPrChange>
        </w:trPr>
        <w:tc>
          <w:tcPr>
            <w:tcW w:w="1286" w:type="dxa"/>
            <w:shd w:val="clear" w:color="auto" w:fill="auto"/>
            <w:noWrap/>
            <w:vAlign w:val="center"/>
            <w:hideMark/>
            <w:tcPrChange w:id="1514" w:author="Jason Wang" w:date="2014-08-15T16:50:00Z">
              <w:tcPr>
                <w:tcW w:w="1866" w:type="dxa"/>
                <w:shd w:val="clear" w:color="auto" w:fill="auto"/>
                <w:noWrap/>
                <w:vAlign w:val="center"/>
                <w:hideMark/>
              </w:tcPr>
            </w:tcPrChange>
          </w:tcPr>
          <w:p w:rsidR="00061E13" w:rsidRPr="00CC37F0" w:rsidRDefault="00061E13" w:rsidP="00434F12">
            <w:pPr>
              <w:rPr>
                <w:ins w:id="1515" w:author="Jason Wang" w:date="2014-08-15T16:50:00Z"/>
                <w:rFonts w:ascii="宋体" w:eastAsia="宋体" w:hAnsi="宋体" w:cs="宋体"/>
                <w:color w:val="000000"/>
              </w:rPr>
            </w:pPr>
            <w:ins w:id="1516" w:author="Jason Wang" w:date="2014-08-15T16:50:00Z">
              <w:r w:rsidRPr="00CC37F0">
                <w:rPr>
                  <w:rFonts w:ascii="宋体" w:eastAsia="宋体" w:hAnsi="宋体" w:cs="宋体" w:hint="eastAsia"/>
                  <w:color w:val="000000"/>
                </w:rPr>
                <w:t>warning/W_BM100</w:t>
              </w:r>
            </w:ins>
          </w:p>
        </w:tc>
        <w:tc>
          <w:tcPr>
            <w:tcW w:w="1265" w:type="dxa"/>
            <w:shd w:val="clear" w:color="auto" w:fill="auto"/>
            <w:noWrap/>
            <w:vAlign w:val="center"/>
            <w:hideMark/>
            <w:tcPrChange w:id="1517" w:author="Jason Wang" w:date="2014-08-15T16:50:00Z">
              <w:tcPr>
                <w:tcW w:w="1835" w:type="dxa"/>
                <w:shd w:val="clear" w:color="auto" w:fill="auto"/>
                <w:noWrap/>
                <w:vAlign w:val="center"/>
                <w:hideMark/>
              </w:tcPr>
            </w:tcPrChange>
          </w:tcPr>
          <w:p w:rsidR="00061E13" w:rsidRPr="00CC37F0" w:rsidRDefault="00061E13" w:rsidP="00434F12">
            <w:pPr>
              <w:rPr>
                <w:ins w:id="1518" w:author="Jason Wang" w:date="2014-08-15T16:50:00Z"/>
                <w:rFonts w:ascii="宋体" w:eastAsia="宋体" w:hAnsi="宋体" w:cs="宋体"/>
                <w:color w:val="000000"/>
              </w:rPr>
            </w:pPr>
            <w:ins w:id="1519" w:author="Jason Wang" w:date="2014-08-15T16:50:00Z">
              <w:r w:rsidRPr="00CC37F0">
                <w:rPr>
                  <w:rFonts w:ascii="宋体" w:eastAsia="宋体" w:hAnsi="宋体" w:cs="宋体" w:hint="eastAsia"/>
                  <w:color w:val="000000"/>
                </w:rPr>
                <w:t>synthesis.log</w:t>
              </w:r>
            </w:ins>
          </w:p>
        </w:tc>
        <w:tc>
          <w:tcPr>
            <w:tcW w:w="1367" w:type="dxa"/>
            <w:shd w:val="clear" w:color="auto" w:fill="auto"/>
            <w:noWrap/>
            <w:vAlign w:val="center"/>
            <w:hideMark/>
            <w:tcPrChange w:id="1520" w:author="Jason Wang" w:date="2014-08-15T16:50:00Z">
              <w:tcPr>
                <w:tcW w:w="1984" w:type="dxa"/>
                <w:shd w:val="clear" w:color="auto" w:fill="auto"/>
                <w:noWrap/>
                <w:vAlign w:val="center"/>
                <w:hideMark/>
              </w:tcPr>
            </w:tcPrChange>
          </w:tcPr>
          <w:p w:rsidR="00061E13" w:rsidRPr="00CC37F0" w:rsidRDefault="00061E13" w:rsidP="00434F12">
            <w:pPr>
              <w:rPr>
                <w:ins w:id="1521" w:author="Jason Wang" w:date="2014-08-15T16:50:00Z"/>
                <w:rFonts w:ascii="宋体" w:eastAsia="宋体" w:hAnsi="宋体" w:cs="宋体"/>
                <w:color w:val="000000"/>
              </w:rPr>
            </w:pPr>
            <w:ins w:id="1522" w:author="Jason Wang" w:date="2014-08-15T16:50:00Z">
              <w:r w:rsidRPr="00CC37F0">
                <w:rPr>
                  <w:rFonts w:ascii="宋体" w:eastAsia="宋体" w:hAnsi="宋体" w:cs="宋体" w:hint="eastAsia"/>
                  <w:color w:val="000000"/>
                </w:rPr>
                <w:t>check_lines</w:t>
              </w:r>
            </w:ins>
          </w:p>
        </w:tc>
        <w:tc>
          <w:tcPr>
            <w:tcW w:w="5212" w:type="dxa"/>
            <w:shd w:val="clear" w:color="auto" w:fill="auto"/>
            <w:vAlign w:val="center"/>
            <w:hideMark/>
            <w:tcPrChange w:id="1523" w:author="Jason Wang" w:date="2014-08-15T16:50:00Z">
              <w:tcPr>
                <w:tcW w:w="7563" w:type="dxa"/>
                <w:shd w:val="clear" w:color="auto" w:fill="auto"/>
                <w:vAlign w:val="center"/>
                <w:hideMark/>
              </w:tcPr>
            </w:tcPrChange>
          </w:tcPr>
          <w:p w:rsidR="00061E13" w:rsidRPr="00CC37F0" w:rsidRDefault="00061E13" w:rsidP="00434F12">
            <w:pPr>
              <w:rPr>
                <w:ins w:id="1524" w:author="Jason Wang" w:date="2014-08-15T16:50:00Z"/>
                <w:rFonts w:ascii="宋体" w:eastAsia="宋体" w:hAnsi="宋体" w:cs="宋体"/>
                <w:color w:val="000000"/>
              </w:rPr>
            </w:pPr>
            <w:ins w:id="1525" w:author="Jason Wang" w:date="2014-08-15T16:50:00Z">
              <w:r w:rsidRPr="00CC37F0">
                <w:rPr>
                  <w:rFonts w:ascii="宋体" w:eastAsia="宋体" w:hAnsi="宋体" w:cs="宋体" w:hint="eastAsia"/>
                  <w:color w:val="000000"/>
                </w:rPr>
                <w:t>resetting it to 1MHz(1000ns)</w:t>
              </w:r>
            </w:ins>
          </w:p>
        </w:tc>
      </w:tr>
    </w:tbl>
    <w:p w:rsidR="00061E13" w:rsidRDefault="00061E13" w:rsidP="00061E13">
      <w:pPr>
        <w:rPr>
          <w:ins w:id="1526" w:author="Jason Wang" w:date="2014-08-15T16:50:00Z"/>
        </w:rPr>
      </w:pPr>
    </w:p>
    <w:p w:rsidR="00061E13" w:rsidRDefault="00061E13" w:rsidP="00061E13">
      <w:pPr>
        <w:rPr>
          <w:ins w:id="1527" w:author="Jason Wang" w:date="2014-08-15T16:50:00Z"/>
        </w:rPr>
      </w:pPr>
      <w:ins w:id="1528" w:author="Jason Wang" w:date="2014-08-15T16:50:00Z">
        <w:r>
          <w:rPr>
            <w:rFonts w:hint="eastAsia"/>
          </w:rPr>
          <w:t xml:space="preserve">The first line is the title. You should never </w:t>
        </w:r>
        <w:r>
          <w:t>change</w:t>
        </w:r>
        <w:r>
          <w:rPr>
            <w:rFonts w:hint="eastAsia"/>
          </w:rPr>
          <w:t xml:space="preserve"> the titles (including character and </w:t>
        </w:r>
        <w:r>
          <w:t>capital</w:t>
        </w:r>
        <w:r>
          <w:rPr>
            <w:rFonts w:hint="eastAsia"/>
          </w:rPr>
          <w:t xml:space="preserve"> format).</w:t>
        </w:r>
      </w:ins>
    </w:p>
    <w:p w:rsidR="00061E13" w:rsidRDefault="00061E13" w:rsidP="00061E13">
      <w:pPr>
        <w:rPr>
          <w:ins w:id="1529" w:author="Jason Wang" w:date="2014-08-15T16:50:00Z"/>
        </w:rPr>
      </w:pPr>
      <w:ins w:id="1530" w:author="Jason Wang" w:date="2014-08-15T16:50:00Z">
        <w:r>
          <w:t>F</w:t>
        </w:r>
        <w:r>
          <w:rPr>
            <w:rFonts w:hint="eastAsia"/>
          </w:rPr>
          <w:t>or the Case_ID, Just write the related path according to the top-dir used in the options.</w:t>
        </w:r>
      </w:ins>
    </w:p>
    <w:p w:rsidR="00061E13" w:rsidRDefault="00061E13" w:rsidP="00061E13">
      <w:pPr>
        <w:rPr>
          <w:ins w:id="1531" w:author="Jason Wang" w:date="2014-08-15T16:50:00Z"/>
        </w:rPr>
      </w:pPr>
      <w:ins w:id="1532" w:author="Jason Wang" w:date="2014-08-15T16:50:00Z">
        <w:r>
          <w:rPr>
            <w:rFonts w:hint="eastAsia"/>
          </w:rPr>
          <w:t>For Check_file, Just write the file related path according to the case directory</w:t>
        </w:r>
      </w:ins>
    </w:p>
    <w:p w:rsidR="00061E13" w:rsidRDefault="00061E13" w:rsidP="00061E13">
      <w:pPr>
        <w:rPr>
          <w:ins w:id="1533" w:author="Jason Wang" w:date="2014-08-15T16:50:00Z"/>
        </w:rPr>
      </w:pPr>
      <w:ins w:id="1534" w:author="Jason Wang" w:date="2014-08-15T16:50:00Z">
        <w:r>
          <w:rPr>
            <w:rFonts w:hint="eastAsia"/>
          </w:rPr>
          <w:t xml:space="preserve">For Check_method, Just write </w:t>
        </w:r>
        <w:r>
          <w:t xml:space="preserve">check_lines. </w:t>
        </w:r>
      </w:ins>
    </w:p>
    <w:p w:rsidR="00061E13" w:rsidRPr="00CC37F0" w:rsidRDefault="00061E13" w:rsidP="00061E13">
      <w:pPr>
        <w:rPr>
          <w:ins w:id="1535" w:author="Jason Wang" w:date="2014-08-15T16:50:00Z"/>
        </w:rPr>
      </w:pPr>
      <w:ins w:id="1536" w:author="Jason Wang" w:date="2014-08-15T16:50:00Z">
        <w:r>
          <w:rPr>
            <w:rFonts w:hint="eastAsia"/>
          </w:rPr>
          <w:t xml:space="preserve">For message, write the line content you want to find in </w:t>
        </w:r>
        <w:r>
          <w:t>the</w:t>
        </w:r>
        <w:r>
          <w:rPr>
            <w:rFonts w:hint="eastAsia"/>
          </w:rPr>
          <w:t xml:space="preserve"> check file.</w:t>
        </w:r>
      </w:ins>
    </w:p>
    <w:p w:rsidR="00061E13" w:rsidRDefault="00061E13" w:rsidP="00DA31B3"/>
    <w:p w:rsidR="00AA4AD0" w:rsidRDefault="00AA4AD0" w:rsidP="00AA4AD0">
      <w:pPr>
        <w:pStyle w:val="Heading2"/>
      </w:pPr>
      <w:bookmarkStart w:id="1537" w:name="_Toc395885302"/>
      <w:r>
        <w:t>5.2 Behavior check usage</w:t>
      </w:r>
      <w:bookmarkEnd w:id="1478"/>
      <w:bookmarkEnd w:id="1537"/>
    </w:p>
    <w:p w:rsidR="00AA4AD0" w:rsidRPr="00BE063F" w:rsidRDefault="00AA4AD0" w:rsidP="00AA4AD0">
      <w:r>
        <w:t xml:space="preserve">Section owner: </w:t>
      </w:r>
      <w:del w:id="1538" w:author="Jason Wang" w:date="2014-08-15T16:50:00Z">
        <w:r w:rsidDel="00061E13">
          <w:delText>Bohong Chen</w:delText>
        </w:r>
      </w:del>
      <w:ins w:id="1539" w:author="Jason Wang" w:date="2014-08-15T16:50:00Z">
        <w:r w:rsidR="00061E13">
          <w:t>Jason Wang</w:t>
        </w:r>
      </w:ins>
    </w:p>
    <w:p w:rsidR="00AA4AD0" w:rsidRPr="000755F3" w:rsidRDefault="00AA4AD0" w:rsidP="00AA4AD0">
      <w:pPr>
        <w:pStyle w:val="Heading3"/>
      </w:pPr>
      <w:bookmarkStart w:id="1540" w:name="_Toc386468491"/>
      <w:bookmarkStart w:id="1541" w:name="_Toc395885303"/>
      <w:r w:rsidRPr="000755F3">
        <w:t>5.2.1 Object</w:t>
      </w:r>
      <w:bookmarkEnd w:id="1540"/>
      <w:bookmarkEnd w:id="1541"/>
    </w:p>
    <w:p w:rsidR="00AA4AD0" w:rsidRDefault="00AA4AD0" w:rsidP="00AA4AD0">
      <w:r>
        <w:rPr>
          <w:rFonts w:hint="eastAsia"/>
        </w:rPr>
        <w:t>Behavior check usually p</w:t>
      </w:r>
      <w:r w:rsidRPr="00854894">
        <w:t>erform</w:t>
      </w:r>
      <w:r>
        <w:rPr>
          <w:rFonts w:hint="eastAsia"/>
        </w:rPr>
        <w:t>s</w:t>
      </w:r>
      <w:r w:rsidRPr="00854894">
        <w:t xml:space="preserve"> </w:t>
      </w:r>
      <w:r>
        <w:rPr>
          <w:rFonts w:hint="eastAsia"/>
        </w:rPr>
        <w:t>checking report after running flow or other operation.</w:t>
      </w:r>
    </w:p>
    <w:p w:rsidR="00AA4AD0" w:rsidRDefault="00AA4AD0" w:rsidP="00AA4AD0">
      <w:pPr>
        <w:pStyle w:val="Heading3"/>
      </w:pPr>
      <w:bookmarkStart w:id="1542" w:name="_Toc386468492"/>
      <w:bookmarkStart w:id="1543" w:name="_Toc395885304"/>
      <w:r>
        <w:t>5.2.2 Quick start</w:t>
      </w:r>
      <w:bookmarkEnd w:id="1542"/>
      <w:bookmarkEnd w:id="1543"/>
    </w:p>
    <w:p w:rsidR="00AA4AD0" w:rsidRDefault="00AA4AD0" w:rsidP="00AA4AD0">
      <w:pPr>
        <w:ind w:left="442" w:hangingChars="200" w:hanging="442"/>
        <w:rPr>
          <w:b/>
        </w:rPr>
      </w:pPr>
      <w:r>
        <w:rPr>
          <w:b/>
        </w:rPr>
        <w:t>python trunk\tools \suite_support\</w:t>
      </w:r>
      <w:r w:rsidRPr="0025627D">
        <w:rPr>
          <w:b/>
        </w:rPr>
        <w:t>check</w:t>
      </w:r>
      <w:r>
        <w:rPr>
          <w:b/>
        </w:rPr>
        <w:t>.py</w:t>
      </w:r>
      <w:r>
        <w:rPr>
          <w:rFonts w:hint="eastAsia"/>
          <w:b/>
        </w:rPr>
        <w:t xml:space="preserve"> </w:t>
      </w:r>
      <w:r>
        <w:rPr>
          <w:b/>
        </w:rPr>
        <w:t>–</w:t>
      </w:r>
      <w:r>
        <w:rPr>
          <w:rFonts w:hint="eastAsia"/>
          <w:b/>
        </w:rPr>
        <w:t>help</w:t>
      </w:r>
    </w:p>
    <w:p w:rsidR="00AA4AD0" w:rsidRDefault="00AA4AD0" w:rsidP="00AA4AD0">
      <w:pPr>
        <w:ind w:firstLineChars="200" w:firstLine="440"/>
        <w:rPr>
          <w:b/>
        </w:rPr>
      </w:pPr>
      <w:r>
        <w:rPr>
          <w:rFonts w:hint="eastAsia"/>
        </w:rPr>
        <w:t xml:space="preserve">You can use this demo to get detailed help for </w:t>
      </w:r>
      <w:r w:rsidRPr="0025627D">
        <w:rPr>
          <w:b/>
        </w:rPr>
        <w:t>check</w:t>
      </w:r>
      <w:r>
        <w:rPr>
          <w:rFonts w:hint="eastAsia"/>
          <w:b/>
        </w:rPr>
        <w:t xml:space="preserve"> </w:t>
      </w:r>
      <w:r w:rsidRPr="00E26A98">
        <w:rPr>
          <w:rFonts w:hint="eastAsia"/>
        </w:rPr>
        <w:t>script</w:t>
      </w:r>
      <w:r>
        <w:rPr>
          <w:rFonts w:hint="eastAsia"/>
          <w:b/>
        </w:rPr>
        <w:t>.</w:t>
      </w:r>
    </w:p>
    <w:p w:rsidR="00AA4AD0" w:rsidRDefault="00AA4AD0" w:rsidP="00AA4AD0">
      <w:pPr>
        <w:ind w:left="552" w:hangingChars="250" w:hanging="552"/>
        <w:rPr>
          <w:b/>
        </w:rPr>
      </w:pPr>
      <w:r w:rsidRPr="0025627D">
        <w:rPr>
          <w:b/>
        </w:rPr>
        <w:t>python trunk\tools\ check\</w:t>
      </w:r>
      <w:bookmarkStart w:id="1544" w:name="_Hlk385237490"/>
      <w:r w:rsidRPr="0025627D">
        <w:rPr>
          <w:b/>
        </w:rPr>
        <w:t>check</w:t>
      </w:r>
      <w:bookmarkEnd w:id="1544"/>
      <w:r w:rsidRPr="0025627D">
        <w:rPr>
          <w:b/>
        </w:rPr>
        <w:t xml:space="preserve">.py </w:t>
      </w:r>
      <w:bookmarkStart w:id="1545" w:name="_Hlk385237825"/>
      <w:r w:rsidRPr="0025627D">
        <w:rPr>
          <w:b/>
        </w:rPr>
        <w:t>--design</w:t>
      </w:r>
      <w:bookmarkEnd w:id="1545"/>
      <w:r w:rsidRPr="0025627D">
        <w:rPr>
          <w:b/>
        </w:rPr>
        <w:t xml:space="preserve">=07_i2c_port_enable  </w:t>
      </w:r>
      <w:bookmarkStart w:id="1546" w:name="_Hlk385237798"/>
      <w:r>
        <w:rPr>
          <w:b/>
        </w:rPr>
        <w:t>--top-dir</w:t>
      </w:r>
      <w:bookmarkEnd w:id="1546"/>
      <w:r>
        <w:rPr>
          <w:b/>
        </w:rPr>
        <w:t>=test</w:t>
      </w:r>
    </w:p>
    <w:p w:rsidR="00AA4AD0" w:rsidRDefault="00AA4AD0" w:rsidP="00AA4AD0">
      <w:pPr>
        <w:ind w:leftChars="200" w:left="440"/>
      </w:pPr>
      <w:r>
        <w:rPr>
          <w:rFonts w:hint="eastAsia"/>
        </w:rPr>
        <w:t xml:space="preserve">Generally we should </w:t>
      </w:r>
      <w:bookmarkStart w:id="1547" w:name="_Hlk385316047"/>
      <w:r>
        <w:rPr>
          <w:rFonts w:hint="eastAsia"/>
        </w:rPr>
        <w:t>s</w:t>
      </w:r>
      <w:r w:rsidRPr="00307EAA">
        <w:t>pecify</w:t>
      </w:r>
      <w:bookmarkEnd w:id="1547"/>
      <w:r>
        <w:rPr>
          <w:rFonts w:hint="eastAsia"/>
        </w:rPr>
        <w:t xml:space="preserve"> the </w:t>
      </w:r>
      <w:r w:rsidRPr="00531DC9">
        <w:t>--top-dir</w:t>
      </w:r>
      <w:r>
        <w:rPr>
          <w:rFonts w:hint="eastAsia"/>
        </w:rPr>
        <w:t xml:space="preserve"> which is your work dir, </w:t>
      </w:r>
      <w:r w:rsidRPr="00531DC9">
        <w:t>--design</w:t>
      </w:r>
      <w:r>
        <w:rPr>
          <w:rFonts w:hint="eastAsia"/>
        </w:rPr>
        <w:t xml:space="preserve"> which </w:t>
      </w:r>
      <w:r>
        <w:rPr>
          <w:rFonts w:ascii="Arial" w:hAnsi="Arial" w:cs="Arial" w:hint="eastAsia"/>
          <w:color w:val="313131"/>
          <w:sz w:val="18"/>
          <w:szCs w:val="18"/>
        </w:rPr>
        <w:t>specify the design name.</w:t>
      </w:r>
    </w:p>
    <w:p w:rsidR="00AA4AD0" w:rsidRDefault="00AA4AD0" w:rsidP="00AA4AD0">
      <w:pPr>
        <w:ind w:left="420"/>
      </w:pPr>
      <w:r>
        <w:rPr>
          <w:rFonts w:hint="eastAsia"/>
        </w:rPr>
        <w:t>The check is based on the config file. If there is any fail in the check-report, you should check the config file and debug with the test object.</w:t>
      </w:r>
    </w:p>
    <w:p w:rsidR="00AA4AD0" w:rsidRDefault="00AA4AD0" w:rsidP="00AA4AD0">
      <w:pPr>
        <w:ind w:left="552" w:hangingChars="250" w:hanging="552"/>
        <w:rPr>
          <w:b/>
        </w:rPr>
      </w:pPr>
      <w:r w:rsidRPr="00EE116C">
        <w:rPr>
          <w:b/>
        </w:rPr>
        <w:t>python trunk\tools\</w:t>
      </w:r>
      <w:r>
        <w:rPr>
          <w:b/>
        </w:rPr>
        <w:t xml:space="preserve"> suite_support\suite_support.py</w:t>
      </w:r>
      <w:r>
        <w:rPr>
          <w:rFonts w:hint="eastAsia"/>
          <w:b/>
        </w:rPr>
        <w:t xml:space="preserve"> --top-dir=d:\test-dir\bchen\D3_2 </w:t>
      </w:r>
      <w:r w:rsidRPr="00EE116C">
        <w:rPr>
          <w:b/>
        </w:rPr>
        <w:t>--suite-file=case_list.ini  --suite-name=suite --</w:t>
      </w:r>
      <w:r>
        <w:rPr>
          <w:rFonts w:hint="eastAsia"/>
          <w:b/>
        </w:rPr>
        <w:t>check</w:t>
      </w:r>
      <w:r w:rsidRPr="00EE116C">
        <w:rPr>
          <w:b/>
        </w:rPr>
        <w:t xml:space="preserve"> --options=" </w:t>
      </w:r>
      <w:r w:rsidRPr="003C7BD0">
        <w:rPr>
          <w:b/>
        </w:rPr>
        <w:t>--report-path=</w:t>
      </w:r>
      <w:r>
        <w:rPr>
          <w:rFonts w:hint="eastAsia"/>
          <w:b/>
        </w:rPr>
        <w:t xml:space="preserve">rpt </w:t>
      </w:r>
      <w:r w:rsidRPr="003C7BD0">
        <w:rPr>
          <w:b/>
        </w:rPr>
        <w:t>--report=</w:t>
      </w:r>
      <w:r>
        <w:rPr>
          <w:rFonts w:hint="eastAsia"/>
          <w:b/>
        </w:rPr>
        <w:t>check_result.csv</w:t>
      </w:r>
      <w:r w:rsidRPr="00EE116C">
        <w:rPr>
          <w:b/>
        </w:rPr>
        <w:t>"</w:t>
      </w:r>
    </w:p>
    <w:p w:rsidR="00AA4AD0" w:rsidRDefault="00AA4AD0" w:rsidP="00AA4AD0">
      <w:pPr>
        <w:ind w:leftChars="240" w:left="528"/>
      </w:pPr>
      <w:r w:rsidRPr="003C7BD0">
        <w:rPr>
          <w:rFonts w:hint="eastAsia"/>
        </w:rPr>
        <w:t xml:space="preserve">This </w:t>
      </w:r>
      <w:r>
        <w:rPr>
          <w:rFonts w:hint="eastAsia"/>
        </w:rPr>
        <w:t>case</w:t>
      </w:r>
      <w:bookmarkStart w:id="1548" w:name="_Hlk385319934"/>
      <w:r>
        <w:rPr>
          <w:rFonts w:hint="eastAsia"/>
        </w:rPr>
        <w:t xml:space="preserve"> is </w:t>
      </w:r>
      <w:r w:rsidRPr="00194BC7">
        <w:t>applied to</w:t>
      </w:r>
      <w:bookmarkEnd w:id="1548"/>
      <w:r>
        <w:rPr>
          <w:rFonts w:hint="eastAsia"/>
        </w:rPr>
        <w:t xml:space="preserve"> check the report by suite, and it </w:t>
      </w:r>
      <w:r w:rsidRPr="00194BC7">
        <w:t>specify</w:t>
      </w:r>
      <w:r>
        <w:rPr>
          <w:rFonts w:hint="eastAsia"/>
        </w:rPr>
        <w:t xml:space="preserve"> the report-path and report name.</w:t>
      </w:r>
    </w:p>
    <w:p w:rsidR="00AA4AD0" w:rsidRPr="009B6DE2" w:rsidRDefault="00AA4AD0" w:rsidP="00AA4AD0">
      <w:pPr>
        <w:pStyle w:val="Heading3"/>
      </w:pPr>
      <w:bookmarkStart w:id="1549" w:name="_Toc395885305"/>
      <w:r w:rsidRPr="009B6DE2">
        <w:rPr>
          <w:rFonts w:hint="eastAsia"/>
        </w:rPr>
        <w:t>5.2.3 Detail Usage</w:t>
      </w:r>
      <w:bookmarkEnd w:id="1549"/>
    </w:p>
    <w:p w:rsidR="00AA4AD0" w:rsidRDefault="00AA4AD0" w:rsidP="00AA4AD0">
      <w:pPr>
        <w:ind w:leftChars="100" w:left="220"/>
      </w:pPr>
      <w:r>
        <w:t>Usage: check.py [options]</w:t>
      </w:r>
    </w:p>
    <w:p w:rsidR="00AA4AD0" w:rsidRDefault="00AA4AD0" w:rsidP="00AA4AD0">
      <w:pPr>
        <w:ind w:leftChars="100" w:left="220"/>
      </w:pPr>
    </w:p>
    <w:p w:rsidR="00AA4AD0" w:rsidRDefault="00AA4AD0" w:rsidP="00AA4AD0">
      <w:pPr>
        <w:ind w:leftChars="100" w:left="220"/>
      </w:pPr>
      <w:r>
        <w:t>Options:</w:t>
      </w:r>
    </w:p>
    <w:p w:rsidR="00AA4AD0" w:rsidRDefault="00AA4AD0" w:rsidP="00AA4AD0">
      <w:pPr>
        <w:ind w:leftChars="100" w:left="220"/>
      </w:pPr>
      <w:r>
        <w:t xml:space="preserve">  -h, --help            show this help message and exit</w:t>
      </w:r>
    </w:p>
    <w:p w:rsidR="00AA4AD0" w:rsidRDefault="00AA4AD0" w:rsidP="00AA4AD0">
      <w:pPr>
        <w:ind w:leftChars="100" w:left="220"/>
      </w:pPr>
      <w:r>
        <w:t xml:space="preserve">  --top-dir=TOP_DIR     specify top working directory</w:t>
      </w:r>
    </w:p>
    <w:p w:rsidR="00AA4AD0" w:rsidRDefault="00AA4AD0" w:rsidP="00AA4AD0">
      <w:pPr>
        <w:ind w:leftChars="100" w:left="220"/>
      </w:pPr>
      <w:r>
        <w:t xml:space="preserve">  --design=DESIGN       specify design name</w:t>
      </w:r>
    </w:p>
    <w:p w:rsidR="00AA4AD0" w:rsidRDefault="00AA4AD0" w:rsidP="00AA4AD0">
      <w:pPr>
        <w:ind w:leftChars="100" w:left="220"/>
      </w:pPr>
      <w:r>
        <w:t xml:space="preserve">  --report-path=REPORT_PATH</w:t>
      </w:r>
    </w:p>
    <w:p w:rsidR="00AA4AD0" w:rsidRDefault="00AA4AD0" w:rsidP="00AA4AD0">
      <w:pPr>
        <w:ind w:leftChars="100" w:left="220"/>
      </w:pPr>
      <w:r>
        <w:t xml:space="preserve">                        specify where you want to store the report</w:t>
      </w:r>
    </w:p>
    <w:p w:rsidR="00AA4AD0" w:rsidRDefault="00AA4AD0" w:rsidP="00AA4AD0">
      <w:pPr>
        <w:ind w:leftChars="100" w:left="220"/>
      </w:pPr>
      <w:r>
        <w:t xml:space="preserve">  --tag=TAG             replace the tag in the conf file</w:t>
      </w:r>
    </w:p>
    <w:p w:rsidR="00AA4AD0" w:rsidRDefault="00AA4AD0" w:rsidP="00AA4AD0">
      <w:pPr>
        <w:ind w:leftChars="100" w:left="220"/>
      </w:pPr>
      <w:r>
        <w:t xml:space="preserve">  --report=REPORT       specify report name, default is check.csv</w:t>
      </w:r>
    </w:p>
    <w:p w:rsidR="00AA4AD0" w:rsidRDefault="00AA4AD0" w:rsidP="00AA4AD0">
      <w:pPr>
        <w:ind w:leftChars="100" w:left="220"/>
      </w:pPr>
      <w:r>
        <w:t>F</w:t>
      </w:r>
      <w:r>
        <w:rPr>
          <w:rFonts w:hint="eastAsia"/>
        </w:rPr>
        <w:t xml:space="preserve">or </w:t>
      </w:r>
      <w:r>
        <w:t>–</w:t>
      </w:r>
      <w:r>
        <w:rPr>
          <w:rFonts w:hint="eastAsia"/>
        </w:rPr>
        <w:t xml:space="preserve">tag option, the script will use the TAG value to replace </w:t>
      </w:r>
      <w:r>
        <w:t>“</w:t>
      </w:r>
      <w:r>
        <w:rPr>
          <w:rFonts w:hint="eastAsia"/>
        </w:rPr>
        <w:t>*tag*</w:t>
      </w:r>
      <w:r>
        <w:t>”</w:t>
      </w:r>
      <w:r>
        <w:rPr>
          <w:rFonts w:hint="eastAsia"/>
        </w:rPr>
        <w:t xml:space="preserve"> in the conf file.  The updated conf file will be stored in </w:t>
      </w:r>
      <w:r>
        <w:t>the</w:t>
      </w:r>
      <w:r>
        <w:rPr>
          <w:rFonts w:hint="eastAsia"/>
        </w:rPr>
        <w:t xml:space="preserve"> case directory.</w:t>
      </w:r>
    </w:p>
    <w:p w:rsidR="00BD611E" w:rsidRDefault="00BD611E" w:rsidP="00BD611E">
      <w:pPr>
        <w:ind w:leftChars="100" w:left="220"/>
      </w:pPr>
      <w:r>
        <w:rPr>
          <w:rFonts w:hint="eastAsia"/>
        </w:rPr>
        <w:t>How to write conf file:</w:t>
      </w:r>
    </w:p>
    <w:p w:rsidR="00BD611E" w:rsidRDefault="00BD611E" w:rsidP="00BD611E">
      <w:pPr>
        <w:ind w:leftChars="100" w:left="220"/>
      </w:pPr>
    </w:p>
    <w:p w:rsidR="00BD611E" w:rsidRDefault="00BD611E" w:rsidP="00BD611E">
      <w:pPr>
        <w:ind w:leftChars="100" w:left="220"/>
      </w:pPr>
      <w:r>
        <w:t>Scripts Usage:</w:t>
      </w:r>
    </w:p>
    <w:p w:rsidR="00BD611E" w:rsidRDefault="00BD611E" w:rsidP="00BD611E">
      <w:pPr>
        <w:ind w:leftChars="100" w:left="220"/>
      </w:pPr>
      <w:r>
        <w:t>-----------------------------------------------Part I: options-------------------------------------------------------</w:t>
      </w:r>
    </w:p>
    <w:p w:rsidR="00BD611E" w:rsidRDefault="00BD611E" w:rsidP="00BD611E">
      <w:pPr>
        <w:ind w:leftChars="100" w:left="220"/>
      </w:pPr>
      <w:r>
        <w:t>1. common options for total.py and run_synthesis.py</w:t>
      </w:r>
    </w:p>
    <w:p w:rsidR="00BD611E" w:rsidRDefault="00BD611E" w:rsidP="00BD611E">
      <w:pPr>
        <w:ind w:leftChars="100" w:left="220"/>
      </w:pPr>
      <w:r>
        <w:t xml:space="preserve">    --help, -h                 show this help message and exit              </w:t>
      </w:r>
    </w:p>
    <w:p w:rsidR="00BD611E" w:rsidRDefault="00BD611E" w:rsidP="00BD611E">
      <w:pPr>
        <w:ind w:leftChars="100" w:left="220"/>
      </w:pPr>
      <w:r>
        <w:t xml:space="preserve">    --top-dir=TOP_DIR          Specify top working directory name          </w:t>
      </w:r>
    </w:p>
    <w:p w:rsidR="00BD611E" w:rsidRDefault="00BD611E" w:rsidP="00BD611E">
      <w:pPr>
        <w:ind w:leftChars="100" w:left="220"/>
      </w:pPr>
      <w:r>
        <w:t xml:space="preserve">    --suite=SUITE              Specify the test suite you want to run      </w:t>
      </w:r>
    </w:p>
    <w:p w:rsidR="00BD611E" w:rsidRDefault="00BD611E" w:rsidP="00BD611E">
      <w:pPr>
        <w:ind w:leftChars="100" w:left="220"/>
      </w:pPr>
      <w:r>
        <w:t xml:space="preserve">    --id=ID                    Specify project ID name                     </w:t>
      </w:r>
    </w:p>
    <w:p w:rsidR="00BD611E" w:rsidRDefault="00BD611E" w:rsidP="00BD611E">
      <w:pPr>
        <w:ind w:leftChars="100" w:left="220"/>
      </w:pPr>
      <w:r>
        <w:t xml:space="preserve">    --family=FAMILY            Specify family name                         </w:t>
      </w:r>
    </w:p>
    <w:p w:rsidR="00BD611E" w:rsidRDefault="00BD611E" w:rsidP="00BD611E">
      <w:pPr>
        <w:ind w:leftChars="100" w:left="220"/>
      </w:pPr>
      <w:r>
        <w:t xml:space="preserve">    --group=GROUP              Specify group name                          </w:t>
      </w:r>
    </w:p>
    <w:p w:rsidR="00BD611E" w:rsidRDefault="00BD611E" w:rsidP="00BD611E">
      <w:pPr>
        <w:ind w:leftChars="100" w:left="220"/>
      </w:pPr>
      <w:r>
        <w:t xml:space="preserve">    --synthesis=SYNTHESIS      Specify synthesis tool name                                     </w:t>
      </w:r>
    </w:p>
    <w:p w:rsidR="00BD611E" w:rsidRDefault="00BD611E" w:rsidP="00BD611E">
      <w:pPr>
        <w:ind w:leftChars="100" w:left="220"/>
      </w:pPr>
      <w:r>
        <w:t xml:space="preserve">    --bit64                    Use 64bit Windows system                    </w:t>
      </w:r>
    </w:p>
    <w:p w:rsidR="00BD611E" w:rsidRDefault="00BD611E" w:rsidP="00BD611E">
      <w:pPr>
        <w:ind w:leftChars="100" w:left="220"/>
      </w:pPr>
      <w:r>
        <w:t xml:space="preserve">    --clean-up                 Clean up working directory                  </w:t>
      </w:r>
    </w:p>
    <w:p w:rsidR="00BD611E" w:rsidRDefault="00BD611E" w:rsidP="00BD611E">
      <w:pPr>
        <w:ind w:leftChars="100" w:left="220"/>
      </w:pPr>
      <w:r>
        <w:t xml:space="preserve">    --diamond=DIAMOND_PATH     Specify Lattice Diamond install path        </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 xml:space="preserve">2. flow options:                                                                    </w:t>
      </w:r>
    </w:p>
    <w:p w:rsidR="00BD611E" w:rsidRDefault="00BD611E" w:rsidP="00BD611E">
      <w:pPr>
        <w:ind w:leftChars="100" w:left="220"/>
      </w:pPr>
      <w:r>
        <w:t>(1)for run_synthesis.py</w:t>
      </w:r>
    </w:p>
    <w:p w:rsidR="00BD611E" w:rsidRDefault="00BD611E" w:rsidP="00BD611E">
      <w:pPr>
        <w:ind w:leftChars="100" w:left="220"/>
      </w:pPr>
      <w:r>
        <w:t xml:space="preserve">    --run-scuba                Update model files, should be used with other flow options.    </w:t>
      </w:r>
    </w:p>
    <w:p w:rsidR="00BD611E" w:rsidRDefault="00BD611E" w:rsidP="00BD611E">
      <w:pPr>
        <w:ind w:leftChars="100" w:left="220"/>
      </w:pPr>
      <w:r>
        <w:t xml:space="preserve">    --run-scuba-only           Update model files only</w:t>
      </w:r>
    </w:p>
    <w:p w:rsidR="00BD611E" w:rsidRDefault="00BD611E" w:rsidP="00BD611E">
      <w:pPr>
        <w:ind w:leftChars="100" w:left="220"/>
      </w:pPr>
    </w:p>
    <w:p w:rsidR="00BD611E" w:rsidRDefault="00BD611E" w:rsidP="00BD611E">
      <w:pPr>
        <w:ind w:leftChars="100" w:left="220"/>
      </w:pPr>
      <w:r>
        <w:t>(2)for total.py</w:t>
      </w:r>
    </w:p>
    <w:p w:rsidR="00BD611E" w:rsidRDefault="00BD611E" w:rsidP="00BD611E">
      <w:pPr>
        <w:ind w:leftChars="100" w:left="220"/>
      </w:pPr>
      <w:r>
        <w:t xml:space="preserve">    --trace-only               Run Trace only                                  </w:t>
      </w:r>
    </w:p>
    <w:p w:rsidR="00BD611E" w:rsidRDefault="00BD611E" w:rsidP="00BD611E">
      <w:pPr>
        <w:ind w:leftChars="100" w:left="220"/>
      </w:pPr>
      <w:r>
        <w:t xml:space="preserve">    --run-trace                Run till Trace                                  </w:t>
      </w:r>
    </w:p>
    <w:p w:rsidR="00BD611E" w:rsidRDefault="00BD611E" w:rsidP="00BD611E">
      <w:pPr>
        <w:ind w:leftChars="100" w:left="220"/>
      </w:pPr>
      <w:r>
        <w:t xml:space="preserve">    --run-map                  Run till map                                    </w:t>
      </w:r>
    </w:p>
    <w:p w:rsidR="00BD611E" w:rsidRDefault="00BD611E" w:rsidP="00BD611E">
      <w:pPr>
        <w:ind w:leftChars="100" w:left="220"/>
      </w:pPr>
      <w:r>
        <w:t xml:space="preserve">    --run-par                  Run till par </w:t>
      </w:r>
    </w:p>
    <w:p w:rsidR="00BD611E" w:rsidRDefault="00BD611E" w:rsidP="00BD611E">
      <w:pPr>
        <w:ind w:leftChars="100" w:left="220"/>
      </w:pPr>
      <w:r>
        <w:t xml:space="preserve">    --map-only                 Only run map</w:t>
      </w:r>
    </w:p>
    <w:p w:rsidR="00BD611E" w:rsidRDefault="00BD611E" w:rsidP="00BD611E">
      <w:pPr>
        <w:ind w:leftChars="100" w:left="220"/>
      </w:pPr>
      <w:r>
        <w:t xml:space="preserve">    --par-only                 Only run par</w:t>
      </w:r>
    </w:p>
    <w:p w:rsidR="00BD611E" w:rsidRDefault="00BD611E" w:rsidP="00BD611E">
      <w:pPr>
        <w:ind w:leftChars="100" w:left="220"/>
      </w:pPr>
      <w:r>
        <w:t xml:space="preserve">    --map-trace-only           Only map_trac</w:t>
      </w:r>
    </w:p>
    <w:p w:rsidR="00BD611E" w:rsidRDefault="00BD611E" w:rsidP="00BD611E">
      <w:pPr>
        <w:ind w:leftChars="100" w:left="220"/>
      </w:pPr>
      <w:r>
        <w:t xml:space="preserve">    --produce_report_only      Only auto check and generate report</w:t>
      </w:r>
    </w:p>
    <w:p w:rsidR="00BD611E" w:rsidRDefault="00BD611E" w:rsidP="00BD611E">
      <w:pPr>
        <w:ind w:leftChars="100" w:left="220"/>
      </w:pPr>
      <w:r>
        <w:t xml:space="preserve">    --bit-stream               run bitstream: from edf2ngd to par and bitstream</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-----------------------------------------------Part II: configuration------------------------------------------------</w:t>
      </w:r>
    </w:p>
    <w:p w:rsidR="00BD611E" w:rsidRDefault="00BD611E" w:rsidP="00BD611E">
      <w:pPr>
        <w:ind w:leftChars="100" w:left="220"/>
      </w:pPr>
      <w:r>
        <w:t>1.caselist.ini format:</w:t>
      </w:r>
    </w:p>
    <w:p w:rsidR="00BD611E" w:rsidRDefault="00BD611E" w:rsidP="00BD611E">
      <w:pPr>
        <w:ind w:leftChars="100" w:left="220"/>
      </w:pPr>
      <w:r>
        <w:t>*************************************</w:t>
      </w:r>
    </w:p>
    <w:p w:rsidR="00BD611E" w:rsidRDefault="00BD611E" w:rsidP="00BD611E">
      <w:pPr>
        <w:ind w:leftChars="100" w:left="220"/>
      </w:pPr>
      <w:r>
        <w:t>[suite1]                                       --suite name is also the folder name</w:t>
      </w:r>
    </w:p>
    <w:p w:rsidR="00BD611E" w:rsidRDefault="00BD611E" w:rsidP="00BD611E">
      <w:pPr>
        <w:ind w:leftChars="100" w:left="220"/>
      </w:pPr>
      <w:r>
        <w:t>design1 = 01_NoPortName</w:t>
      </w:r>
    </w:p>
    <w:p w:rsidR="00BD611E" w:rsidRDefault="00BD611E" w:rsidP="00BD611E">
      <w:pPr>
        <w:ind w:leftChars="100" w:left="220"/>
      </w:pPr>
      <w:r>
        <w:t>design2 = 01_preference\02_ClosestClockEdge    --can use relative path to infer the test case</w:t>
      </w:r>
    </w:p>
    <w:p w:rsidR="00BD611E" w:rsidRDefault="00BD611E" w:rsidP="00BD611E">
      <w:pPr>
        <w:ind w:leftChars="100" w:left="220"/>
      </w:pPr>
      <w:r>
        <w:t>#design2 = 01_preference\03_PAR_ADJ            --support "#" to pass the case</w:t>
      </w:r>
    </w:p>
    <w:p w:rsidR="00BD611E" w:rsidRDefault="00BD611E" w:rsidP="00BD611E">
      <w:pPr>
        <w:ind w:leftChars="100" w:left="220"/>
      </w:pPr>
      <w:r>
        <w:t>...</w:t>
      </w:r>
    </w:p>
    <w:p w:rsidR="00BD611E" w:rsidRDefault="00BD611E" w:rsidP="00BD611E">
      <w:pPr>
        <w:ind w:leftChars="100" w:left="220"/>
      </w:pPr>
    </w:p>
    <w:p w:rsidR="00BD611E" w:rsidRDefault="00BD611E" w:rsidP="00BD611E">
      <w:pPr>
        <w:ind w:leftChars="100" w:left="220"/>
      </w:pPr>
      <w:r>
        <w:t>[suite2]</w:t>
      </w:r>
    </w:p>
    <w:p w:rsidR="00BD611E" w:rsidRDefault="00BD611E" w:rsidP="00BD611E">
      <w:pPr>
        <w:ind w:leftChars="100" w:left="220"/>
      </w:pPr>
      <w:r>
        <w:t>design1 = PLL_config1_Four_Outputs_normal</w:t>
      </w:r>
    </w:p>
    <w:p w:rsidR="00BD611E" w:rsidRDefault="00BD611E" w:rsidP="00BD611E">
      <w:pPr>
        <w:ind w:leftChars="100" w:left="220"/>
      </w:pPr>
      <w:r>
        <w:t>design2 = 03_PAR_ADJ</w:t>
      </w:r>
    </w:p>
    <w:p w:rsidR="00BD611E" w:rsidRDefault="00BD611E" w:rsidP="00BD611E">
      <w:pPr>
        <w:ind w:leftChars="100" w:left="220"/>
      </w:pPr>
      <w:r>
        <w:t>design3 = 04_HoldMargin</w:t>
      </w:r>
    </w:p>
    <w:p w:rsidR="00BD611E" w:rsidRDefault="00BD611E" w:rsidP="00BD611E">
      <w:pPr>
        <w:ind w:leftChars="100" w:left="220"/>
      </w:pPr>
      <w:r>
        <w:lastRenderedPageBreak/>
        <w:t>...</w:t>
      </w:r>
    </w:p>
    <w:p w:rsidR="00BD611E" w:rsidRDefault="00BD611E" w:rsidP="00BD611E">
      <w:pPr>
        <w:ind w:leftChars="100" w:left="220"/>
      </w:pPr>
    </w:p>
    <w:p w:rsidR="00BD611E" w:rsidRDefault="00BD611E" w:rsidP="00BD611E">
      <w:pPr>
        <w:ind w:leftChars="100" w:left="220"/>
      </w:pPr>
      <w:r>
        <w:t>******************************************</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2.config.conf format:</w:t>
      </w:r>
    </w:p>
    <w:p w:rsidR="00BD611E" w:rsidRDefault="00BD611E" w:rsidP="00BD611E">
      <w:pPr>
        <w:ind w:leftChars="100" w:left="220"/>
      </w:pPr>
      <w:r>
        <w:t>**************************************</w:t>
      </w:r>
    </w:p>
    <w:p w:rsidR="00BD611E" w:rsidRDefault="00BD611E" w:rsidP="00BD611E">
      <w:pPr>
        <w:ind w:leftChars="100" w:left="220"/>
      </w:pPr>
      <w:r>
        <w:t>[configuration information]</w:t>
      </w:r>
    </w:p>
    <w:p w:rsidR="00BD611E" w:rsidRDefault="00BD611E" w:rsidP="00BD611E">
      <w:pPr>
        <w:ind w:leftChars="100" w:left="220"/>
      </w:pPr>
      <w:r>
        <w:t>area = STA</w:t>
      </w:r>
    </w:p>
    <w:p w:rsidR="00BD611E" w:rsidRDefault="00BD611E" w:rsidP="00BD611E">
      <w:pPr>
        <w:ind w:leftChars="100" w:left="220"/>
      </w:pPr>
      <w:r>
        <w:t>type = Arc</w:t>
      </w:r>
    </w:p>
    <w:p w:rsidR="00BD611E" w:rsidRDefault="00BD611E" w:rsidP="00BD611E">
      <w:pPr>
        <w:ind w:leftChars="100" w:left="220"/>
      </w:pPr>
    </w:p>
    <w:p w:rsidR="00BD611E" w:rsidRDefault="00BD611E" w:rsidP="00BD611E">
      <w:pPr>
        <w:ind w:leftChars="100" w:left="220"/>
      </w:pPr>
      <w:r>
        <w:t>[method]</w:t>
      </w:r>
    </w:p>
    <w:p w:rsidR="00BD611E" w:rsidRDefault="00BD611E" w:rsidP="00BD611E">
      <w:pPr>
        <w:ind w:leftChars="100" w:left="220"/>
      </w:pPr>
      <w:r>
        <w:t>check_lines_1  = 1</w:t>
      </w:r>
    </w:p>
    <w:p w:rsidR="00BD611E" w:rsidRDefault="00BD611E" w:rsidP="00BD611E">
      <w:pPr>
        <w:ind w:leftChars="100" w:left="220"/>
      </w:pPr>
      <w:r>
        <w:t>check_lines_2  = 1</w:t>
      </w:r>
    </w:p>
    <w:p w:rsidR="00BD611E" w:rsidRDefault="00BD611E" w:rsidP="00BD611E">
      <w:pPr>
        <w:ind w:leftChars="100" w:left="220"/>
      </w:pPr>
      <w:r>
        <w:t>check_block = 1</w:t>
      </w:r>
    </w:p>
    <w:p w:rsidR="00BD611E" w:rsidRDefault="00BD611E" w:rsidP="00BD611E">
      <w:pPr>
        <w:ind w:leftChars="100" w:left="220"/>
      </w:pPr>
      <w:r>
        <w:t>check_data = 1</w:t>
      </w:r>
    </w:p>
    <w:p w:rsidR="00BD611E" w:rsidRDefault="00BD611E" w:rsidP="00BD611E">
      <w:pPr>
        <w:ind w:leftChars="100" w:left="220"/>
      </w:pPr>
      <w:r>
        <w:t>check_flow = 1</w:t>
      </w:r>
    </w:p>
    <w:p w:rsidR="00BD611E" w:rsidRDefault="00BD611E" w:rsidP="00BD611E">
      <w:pPr>
        <w:ind w:leftChars="100" w:left="220"/>
      </w:pPr>
    </w:p>
    <w:p w:rsidR="00BD611E" w:rsidRDefault="00BD611E" w:rsidP="00BD611E">
      <w:pPr>
        <w:ind w:leftChars="100" w:left="220"/>
      </w:pPr>
      <w:r>
        <w:t>[check_lines_1]</w:t>
      </w:r>
    </w:p>
    <w:p w:rsidR="00BD611E" w:rsidRDefault="00BD611E" w:rsidP="00BD611E">
      <w:pPr>
        <w:ind w:leftChars="100" w:left="220"/>
      </w:pPr>
      <w:r>
        <w:t>title = check_test1</w:t>
      </w:r>
    </w:p>
    <w:p w:rsidR="00BD611E" w:rsidRDefault="00BD611E" w:rsidP="00BD611E">
      <w:pPr>
        <w:ind w:leftChars="100" w:left="220"/>
      </w:pPr>
      <w:r>
        <w:t>file  = _scratch\impl\NoPortName_one.twr</w:t>
      </w:r>
    </w:p>
    <w:p w:rsidR="00BD611E" w:rsidRDefault="00BD611E" w:rsidP="00BD611E">
      <w:pPr>
        <w:ind w:leftChars="100" w:left="220"/>
      </w:pPr>
      <w:r>
        <w:t>check_1 = Preference: FREQUENCY PORT "clka" 10.000000 MHz ;</w:t>
      </w:r>
    </w:p>
    <w:p w:rsidR="00BD611E" w:rsidRDefault="00BD611E" w:rsidP="00BD611E">
      <w:pPr>
        <w:ind w:leftChars="100" w:left="220"/>
      </w:pPr>
      <w:r>
        <w:t>check_2 = 2 items scored</w:t>
      </w:r>
    </w:p>
    <w:p w:rsidR="00BD611E" w:rsidRDefault="00BD611E" w:rsidP="00BD611E">
      <w:pPr>
        <w:ind w:leftChars="100" w:left="220"/>
      </w:pPr>
    </w:p>
    <w:p w:rsidR="00BD611E" w:rsidRDefault="00BD611E" w:rsidP="00BD611E">
      <w:pPr>
        <w:ind w:leftChars="100" w:left="220"/>
      </w:pPr>
      <w:r>
        <w:t>[check_lines_2]</w:t>
      </w:r>
    </w:p>
    <w:p w:rsidR="00BD611E" w:rsidRDefault="00BD611E" w:rsidP="00BD611E">
      <w:pPr>
        <w:ind w:leftChars="100" w:left="220"/>
      </w:pPr>
      <w:r>
        <w:t>title = check_test2</w:t>
      </w:r>
    </w:p>
    <w:p w:rsidR="00BD611E" w:rsidRDefault="00BD611E" w:rsidP="00BD611E">
      <w:pPr>
        <w:ind w:leftChars="100" w:left="220"/>
      </w:pPr>
      <w:r>
        <w:t>file  = _scratch\impl\NoPortName_one.twr</w:t>
      </w:r>
    </w:p>
    <w:p w:rsidR="00BD611E" w:rsidRDefault="00BD611E" w:rsidP="00BD611E">
      <w:pPr>
        <w:ind w:leftChars="100" w:left="220"/>
      </w:pPr>
      <w:r>
        <w:t>check_1 = Preference: FREQUENCY 20.000000 MHz ;</w:t>
      </w:r>
    </w:p>
    <w:p w:rsidR="00BD611E" w:rsidRDefault="00BD611E" w:rsidP="00BD611E">
      <w:pPr>
        <w:ind w:leftChars="100" w:left="220"/>
      </w:pPr>
      <w:r>
        <w:t>check_2 = 4 items scored</w:t>
      </w:r>
    </w:p>
    <w:p w:rsidR="00BD611E" w:rsidRDefault="00BD611E" w:rsidP="00BD611E">
      <w:pPr>
        <w:ind w:leftChars="100" w:left="220"/>
      </w:pPr>
    </w:p>
    <w:p w:rsidR="00BD611E" w:rsidRDefault="00BD611E" w:rsidP="00BD611E">
      <w:pPr>
        <w:ind w:leftChars="100" w:left="220"/>
      </w:pPr>
      <w:r>
        <w:t>[check_block]</w:t>
      </w:r>
    </w:p>
    <w:p w:rsidR="00BD611E" w:rsidRDefault="00BD611E" w:rsidP="00BD611E">
      <w:pPr>
        <w:ind w:leftChars="100" w:left="220"/>
      </w:pPr>
      <w:r>
        <w:t>title = check_blocks</w:t>
      </w:r>
    </w:p>
    <w:p w:rsidR="00BD611E" w:rsidRDefault="00BD611E" w:rsidP="00BD611E">
      <w:pPr>
        <w:ind w:leftChars="100" w:left="220"/>
      </w:pPr>
      <w:r>
        <w:t>compare_file = _scratch\impl\NoPortName_one.jed</w:t>
      </w:r>
    </w:p>
    <w:p w:rsidR="00BD611E" w:rsidRDefault="00BD611E" w:rsidP="00BD611E">
      <w:pPr>
        <w:ind w:leftChars="100" w:left="220"/>
      </w:pPr>
      <w:r>
        <w:t>golden_file = Gold_NoPortName_one.jed</w:t>
      </w:r>
    </w:p>
    <w:p w:rsidR="00BD611E" w:rsidRDefault="00BD611E" w:rsidP="00BD611E">
      <w:pPr>
        <w:ind w:leftChars="100" w:left="220"/>
      </w:pPr>
    </w:p>
    <w:p w:rsidR="00BD611E" w:rsidRDefault="00BD611E" w:rsidP="00BD611E">
      <w:pPr>
        <w:ind w:leftChars="100" w:left="220"/>
      </w:pPr>
      <w:r>
        <w:t>[check_data]</w:t>
      </w:r>
    </w:p>
    <w:p w:rsidR="00BD611E" w:rsidRDefault="00BD611E" w:rsidP="00BD611E">
      <w:pPr>
        <w:ind w:leftChars="100" w:left="220"/>
      </w:pPr>
      <w:r>
        <w:t>file=_scratch\impl\NoPortName_one.twr</w:t>
      </w:r>
    </w:p>
    <w:p w:rsidR="00BD611E" w:rsidRDefault="00BD611E" w:rsidP="00BD611E">
      <w:pPr>
        <w:ind w:leftChars="100" w:left="220"/>
      </w:pPr>
      <w:r>
        <w:t>start_line = Preference: INPUT_SETUP GROUP "Data" 5.000000 ns CLKPORT "Clock" ;</w:t>
      </w:r>
    </w:p>
    <w:p w:rsidR="00BD611E" w:rsidRDefault="00BD611E" w:rsidP="00BD611E">
      <w:pPr>
        <w:ind w:leftChars="100" w:left="220"/>
      </w:pPr>
      <w:r>
        <w:t>result=6,8</w:t>
      </w:r>
    </w:p>
    <w:p w:rsidR="00BD611E" w:rsidRDefault="00BD611E" w:rsidP="00BD611E">
      <w:pPr>
        <w:ind w:leftChars="100" w:left="220"/>
      </w:pPr>
      <w:r>
        <w:t>line1=20,1,-</w:t>
      </w:r>
    </w:p>
    <w:p w:rsidR="00BD611E" w:rsidRDefault="00BD611E" w:rsidP="00BD611E">
      <w:pPr>
        <w:ind w:leftChars="100" w:left="220"/>
      </w:pPr>
      <w:r>
        <w:t>line2=19,1,+</w:t>
      </w:r>
    </w:p>
    <w:p w:rsidR="00BD611E" w:rsidRDefault="00BD611E" w:rsidP="00BD611E">
      <w:pPr>
        <w:ind w:leftChars="100" w:left="220"/>
      </w:pPr>
      <w:r>
        <w:t>line3=21,1,-</w:t>
      </w:r>
    </w:p>
    <w:p w:rsidR="00BD611E" w:rsidRDefault="00BD611E" w:rsidP="00BD611E">
      <w:pPr>
        <w:ind w:leftChars="100" w:left="220"/>
      </w:pPr>
      <w:r>
        <w:t>line4=22,1,-</w:t>
      </w:r>
    </w:p>
    <w:p w:rsidR="00BD611E" w:rsidRDefault="00BD611E" w:rsidP="00BD611E">
      <w:pPr>
        <w:ind w:leftChars="100" w:left="220"/>
      </w:pPr>
      <w:r>
        <w:t>line5=23,1</w:t>
      </w:r>
    </w:p>
    <w:p w:rsidR="00BD611E" w:rsidRDefault="00BD611E" w:rsidP="00BD611E">
      <w:pPr>
        <w:ind w:leftChars="100" w:left="220"/>
      </w:pPr>
    </w:p>
    <w:p w:rsidR="00BD611E" w:rsidRDefault="00BD611E" w:rsidP="00BD611E">
      <w:pPr>
        <w:ind w:leftChars="100" w:left="220"/>
      </w:pPr>
      <w:r>
        <w:t>[check_flow]</w:t>
      </w:r>
    </w:p>
    <w:p w:rsidR="00BD611E" w:rsidRDefault="00BD611E" w:rsidP="00BD611E">
      <w:pPr>
        <w:ind w:leftChars="100" w:left="220"/>
      </w:pPr>
      <w:r>
        <w:t>file= _scratch\impl\NoPortName_one.par</w:t>
      </w:r>
    </w:p>
    <w:p w:rsidR="00BD611E" w:rsidRDefault="00BD611E" w:rsidP="00BD611E">
      <w:pPr>
        <w:ind w:leftChars="100" w:left="220"/>
      </w:pPr>
      <w:r>
        <w:t>******************************************</w:t>
      </w:r>
    </w:p>
    <w:p w:rsidR="00BD611E" w:rsidRDefault="00BD611E" w:rsidP="00BD611E">
      <w:pPr>
        <w:ind w:leftChars="100" w:left="220"/>
      </w:pPr>
      <w:r>
        <w:lastRenderedPageBreak/>
        <w:t>NOTE:(1) for auto check, one (or more than one) method failure will lead to the case's failure in report.</w:t>
      </w:r>
    </w:p>
    <w:p w:rsidR="00BD611E" w:rsidRDefault="00BD611E" w:rsidP="00BD611E">
      <w:pPr>
        <w:ind w:leftChars="100" w:left="220"/>
      </w:pPr>
      <w:r>
        <w:t xml:space="preserve">     (2) if the item value is set to 1, then script will enable this method</w:t>
      </w:r>
    </w:p>
    <w:p w:rsidR="00BD611E" w:rsidRDefault="00BD611E" w:rsidP="00BD611E">
      <w:pPr>
        <w:ind w:leftChars="100" w:left="220"/>
      </w:pPr>
      <w:r>
        <w:t xml:space="preserve">     (3) if one method is used more than once, it can be named as check_lines_1, check_lines_2, ...</w:t>
      </w:r>
    </w:p>
    <w:p w:rsidR="00BD611E" w:rsidDel="00FE6E90" w:rsidRDefault="00BD611E">
      <w:pPr>
        <w:rPr>
          <w:del w:id="1550" w:author="Jason Wang" w:date="2014-08-15T16:52:00Z"/>
        </w:rPr>
        <w:pPrChange w:id="1551" w:author="Jason Wang" w:date="2014-08-15T16:52:00Z">
          <w:pPr>
            <w:ind w:leftChars="100" w:left="220"/>
          </w:pPr>
        </w:pPrChange>
      </w:pPr>
    </w:p>
    <w:p w:rsidR="00BD611E" w:rsidDel="00FE6E90" w:rsidRDefault="00BD611E" w:rsidP="00BD611E">
      <w:pPr>
        <w:ind w:leftChars="100" w:left="220"/>
        <w:rPr>
          <w:del w:id="1552" w:author="Jason Wang" w:date="2014-08-15T16:52:00Z"/>
        </w:rPr>
      </w:pPr>
    </w:p>
    <w:p w:rsidR="00BD611E" w:rsidDel="00FE6E90" w:rsidRDefault="00BD611E" w:rsidP="00BD611E">
      <w:pPr>
        <w:ind w:leftChars="100" w:left="220"/>
        <w:rPr>
          <w:del w:id="1553" w:author="Jason Wang" w:date="2014-08-15T16:52:00Z"/>
        </w:rPr>
      </w:pPr>
      <w:del w:id="1554" w:author="Jason Wang" w:date="2014-08-15T16:52:00Z">
        <w:r w:rsidDel="00FE6E90">
          <w:delText xml:space="preserve">     </w:delText>
        </w:r>
      </w:del>
    </w:p>
    <w:p w:rsidR="00BD611E" w:rsidDel="00FE6E90" w:rsidRDefault="00BD611E" w:rsidP="00BD611E">
      <w:pPr>
        <w:ind w:leftChars="100" w:left="220"/>
        <w:rPr>
          <w:del w:id="1555" w:author="Jason Wang" w:date="2014-08-15T16:52:00Z"/>
        </w:rPr>
      </w:pPr>
      <w:del w:id="1556" w:author="Jason Wang" w:date="2014-08-15T16:52:00Z">
        <w:r w:rsidDel="00FE6E90">
          <w:delText xml:space="preserve">     </w:delText>
        </w:r>
      </w:del>
    </w:p>
    <w:p w:rsidR="00BD611E" w:rsidRDefault="00BD611E" w:rsidP="00BD611E">
      <w:pPr>
        <w:ind w:leftChars="100" w:left="220"/>
      </w:pPr>
      <w:del w:id="1557" w:author="Jason Wang" w:date="2014-08-15T16:52:00Z">
        <w:r w:rsidDel="00FE6E90">
          <w:delText xml:space="preserve"> </w:delText>
        </w:r>
      </w:del>
    </w:p>
    <w:p w:rsidR="00BD611E" w:rsidRDefault="00BD611E" w:rsidP="00BD611E">
      <w:pPr>
        <w:ind w:leftChars="100" w:left="220"/>
      </w:pPr>
      <w:r>
        <w:t>-----------------------------------------------Part III: Method------------------------------------------------</w:t>
      </w:r>
    </w:p>
    <w:p w:rsidR="00BD611E" w:rsidRDefault="00BD611E" w:rsidP="00BD611E">
      <w:pPr>
        <w:ind w:leftChars="100" w:left="220"/>
      </w:pPr>
      <w:r>
        <w:t>1.check_lines</w:t>
      </w:r>
    </w:p>
    <w:p w:rsidR="00BD611E" w:rsidRDefault="00BD611E" w:rsidP="00BD611E">
      <w:pPr>
        <w:ind w:leftChars="100" w:left="220"/>
      </w:pPr>
      <w:r>
        <w:t>(1)format</w:t>
      </w:r>
    </w:p>
    <w:p w:rsidR="00BD611E" w:rsidRDefault="00BD611E" w:rsidP="00BD611E">
      <w:pPr>
        <w:ind w:leftChars="100" w:left="220"/>
      </w:pPr>
      <w:r>
        <w:t>[check_lines]</w:t>
      </w:r>
    </w:p>
    <w:p w:rsidR="00BD611E" w:rsidRDefault="00BD611E" w:rsidP="00BD611E">
      <w:pPr>
        <w:ind w:leftChars="100" w:left="220"/>
      </w:pPr>
      <w:r>
        <w:t>title = check_test1</w:t>
      </w:r>
    </w:p>
    <w:p w:rsidR="00BD611E" w:rsidRDefault="00BD611E" w:rsidP="00BD611E">
      <w:pPr>
        <w:ind w:leftChars="100" w:left="220"/>
      </w:pPr>
      <w:r>
        <w:t>file  = &lt;path&gt;\&lt;file&gt;</w:t>
      </w:r>
    </w:p>
    <w:p w:rsidR="00BD611E" w:rsidRDefault="00BD611E" w:rsidP="00BD611E">
      <w:pPr>
        <w:ind w:leftChars="100" w:left="220"/>
      </w:pPr>
      <w:r>
        <w:t>check_1 = &lt;string_1&gt;</w:t>
      </w:r>
    </w:p>
    <w:p w:rsidR="00BD611E" w:rsidRDefault="00BD611E" w:rsidP="00BD611E">
      <w:pPr>
        <w:ind w:leftChars="100" w:left="220"/>
      </w:pPr>
      <w:r>
        <w:t>times = &lt;number&gt;        --optional</w:t>
      </w:r>
    </w:p>
    <w:p w:rsidR="00BD611E" w:rsidRDefault="00BD611E" w:rsidP="00BD611E">
      <w:pPr>
        <w:ind w:leftChars="100" w:left="220"/>
      </w:pPr>
      <w:r>
        <w:t>check_&lt;num&gt; = &lt;string_2&gt;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this method will try to find the &lt;string_1&gt; assigned by check_1 in &lt;file&gt; and treat it as a start point (line 1),</w:t>
      </w:r>
    </w:p>
    <w:p w:rsidR="00BD611E" w:rsidRDefault="00BD611E" w:rsidP="00BD611E">
      <w:pPr>
        <w:ind w:leftChars="100" w:left="220"/>
      </w:pPr>
      <w:r>
        <w:t>(if times option is used, sripts will find &lt;string_1&gt; &lt;number&gt; times and then treat the last one as start point),</w:t>
      </w:r>
    </w:p>
    <w:p w:rsidR="00BD611E" w:rsidRDefault="00BD611E" w:rsidP="003C30C4">
      <w:pPr>
        <w:ind w:leftChars="100" w:left="220"/>
      </w:pPr>
      <w:r>
        <w:t>then try to check whether line &lt;num&gt; (a shift value) has &lt;string_2&gt;. if yes, the result of this method is true.</w:t>
      </w:r>
    </w:p>
    <w:p w:rsidR="00BD611E" w:rsidRDefault="00BD611E" w:rsidP="00BD611E">
      <w:pPr>
        <w:ind w:leftChars="100" w:left="220"/>
      </w:pPr>
    </w:p>
    <w:p w:rsidR="00BD611E" w:rsidRDefault="00BD611E" w:rsidP="00BD611E">
      <w:pPr>
        <w:ind w:leftChars="100" w:left="220"/>
      </w:pPr>
      <w:r>
        <w:t>2.check_data</w:t>
      </w:r>
    </w:p>
    <w:p w:rsidR="00BD611E" w:rsidRDefault="00BD611E" w:rsidP="00BD611E">
      <w:pPr>
        <w:ind w:leftChars="100" w:left="220"/>
      </w:pPr>
      <w:r>
        <w:t>(1)format</w:t>
      </w:r>
    </w:p>
    <w:p w:rsidR="00BD611E" w:rsidRDefault="00BD611E" w:rsidP="00BD611E">
      <w:pPr>
        <w:ind w:leftChars="100" w:left="220"/>
      </w:pPr>
      <w:r>
        <w:t>[check_data]</w:t>
      </w:r>
    </w:p>
    <w:p w:rsidR="00BD611E" w:rsidRDefault="00BD611E" w:rsidP="00BD611E">
      <w:pPr>
        <w:ind w:leftChars="100" w:left="220"/>
      </w:pPr>
      <w:r>
        <w:t>file=&lt;path&gt;\&lt;file&gt;</w:t>
      </w:r>
    </w:p>
    <w:p w:rsidR="00BD611E" w:rsidRDefault="00BD611E" w:rsidP="00BD611E">
      <w:pPr>
        <w:ind w:leftChars="100" w:left="220"/>
      </w:pPr>
      <w:r>
        <w:t>start_line = &lt;string_1&gt;</w:t>
      </w:r>
    </w:p>
    <w:p w:rsidR="00BD611E" w:rsidRDefault="00BD611E" w:rsidP="00BD611E">
      <w:pPr>
        <w:ind w:leftChars="100" w:left="220"/>
      </w:pPr>
      <w:r>
        <w:t>times = &lt;number&gt;       --optional</w:t>
      </w:r>
    </w:p>
    <w:p w:rsidR="00BD611E" w:rsidRDefault="00BD611E" w:rsidP="00BD611E">
      <w:pPr>
        <w:ind w:leftChars="100" w:left="220"/>
      </w:pPr>
      <w:r>
        <w:t>result = &lt;num&gt; / &lt;line&gt;,&lt;shift&gt;</w:t>
      </w:r>
    </w:p>
    <w:p w:rsidR="00BD611E" w:rsidRDefault="00BD611E" w:rsidP="00BD611E">
      <w:pPr>
        <w:ind w:leftChars="100" w:left="220"/>
      </w:pPr>
      <w:r>
        <w:t>line&lt;num1&gt; = &lt;num&gt;,&lt;operation_symbol&gt; / &lt;line&gt;,&lt;shift&gt;,&lt;operation_symbol&gt;</w:t>
      </w:r>
    </w:p>
    <w:p w:rsidR="00BD611E" w:rsidRDefault="00BD611E" w:rsidP="00BD611E">
      <w:pPr>
        <w:ind w:leftChars="100" w:left="220"/>
      </w:pPr>
      <w:r>
        <w:t>line&lt;num2&gt; = &lt;num&gt;,&lt;operation_symbol&gt; / &lt;line&gt;,&lt;shift&gt;,&lt;operation_symbol&gt;</w:t>
      </w:r>
    </w:p>
    <w:p w:rsidR="00BD611E" w:rsidRDefault="00BD611E" w:rsidP="00BD611E">
      <w:pPr>
        <w:ind w:leftChars="100" w:left="220"/>
      </w:pPr>
      <w:r>
        <w:t>...</w:t>
      </w:r>
    </w:p>
    <w:p w:rsidR="00BD611E" w:rsidRDefault="00BD611E" w:rsidP="00BD611E">
      <w:pPr>
        <w:ind w:leftChars="100" w:left="220"/>
      </w:pPr>
      <w:r>
        <w:t>line&lt;numn&gt; = &lt;num&gt; / &lt;line&gt;,&lt;shift&gt;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this method will try to find the &lt;string_1&gt; assigned by start_line in &lt;file&gt; and treat it as a start point (line 1),</w:t>
      </w:r>
    </w:p>
    <w:p w:rsidR="00BD611E" w:rsidRDefault="00BD611E" w:rsidP="00BD611E">
      <w:pPr>
        <w:ind w:leftChars="100" w:left="220"/>
      </w:pPr>
      <w:r>
        <w:t>(if times option is used, sripts will find &lt;string_1&gt; &lt;number&gt; times and then treat the last one as start point),</w:t>
      </w:r>
    </w:p>
    <w:p w:rsidR="00BD611E" w:rsidRDefault="00BD611E" w:rsidP="00BD611E">
      <w:pPr>
        <w:ind w:leftChars="100" w:left="220"/>
      </w:pPr>
      <w:r>
        <w:t>then try to calculate the the result.</w:t>
      </w:r>
    </w:p>
    <w:p w:rsidR="00BD611E" w:rsidRDefault="00BD611E" w:rsidP="00BD611E">
      <w:pPr>
        <w:ind w:leftChars="100" w:left="220"/>
      </w:pPr>
      <w:r>
        <w:t>user can either use the absolute number or to use the line + shift to indicate the number.</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3.check_block</w:t>
      </w:r>
    </w:p>
    <w:p w:rsidR="00BD611E" w:rsidRDefault="00BD611E" w:rsidP="00BD611E">
      <w:pPr>
        <w:ind w:leftChars="100" w:left="220"/>
      </w:pPr>
      <w:r>
        <w:t>(1)format</w:t>
      </w:r>
    </w:p>
    <w:p w:rsidR="00BD611E" w:rsidRDefault="00BD611E" w:rsidP="00BD611E">
      <w:pPr>
        <w:ind w:leftChars="100" w:left="220"/>
      </w:pPr>
      <w:r>
        <w:t>[check_block]</w:t>
      </w:r>
    </w:p>
    <w:p w:rsidR="00BD611E" w:rsidRDefault="00BD611E" w:rsidP="00BD611E">
      <w:pPr>
        <w:ind w:leftChars="100" w:left="220"/>
      </w:pPr>
      <w:r>
        <w:lastRenderedPageBreak/>
        <w:t>title = check_blocks</w:t>
      </w:r>
    </w:p>
    <w:p w:rsidR="00BD611E" w:rsidRDefault="00BD611E" w:rsidP="00BD611E">
      <w:pPr>
        <w:ind w:leftChars="100" w:left="220"/>
      </w:pPr>
      <w:r>
        <w:t>compare_file = &lt;path&gt;\&lt;file&gt;</w:t>
      </w:r>
    </w:p>
    <w:p w:rsidR="00BD611E" w:rsidRDefault="00BD611E" w:rsidP="00BD611E">
      <w:pPr>
        <w:ind w:leftChars="100" w:left="220"/>
      </w:pPr>
      <w:r>
        <w:t>golden_file = &lt;Gold_file&gt;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this method will try to compare the &lt;Gold_file&gt; and &lt;file&gt;, if &lt;Gold_file&gt; is included in &lt;file&gt;, return true.</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4.check_flow</w:t>
      </w:r>
    </w:p>
    <w:p w:rsidR="00BD611E" w:rsidRDefault="00BD611E" w:rsidP="00BD611E">
      <w:pPr>
        <w:ind w:leftChars="100" w:left="220"/>
      </w:pPr>
      <w:r>
        <w:t>(1)format</w:t>
      </w:r>
    </w:p>
    <w:p w:rsidR="00BD611E" w:rsidRDefault="00BD611E" w:rsidP="00BD611E">
      <w:pPr>
        <w:ind w:leftChars="100" w:left="220"/>
      </w:pPr>
      <w:r>
        <w:t>[check_flow]</w:t>
      </w:r>
    </w:p>
    <w:p w:rsidR="00BD611E" w:rsidRDefault="00BD611E" w:rsidP="00BD611E">
      <w:pPr>
        <w:ind w:leftChars="100" w:left="220"/>
      </w:pPr>
      <w:r>
        <w:t>file=&lt;path&gt;\&lt;file&gt;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this method will try to find the string "All signals are completely routed." in the par report.</w:t>
      </w:r>
    </w:p>
    <w:p w:rsidR="00BD611E" w:rsidRDefault="00BD611E" w:rsidP="00BD611E">
      <w:pPr>
        <w:ind w:leftChars="100" w:left="220"/>
      </w:pPr>
      <w:r>
        <w:t>&lt;file&gt; need to be a par report.</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5.check_multiline</w:t>
      </w:r>
    </w:p>
    <w:p w:rsidR="00BD611E" w:rsidRDefault="00BD611E" w:rsidP="00BD611E">
      <w:pPr>
        <w:ind w:leftChars="100" w:left="220"/>
      </w:pPr>
      <w:r>
        <w:t>(1)format</w:t>
      </w:r>
    </w:p>
    <w:p w:rsidR="00BD611E" w:rsidRDefault="00BD611E" w:rsidP="00BD611E">
      <w:pPr>
        <w:ind w:leftChars="100" w:left="220"/>
      </w:pPr>
      <w:r>
        <w:t>[check_multiline]</w:t>
      </w:r>
    </w:p>
    <w:p w:rsidR="00BD611E" w:rsidRDefault="00BD611E" w:rsidP="00BD611E">
      <w:pPr>
        <w:ind w:leftChars="100" w:left="220"/>
      </w:pPr>
      <w:r>
        <w:t>file  = &lt;path&gt;\&lt;file&gt;</w:t>
      </w:r>
    </w:p>
    <w:p w:rsidR="00BD611E" w:rsidRDefault="00BD611E" w:rsidP="00BD611E">
      <w:pPr>
        <w:ind w:leftChars="100" w:left="220"/>
      </w:pPr>
      <w:r>
        <w:t>check_line =  &lt;strings_in_multi_lines&gt;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Sometimes, the string you want to check will be divided and printed in multi-lines due to different reasons (like the length of path may be changed and affect the message you want).</w:t>
      </w:r>
    </w:p>
    <w:p w:rsidR="00BD611E" w:rsidRDefault="00BD611E" w:rsidP="00BD611E">
      <w:pPr>
        <w:ind w:leftChars="100" w:left="220"/>
      </w:pPr>
      <w:r>
        <w:t>This method will check a continuous string regardless the "space" and "line break".</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6.check_no</w:t>
      </w:r>
    </w:p>
    <w:p w:rsidR="00BD611E" w:rsidRDefault="00BD611E" w:rsidP="00BD611E">
      <w:pPr>
        <w:ind w:leftChars="100" w:left="220"/>
      </w:pPr>
      <w:r>
        <w:t>(1)format</w:t>
      </w:r>
    </w:p>
    <w:p w:rsidR="00BD611E" w:rsidRDefault="00BD611E" w:rsidP="00BD611E">
      <w:pPr>
        <w:ind w:leftChars="100" w:left="220"/>
      </w:pPr>
      <w:r>
        <w:t>[check_no]</w:t>
      </w:r>
    </w:p>
    <w:p w:rsidR="00BD611E" w:rsidRDefault="00BD611E" w:rsidP="00BD611E">
      <w:pPr>
        <w:ind w:leftChars="100" w:left="220"/>
      </w:pPr>
      <w:r>
        <w:t>file  = &lt;path&gt;\&lt;file&gt;</w:t>
      </w:r>
    </w:p>
    <w:p w:rsidR="00BD611E" w:rsidRDefault="00BD611E" w:rsidP="00BD611E">
      <w:pPr>
        <w:ind w:leftChars="100" w:left="220"/>
      </w:pPr>
      <w:r>
        <w:t>check_line =&lt;string&gt;</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this method will try to find the &lt;string&gt;. If the &lt;string&gt; is not found, the method return pass.</w:t>
      </w: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p>
    <w:p w:rsidR="00BD611E" w:rsidRDefault="00BD611E" w:rsidP="00BD611E">
      <w:pPr>
        <w:ind w:leftChars="100" w:left="220"/>
      </w:pPr>
      <w:r>
        <w:t>7.check_grep</w:t>
      </w:r>
    </w:p>
    <w:p w:rsidR="00BD611E" w:rsidRDefault="00BD611E" w:rsidP="00BD611E">
      <w:pPr>
        <w:ind w:leftChars="100" w:left="220"/>
      </w:pPr>
      <w:r>
        <w:t>(1)format</w:t>
      </w:r>
    </w:p>
    <w:p w:rsidR="00BD611E" w:rsidRDefault="00BD611E" w:rsidP="00BD611E">
      <w:pPr>
        <w:ind w:leftChars="100" w:left="220"/>
      </w:pPr>
      <w:r>
        <w:t>[check_grep]</w:t>
      </w:r>
    </w:p>
    <w:p w:rsidR="00BD611E" w:rsidRDefault="00BD611E" w:rsidP="00BD611E">
      <w:pPr>
        <w:ind w:leftChars="100" w:left="220"/>
      </w:pPr>
      <w:r>
        <w:lastRenderedPageBreak/>
        <w:t>file     = &lt;path&gt;\&lt;file&gt;</w:t>
      </w:r>
    </w:p>
    <w:p w:rsidR="00BD611E" w:rsidRDefault="00BD611E" w:rsidP="00BD611E">
      <w:pPr>
        <w:ind w:leftChars="100" w:left="220"/>
      </w:pPr>
      <w:r>
        <w:t>grep     = &lt;grep&gt;</w:t>
      </w:r>
    </w:p>
    <w:p w:rsidR="00BD611E" w:rsidRDefault="00BD611E" w:rsidP="00BD611E">
      <w:pPr>
        <w:ind w:leftChars="100" w:left="220"/>
      </w:pPr>
      <w:r>
        <w:t xml:space="preserve">modifier = &lt;modifier&gt;        --optional   </w:t>
      </w:r>
    </w:p>
    <w:p w:rsidR="00BD611E" w:rsidRDefault="00BD611E" w:rsidP="00BD611E">
      <w:pPr>
        <w:ind w:leftChars="100" w:left="220"/>
      </w:pPr>
    </w:p>
    <w:p w:rsidR="00BD611E" w:rsidRDefault="00BD611E" w:rsidP="00BD611E">
      <w:pPr>
        <w:ind w:leftChars="100" w:left="220"/>
      </w:pPr>
      <w:r>
        <w:t>(2)description</w:t>
      </w:r>
    </w:p>
    <w:p w:rsidR="00BD611E" w:rsidRDefault="00BD611E" w:rsidP="00BD611E">
      <w:pPr>
        <w:ind w:leftChars="100" w:left="220"/>
      </w:pPr>
      <w:r>
        <w:t xml:space="preserve">This method will try to search the file with the given "regular expression" list by check_grep. </w:t>
      </w:r>
    </w:p>
    <w:p w:rsidR="00BD611E" w:rsidRDefault="00BD611E" w:rsidP="00BD611E">
      <w:pPr>
        <w:ind w:leftChars="100" w:left="220"/>
      </w:pPr>
      <w:r>
        <w:t>modifier will be used to list the search behavior, such as: re.I or re.IGNORECASE : ignore case sensitive.</w:t>
      </w:r>
    </w:p>
    <w:p w:rsidR="00BD611E" w:rsidRDefault="00BD611E" w:rsidP="00BD611E">
      <w:pPr>
        <w:ind w:leftChars="100" w:left="220"/>
      </w:pPr>
      <w:r>
        <w:t>For example:</w:t>
      </w:r>
    </w:p>
    <w:p w:rsidR="00BD611E" w:rsidRDefault="00BD611E" w:rsidP="00BD611E">
      <w:pPr>
        <w:ind w:leftChars="100" w:left="220"/>
      </w:pPr>
      <w:r>
        <w:t>if you want to check the format of the following string:</w:t>
      </w:r>
    </w:p>
    <w:p w:rsidR="00BD611E" w:rsidRDefault="00BD611E" w:rsidP="00BD611E">
      <w:pPr>
        <w:ind w:leftChars="100" w:left="220"/>
      </w:pPr>
      <w:r>
        <w:t>Number of registers:      4 out of   877 (0%)</w:t>
      </w:r>
    </w:p>
    <w:p w:rsidR="00BD611E" w:rsidRDefault="00BD611E" w:rsidP="00BD611E">
      <w:pPr>
        <w:ind w:leftChars="100" w:left="220"/>
      </w:pPr>
      <w:r>
        <w:t>you can use:</w:t>
      </w:r>
    </w:p>
    <w:p w:rsidR="00BD611E" w:rsidRDefault="00BD611E" w:rsidP="00BD611E">
      <w:pPr>
        <w:ind w:leftChars="100" w:left="220"/>
      </w:pPr>
      <w:r>
        <w:t>grep  = number of registers:\s+(\d+?)\sout\sof\s+(\d+?)\s\(</w:t>
      </w:r>
    </w:p>
    <w:p w:rsidR="00BD611E" w:rsidRDefault="00BD611E" w:rsidP="00BD611E">
      <w:pPr>
        <w:ind w:leftChars="100" w:left="220"/>
      </w:pPr>
      <w:r>
        <w:t>modifier = re.IGNORECASE</w:t>
      </w:r>
    </w:p>
    <w:p w:rsidR="00BD611E" w:rsidRDefault="00BD611E" w:rsidP="00AA4AD0">
      <w:pPr>
        <w:ind w:leftChars="100" w:left="220"/>
      </w:pPr>
    </w:p>
    <w:p w:rsidR="00FE6E90" w:rsidRDefault="00FE6E90" w:rsidP="00FE6E90">
      <w:pPr>
        <w:ind w:leftChars="100" w:left="220"/>
        <w:rPr>
          <w:ins w:id="1558" w:author="Jason Wang" w:date="2014-08-15T16:52:00Z"/>
        </w:rPr>
      </w:pPr>
      <w:ins w:id="1559" w:author="Jason Wang" w:date="2014-08-15T16:52:00Z">
        <w:r>
          <w:rPr>
            <w:rFonts w:hint="eastAsia"/>
          </w:rPr>
          <w:t xml:space="preserve">8. </w:t>
        </w:r>
        <w:r w:rsidRPr="008E06F9">
          <w:t>check_compare_par</w:t>
        </w:r>
      </w:ins>
    </w:p>
    <w:p w:rsidR="00FE6E90" w:rsidRDefault="00FE6E90" w:rsidP="00FE6E90">
      <w:pPr>
        <w:ind w:leftChars="100" w:left="220"/>
        <w:rPr>
          <w:ins w:id="1560" w:author="Jason Wang" w:date="2014-08-15T16:52:00Z"/>
        </w:rPr>
      </w:pPr>
      <w:ins w:id="1561" w:author="Jason Wang" w:date="2014-08-15T16:52:00Z">
        <w:r>
          <w:rPr>
            <w:rFonts w:hint="eastAsia"/>
          </w:rPr>
          <w:t>This method used to check the seed order.</w:t>
        </w:r>
      </w:ins>
    </w:p>
    <w:p w:rsidR="00FE6E90" w:rsidRDefault="00FE6E90" w:rsidP="00FE6E90">
      <w:pPr>
        <w:pStyle w:val="ListParagraph"/>
        <w:numPr>
          <w:ilvl w:val="0"/>
          <w:numId w:val="57"/>
        </w:numPr>
        <w:rPr>
          <w:ins w:id="1562" w:author="Jason Wang" w:date="2014-08-15T16:52:00Z"/>
        </w:rPr>
      </w:pPr>
      <w:ins w:id="1563" w:author="Jason Wang" w:date="2014-08-15T16:52:00Z">
        <w:r>
          <w:rPr>
            <w:rFonts w:hint="eastAsia"/>
          </w:rPr>
          <w:t>format:</w:t>
        </w:r>
      </w:ins>
    </w:p>
    <w:p w:rsidR="00FE6E90" w:rsidRDefault="00FE6E90" w:rsidP="00FE6E90">
      <w:pPr>
        <w:pStyle w:val="ListParagraph"/>
        <w:ind w:left="580"/>
        <w:rPr>
          <w:ins w:id="1564" w:author="Jason Wang" w:date="2014-08-15T16:52:00Z"/>
        </w:rPr>
      </w:pPr>
      <w:ins w:id="1565" w:author="Jason Wang" w:date="2014-08-15T16:52:00Z">
        <w:r>
          <w:t>[method]</w:t>
        </w:r>
      </w:ins>
    </w:p>
    <w:p w:rsidR="00FE6E90" w:rsidRDefault="00FE6E90" w:rsidP="00FE6E90">
      <w:pPr>
        <w:pStyle w:val="ListParagraph"/>
        <w:ind w:left="580"/>
        <w:rPr>
          <w:ins w:id="1566" w:author="Jason Wang" w:date="2014-08-15T16:52:00Z"/>
        </w:rPr>
      </w:pPr>
      <w:ins w:id="1567" w:author="Jason Wang" w:date="2014-08-15T16:52:00Z">
        <w:r>
          <w:t>check_compare_par  = 1</w:t>
        </w:r>
      </w:ins>
    </w:p>
    <w:p w:rsidR="00FE6E90" w:rsidRDefault="00FE6E90" w:rsidP="00FE6E90">
      <w:pPr>
        <w:pStyle w:val="ListParagraph"/>
        <w:ind w:left="580"/>
        <w:rPr>
          <w:ins w:id="1568" w:author="Jason Wang" w:date="2014-08-15T16:52:00Z"/>
        </w:rPr>
      </w:pPr>
    </w:p>
    <w:p w:rsidR="00FE6E90" w:rsidRDefault="00FE6E90" w:rsidP="00FE6E90">
      <w:pPr>
        <w:pStyle w:val="ListParagraph"/>
        <w:ind w:left="580"/>
        <w:rPr>
          <w:ins w:id="1569" w:author="Jason Wang" w:date="2014-08-15T16:52:00Z"/>
        </w:rPr>
      </w:pPr>
      <w:ins w:id="1570" w:author="Jason Wang" w:date="2014-08-15T16:52:00Z">
        <w:r>
          <w:t>[check_compare_par]</w:t>
        </w:r>
      </w:ins>
    </w:p>
    <w:p w:rsidR="00FE6E90" w:rsidRDefault="00FE6E90" w:rsidP="00FE6E90">
      <w:pPr>
        <w:pStyle w:val="ListParagraph"/>
        <w:ind w:left="580"/>
        <w:rPr>
          <w:ins w:id="1571" w:author="Jason Wang" w:date="2014-08-15T16:52:00Z"/>
        </w:rPr>
      </w:pPr>
      <w:ins w:id="1572" w:author="Jason Wang" w:date="2014-08-15T16:52:00Z">
        <w:r>
          <w:t xml:space="preserve">mode = </w:t>
        </w:r>
        <w:r>
          <w:rPr>
            <w:rFonts w:hint="eastAsia"/>
          </w:rPr>
          <w:t xml:space="preserve">&lt;MODE&gt; at here, mode can be valued as ws or ts. </w:t>
        </w:r>
        <w:r>
          <w:t>T</w:t>
        </w:r>
        <w:r>
          <w:rPr>
            <w:rFonts w:hint="eastAsia"/>
          </w:rPr>
          <w:t>he default is ws</w:t>
        </w:r>
      </w:ins>
    </w:p>
    <w:p w:rsidR="00FE6E90" w:rsidRDefault="00FE6E90" w:rsidP="00FE6E90">
      <w:pPr>
        <w:pStyle w:val="ListParagraph"/>
        <w:ind w:left="580"/>
        <w:rPr>
          <w:ins w:id="1573" w:author="Jason Wang" w:date="2014-08-15T16:52:00Z"/>
        </w:rPr>
      </w:pPr>
      <w:ins w:id="1574" w:author="Jason Wang" w:date="2014-08-15T16:52:00Z">
        <w:r>
          <w:t xml:space="preserve">par_dir = </w:t>
        </w:r>
        <w:r>
          <w:rPr>
            <w:rFonts w:hint="eastAsia"/>
          </w:rPr>
          <w:t xml:space="preserve">&lt;dir&gt;, the par file directory. </w:t>
        </w:r>
      </w:ins>
    </w:p>
    <w:p w:rsidR="00FE6E90" w:rsidRDefault="00FE6E90" w:rsidP="00FE6E90">
      <w:pPr>
        <w:rPr>
          <w:ins w:id="1575" w:author="Jason Wang" w:date="2014-08-15T16:52:00Z"/>
        </w:rPr>
      </w:pPr>
      <w:ins w:id="1576" w:author="Jason Wang" w:date="2014-08-15T16:52:00Z">
        <w:r>
          <w:rPr>
            <w:rFonts w:hint="eastAsia"/>
          </w:rPr>
          <w:t xml:space="preserve">9. </w:t>
        </w:r>
        <w:r w:rsidRPr="008E06F9">
          <w:t>check_sdf</w:t>
        </w:r>
      </w:ins>
    </w:p>
    <w:p w:rsidR="00FE6E90" w:rsidRDefault="00FE6E90" w:rsidP="00FE6E90">
      <w:pPr>
        <w:rPr>
          <w:ins w:id="1577" w:author="Jason Wang" w:date="2014-08-15T16:52:00Z"/>
        </w:rPr>
      </w:pPr>
      <w:ins w:id="1578" w:author="Jason Wang" w:date="2014-08-15T16:52:00Z">
        <w:r>
          <w:rPr>
            <w:rFonts w:hint="eastAsia"/>
          </w:rPr>
          <w:t>This method used to check the sdf file</w:t>
        </w:r>
      </w:ins>
    </w:p>
    <w:p w:rsidR="00FE6E90" w:rsidRDefault="00FE6E90" w:rsidP="00FE6E90">
      <w:pPr>
        <w:pStyle w:val="ListParagraph"/>
        <w:numPr>
          <w:ilvl w:val="0"/>
          <w:numId w:val="58"/>
        </w:numPr>
        <w:rPr>
          <w:ins w:id="1579" w:author="Jason Wang" w:date="2014-08-15T16:52:00Z"/>
        </w:rPr>
      </w:pPr>
      <w:ins w:id="1580" w:author="Jason Wang" w:date="2014-08-15T16:52:00Z">
        <w:r>
          <w:rPr>
            <w:rFonts w:hint="eastAsia"/>
          </w:rPr>
          <w:t>format:</w:t>
        </w:r>
      </w:ins>
    </w:p>
    <w:p w:rsidR="00FE6E90" w:rsidRDefault="00FE6E90" w:rsidP="00FE6E90">
      <w:pPr>
        <w:pStyle w:val="ListParagraph"/>
        <w:ind w:left="360"/>
        <w:rPr>
          <w:ins w:id="1581" w:author="Jason Wang" w:date="2014-08-15T16:52:00Z"/>
        </w:rPr>
      </w:pPr>
      <w:ins w:id="1582" w:author="Jason Wang" w:date="2014-08-15T16:52:00Z">
        <w:r>
          <w:t>[method]</w:t>
        </w:r>
      </w:ins>
    </w:p>
    <w:p w:rsidR="00FE6E90" w:rsidRDefault="00FE6E90" w:rsidP="00FE6E90">
      <w:pPr>
        <w:pStyle w:val="ListParagraph"/>
        <w:ind w:left="360"/>
        <w:rPr>
          <w:ins w:id="1583" w:author="Jason Wang" w:date="2014-08-15T16:52:00Z"/>
        </w:rPr>
      </w:pPr>
      <w:ins w:id="1584" w:author="Jason Wang" w:date="2014-08-15T16:52:00Z">
        <w:r>
          <w:t>check_sdf  = 1</w:t>
        </w:r>
      </w:ins>
    </w:p>
    <w:p w:rsidR="00FE6E90" w:rsidRDefault="00FE6E90" w:rsidP="00FE6E90">
      <w:pPr>
        <w:pStyle w:val="ListParagraph"/>
        <w:ind w:left="360"/>
        <w:rPr>
          <w:ins w:id="1585" w:author="Jason Wang" w:date="2014-08-15T16:52:00Z"/>
        </w:rPr>
      </w:pPr>
    </w:p>
    <w:p w:rsidR="00FE6E90" w:rsidRDefault="00FE6E90" w:rsidP="00FE6E90">
      <w:pPr>
        <w:pStyle w:val="ListParagraph"/>
        <w:ind w:left="360"/>
        <w:rPr>
          <w:ins w:id="1586" w:author="Jason Wang" w:date="2014-08-15T16:52:00Z"/>
        </w:rPr>
      </w:pPr>
      <w:ins w:id="1587" w:author="Jason Wang" w:date="2014-08-15T16:52:00Z">
        <w:r>
          <w:t>[check_sdf]</w:t>
        </w:r>
      </w:ins>
    </w:p>
    <w:p w:rsidR="00FE6E90" w:rsidRDefault="00FE6E90" w:rsidP="00FE6E90">
      <w:pPr>
        <w:pStyle w:val="ListParagraph"/>
        <w:ind w:left="360"/>
        <w:rPr>
          <w:ins w:id="1588" w:author="Jason Wang" w:date="2014-08-15T16:52:00Z"/>
        </w:rPr>
      </w:pPr>
      <w:ins w:id="1589" w:author="Jason Wang" w:date="2014-08-15T16:52:00Z">
        <w:r>
          <w:t xml:space="preserve">sdf_dir = </w:t>
        </w:r>
        <w:r>
          <w:rPr>
            <w:rFonts w:hint="eastAsia"/>
          </w:rPr>
          <w:t>&lt;dir&gt;, the directory of sdf file directory.</w:t>
        </w:r>
      </w:ins>
    </w:p>
    <w:p w:rsidR="00AA4AD0" w:rsidRDefault="00AA4AD0" w:rsidP="00AA4AD0"/>
    <w:p w:rsidR="00AA4AD0" w:rsidRDefault="00AA4AD0" w:rsidP="00AA4AD0">
      <w:pPr>
        <w:ind w:leftChars="100" w:left="220"/>
      </w:pPr>
      <w:r>
        <w:br w:type="page"/>
      </w:r>
    </w:p>
    <w:p w:rsidR="00AA4AD0" w:rsidRDefault="00AA4AD0" w:rsidP="00AA4AD0">
      <w:pPr>
        <w:pStyle w:val="Heading2"/>
      </w:pPr>
      <w:bookmarkStart w:id="1590" w:name="_5.3_Scan_report"/>
      <w:bookmarkStart w:id="1591" w:name="_Toc386468493"/>
      <w:bookmarkStart w:id="1592" w:name="_Toc395885306"/>
      <w:bookmarkEnd w:id="1590"/>
      <w:r>
        <w:lastRenderedPageBreak/>
        <w:t>5.3 Scan report usage</w:t>
      </w:r>
      <w:bookmarkEnd w:id="1591"/>
      <w:bookmarkEnd w:id="1592"/>
    </w:p>
    <w:p w:rsidR="00AA4AD0" w:rsidRPr="00293C05" w:rsidRDefault="00AA4AD0" w:rsidP="00AA4AD0">
      <w:r>
        <w:t xml:space="preserve">Section owner: </w:t>
      </w:r>
      <w:r>
        <w:rPr>
          <w:rFonts w:hint="eastAsia"/>
        </w:rPr>
        <w:t>Yu Zhao</w:t>
      </w:r>
    </w:p>
    <w:p w:rsidR="00AA4AD0" w:rsidRDefault="00AA4AD0" w:rsidP="00AA4AD0">
      <w:pPr>
        <w:pStyle w:val="Heading3"/>
      </w:pPr>
      <w:bookmarkStart w:id="1593" w:name="_Toc395885307"/>
      <w:r>
        <w:rPr>
          <w:rFonts w:hint="eastAsia"/>
        </w:rPr>
        <w:t>5.3.1 Object</w:t>
      </w:r>
      <w:bookmarkEnd w:id="1593"/>
    </w:p>
    <w:p w:rsidR="00AA4AD0" w:rsidRDefault="00AA4AD0" w:rsidP="00AA4AD0">
      <w:r>
        <w:rPr>
          <w:rFonts w:hint="eastAsia"/>
        </w:rPr>
        <w:tab/>
      </w:r>
      <w:r>
        <w:t>T</w:t>
      </w:r>
      <w:r>
        <w:rPr>
          <w:rFonts w:hint="eastAsia"/>
        </w:rPr>
        <w:t xml:space="preserve">he </w:t>
      </w:r>
      <w:r>
        <w:t>scan</w:t>
      </w:r>
      <w:r>
        <w:rPr>
          <w:rFonts w:hint="eastAsia"/>
        </w:rPr>
        <w:t xml:space="preserve"> report tool is located in trunk\tools\scan_report. You can use it to scan resources after the cases run over. Till now, we support multi-flows as: QoR, General, </w:t>
      </w:r>
      <w:r>
        <w:t>and Seed</w:t>
      </w:r>
      <w:r>
        <w:rPr>
          <w:rFonts w:hint="eastAsia"/>
        </w:rPr>
        <w:t>.</w:t>
      </w:r>
    </w:p>
    <w:p w:rsidR="00AA4AD0" w:rsidRDefault="00AA4AD0" w:rsidP="00AA4AD0">
      <w:pPr>
        <w:pStyle w:val="Heading3"/>
      </w:pPr>
      <w:bookmarkStart w:id="1594" w:name="_Toc395885308"/>
      <w:r>
        <w:rPr>
          <w:rFonts w:hint="eastAsia"/>
        </w:rPr>
        <w:t>5.3.2 Quick Start</w:t>
      </w:r>
      <w:bookmarkEnd w:id="1594"/>
    </w:p>
    <w:p w:rsidR="00AA4AD0" w:rsidRPr="00655BB6" w:rsidRDefault="00AA4AD0" w:rsidP="00AA4AD0">
      <w:pPr>
        <w:ind w:firstLine="420"/>
        <w:rPr>
          <w:b/>
        </w:rPr>
      </w:pPr>
      <w:r w:rsidRPr="00655BB6">
        <w:rPr>
          <w:rFonts w:hint="eastAsia"/>
          <w:b/>
        </w:rPr>
        <w:t>[1]</w:t>
      </w:r>
      <w:r w:rsidRPr="00655BB6">
        <w:rPr>
          <w:rFonts w:hint="eastAsia"/>
          <w:b/>
        </w:rPr>
        <w:tab/>
      </w:r>
      <w:r w:rsidRPr="00655BB6">
        <w:rPr>
          <w:b/>
        </w:rPr>
        <w:t>S</w:t>
      </w:r>
      <w:r w:rsidRPr="00655BB6">
        <w:rPr>
          <w:rFonts w:hint="eastAsia"/>
          <w:b/>
        </w:rPr>
        <w:t>can a case for qor:</w:t>
      </w:r>
    </w:p>
    <w:p w:rsidR="00AA4AD0" w:rsidRDefault="00AA4AD0" w:rsidP="00AA4AD0">
      <w:pPr>
        <w:ind w:firstLine="420"/>
      </w:pPr>
      <w:r>
        <w:t>Python</w:t>
      </w:r>
      <w:r>
        <w:rPr>
          <w:rFonts w:hint="eastAsia"/>
        </w:rPr>
        <w:t xml:space="preserve"> </w:t>
      </w:r>
      <w:r w:rsidRPr="00D35AA4">
        <w:t>run_scan_lattice_step_general_case.py --job-dir=Sapphire_92 --design=21_orca_tut</w:t>
      </w:r>
      <w:r>
        <w:rPr>
          <w:rFonts w:hint="eastAsia"/>
        </w:rPr>
        <w:t xml:space="preserve"> </w:t>
      </w:r>
      <w:r>
        <w:t>–</w:t>
      </w:r>
      <w:r>
        <w:rPr>
          <w:rFonts w:hint="eastAsia"/>
        </w:rPr>
        <w:t>flow=qor</w:t>
      </w:r>
    </w:p>
    <w:p w:rsidR="00AA4AD0" w:rsidRPr="00655BB6" w:rsidRDefault="00AA4AD0" w:rsidP="00AA4AD0">
      <w:pPr>
        <w:ind w:firstLine="420"/>
        <w:rPr>
          <w:b/>
        </w:rPr>
      </w:pPr>
      <w:r w:rsidRPr="00655BB6">
        <w:rPr>
          <w:rFonts w:hint="eastAsia"/>
          <w:b/>
        </w:rPr>
        <w:t>[2]</w:t>
      </w:r>
      <w:r w:rsidRPr="00655BB6">
        <w:rPr>
          <w:rFonts w:hint="eastAsia"/>
          <w:b/>
        </w:rPr>
        <w:tab/>
      </w:r>
      <w:r w:rsidRPr="00655BB6">
        <w:rPr>
          <w:b/>
        </w:rPr>
        <w:t>S</w:t>
      </w:r>
      <w:r w:rsidRPr="00655BB6">
        <w:rPr>
          <w:rFonts w:hint="eastAsia"/>
          <w:b/>
        </w:rPr>
        <w:t>can all case for qor:</w:t>
      </w:r>
    </w:p>
    <w:p w:rsidR="00AA4AD0" w:rsidRDefault="00AA4AD0" w:rsidP="00AA4AD0">
      <w:pPr>
        <w:ind w:firstLine="420"/>
      </w:pPr>
      <w:r>
        <w:t>Python</w:t>
      </w:r>
      <w:r>
        <w:rPr>
          <w:rFonts w:hint="eastAsia"/>
        </w:rPr>
        <w:t xml:space="preserve"> </w:t>
      </w:r>
      <w:r w:rsidRPr="00D35AA4">
        <w:t xml:space="preserve">run_scan_lattice_step_general_case.py --job-dir=Sapphire_92 </w:t>
      </w:r>
      <w:r>
        <w:rPr>
          <w:rFonts w:hint="eastAsia"/>
        </w:rPr>
        <w:t xml:space="preserve"> </w:t>
      </w:r>
      <w:r>
        <w:t>–</w:t>
      </w:r>
      <w:r>
        <w:rPr>
          <w:rFonts w:hint="eastAsia"/>
        </w:rPr>
        <w:t>flow=qor</w:t>
      </w:r>
    </w:p>
    <w:p w:rsidR="00AA4AD0" w:rsidRPr="00655BB6" w:rsidRDefault="00AA4AD0" w:rsidP="00AA4AD0">
      <w:pPr>
        <w:ind w:firstLine="420"/>
        <w:rPr>
          <w:b/>
        </w:rPr>
      </w:pPr>
      <w:r w:rsidRPr="00655BB6">
        <w:rPr>
          <w:rFonts w:hint="eastAsia"/>
          <w:b/>
        </w:rPr>
        <w:t>[3]</w:t>
      </w:r>
      <w:r w:rsidRPr="00655BB6">
        <w:rPr>
          <w:rFonts w:hint="eastAsia"/>
          <w:b/>
        </w:rPr>
        <w:tab/>
      </w:r>
      <w:r w:rsidRPr="00655BB6">
        <w:rPr>
          <w:b/>
        </w:rPr>
        <w:t>S</w:t>
      </w:r>
      <w:r w:rsidRPr="00655BB6">
        <w:rPr>
          <w:rFonts w:hint="eastAsia"/>
          <w:b/>
        </w:rPr>
        <w:t>can all case for qor and write pass/fail log files and also write rerun case bat file.</w:t>
      </w:r>
    </w:p>
    <w:p w:rsidR="00AA4AD0" w:rsidRPr="009404D0" w:rsidRDefault="00AA4AD0" w:rsidP="00AA4AD0">
      <w:pPr>
        <w:ind w:firstLine="420"/>
      </w:pPr>
      <w:r>
        <w:t>Python</w:t>
      </w:r>
      <w:r>
        <w:rPr>
          <w:rFonts w:hint="eastAsia"/>
        </w:rPr>
        <w:t xml:space="preserve"> </w:t>
      </w:r>
      <w:r w:rsidRPr="00D35AA4">
        <w:t xml:space="preserve">run_scan_lattice_step_general_case.py --job-dir=Sapphire_92 </w:t>
      </w:r>
      <w:r>
        <w:rPr>
          <w:rFonts w:hint="eastAsia"/>
        </w:rPr>
        <w:t xml:space="preserve"> </w:t>
      </w:r>
      <w:r>
        <w:t>–</w:t>
      </w:r>
      <w:r>
        <w:rPr>
          <w:rFonts w:hint="eastAsia"/>
        </w:rPr>
        <w:t xml:space="preserve">flow=qor </w:t>
      </w:r>
      <w:r>
        <w:t>–</w:t>
      </w:r>
      <w:r>
        <w:rPr>
          <w:rFonts w:hint="eastAsia"/>
        </w:rPr>
        <w:t>qor-auto</w:t>
      </w:r>
    </w:p>
    <w:p w:rsidR="00AA4AD0" w:rsidRPr="00655BB6" w:rsidRDefault="00AA4AD0" w:rsidP="00AA4AD0">
      <w:pPr>
        <w:ind w:firstLine="420"/>
        <w:rPr>
          <w:b/>
        </w:rPr>
      </w:pPr>
      <w:r w:rsidRPr="00655BB6">
        <w:rPr>
          <w:rFonts w:hint="eastAsia"/>
          <w:b/>
        </w:rPr>
        <w:t>[4]</w:t>
      </w:r>
      <w:r w:rsidRPr="00655BB6">
        <w:rPr>
          <w:rFonts w:hint="eastAsia"/>
          <w:b/>
        </w:rPr>
        <w:tab/>
      </w:r>
      <w:r w:rsidRPr="00655BB6">
        <w:rPr>
          <w:b/>
        </w:rPr>
        <w:t>S</w:t>
      </w:r>
      <w:r w:rsidRPr="00655BB6">
        <w:rPr>
          <w:rFonts w:hint="eastAsia"/>
          <w:b/>
        </w:rPr>
        <w:t>can all case for run mutli-seed:</w:t>
      </w:r>
    </w:p>
    <w:p w:rsidR="00AA4AD0" w:rsidRDefault="00AA4AD0" w:rsidP="00AA4AD0">
      <w:pPr>
        <w:ind w:firstLine="420"/>
      </w:pPr>
      <w:r>
        <w:t>Python</w:t>
      </w:r>
      <w:r>
        <w:rPr>
          <w:rFonts w:hint="eastAsia"/>
        </w:rPr>
        <w:t xml:space="preserve"> </w:t>
      </w:r>
      <w:r w:rsidRPr="00D35AA4">
        <w:t xml:space="preserve">run_scan_lattice_step_general_case.py --job-dir=Sapphire_92 </w:t>
      </w:r>
      <w:r>
        <w:rPr>
          <w:rFonts w:hint="eastAsia"/>
        </w:rPr>
        <w:t xml:space="preserve"> </w:t>
      </w:r>
      <w:r>
        <w:t>–</w:t>
      </w:r>
      <w:r>
        <w:rPr>
          <w:rFonts w:hint="eastAsia"/>
        </w:rPr>
        <w:t>flow=seed</w:t>
      </w:r>
    </w:p>
    <w:p w:rsidR="00AA4AD0" w:rsidRPr="00655BB6" w:rsidRDefault="00AA4AD0" w:rsidP="00AA4AD0">
      <w:pPr>
        <w:ind w:firstLine="420"/>
        <w:rPr>
          <w:b/>
        </w:rPr>
      </w:pPr>
      <w:r w:rsidRPr="00655BB6">
        <w:rPr>
          <w:rFonts w:hint="eastAsia"/>
          <w:b/>
        </w:rPr>
        <w:t>[5]</w:t>
      </w:r>
      <w:r w:rsidRPr="00655BB6">
        <w:rPr>
          <w:rFonts w:hint="eastAsia"/>
          <w:b/>
        </w:rPr>
        <w:tab/>
      </w:r>
      <w:r w:rsidRPr="00655BB6">
        <w:rPr>
          <w:b/>
        </w:rPr>
        <w:t>S</w:t>
      </w:r>
      <w:r w:rsidRPr="00655BB6">
        <w:rPr>
          <w:rFonts w:hint="eastAsia"/>
          <w:b/>
        </w:rPr>
        <w:t>can all case for tcl result:</w:t>
      </w:r>
    </w:p>
    <w:p w:rsidR="00AA4AD0" w:rsidRDefault="00AA4AD0" w:rsidP="00AA4AD0">
      <w:pPr>
        <w:ind w:firstLine="420"/>
      </w:pPr>
      <w:r>
        <w:t>Python</w:t>
      </w:r>
      <w:r>
        <w:rPr>
          <w:rFonts w:hint="eastAsia"/>
        </w:rPr>
        <w:t xml:space="preserve"> </w:t>
      </w:r>
      <w:r w:rsidRPr="00D35AA4">
        <w:t>run_scan_lattice_step_general_case.py --job-dir=</w:t>
      </w:r>
      <w:r>
        <w:t>Sapphire_92</w:t>
      </w:r>
    </w:p>
    <w:p w:rsidR="00AA4AD0" w:rsidRPr="00655BB6" w:rsidRDefault="00AA4AD0" w:rsidP="00AA4AD0">
      <w:pPr>
        <w:ind w:firstLine="420"/>
        <w:rPr>
          <w:b/>
        </w:rPr>
      </w:pPr>
      <w:r w:rsidRPr="00655BB6">
        <w:rPr>
          <w:rFonts w:hint="eastAsia"/>
          <w:b/>
        </w:rPr>
        <w:t>[6</w:t>
      </w:r>
      <w:r w:rsidRPr="00655BB6">
        <w:rPr>
          <w:b/>
        </w:rPr>
        <w:t xml:space="preserve">] </w:t>
      </w:r>
      <w:r>
        <w:rPr>
          <w:b/>
        </w:rPr>
        <w:t>Scan</w:t>
      </w:r>
      <w:r>
        <w:rPr>
          <w:rFonts w:hint="eastAsia"/>
          <w:b/>
        </w:rPr>
        <w:t xml:space="preserve"> </w:t>
      </w:r>
      <w:r w:rsidRPr="00655BB6">
        <w:rPr>
          <w:rFonts w:hint="eastAsia"/>
          <w:b/>
        </w:rPr>
        <w:t>case</w:t>
      </w:r>
      <w:r>
        <w:rPr>
          <w:rFonts w:hint="eastAsia"/>
          <w:b/>
        </w:rPr>
        <w:t>s</w:t>
      </w:r>
      <w:r w:rsidRPr="00655BB6">
        <w:rPr>
          <w:rFonts w:hint="eastAsia"/>
          <w:b/>
        </w:rPr>
        <w:t xml:space="preserve"> and specify the report name:</w:t>
      </w:r>
    </w:p>
    <w:p w:rsidR="00AA4AD0" w:rsidRDefault="00AA4AD0" w:rsidP="00AA4AD0">
      <w:pPr>
        <w:ind w:firstLine="420"/>
      </w:pPr>
      <w:r>
        <w:t>Python</w:t>
      </w:r>
      <w:r>
        <w:rPr>
          <w:rFonts w:hint="eastAsia"/>
        </w:rPr>
        <w:t xml:space="preserve"> </w:t>
      </w:r>
      <w:r w:rsidRPr="00D35AA4">
        <w:t xml:space="preserve">run_scan_lattice_step_general_case.py --job-dir=Sapphire_92 </w:t>
      </w:r>
      <w:r>
        <w:rPr>
          <w:rFonts w:hint="eastAsia"/>
        </w:rPr>
        <w:t xml:space="preserve"> </w:t>
      </w:r>
      <w:r>
        <w:t>–</w:t>
      </w:r>
      <w:r>
        <w:rPr>
          <w:rFonts w:hint="eastAsia"/>
        </w:rPr>
        <w:t xml:space="preserve">flow=seed </w:t>
      </w:r>
      <w:r>
        <w:t>–</w:t>
      </w:r>
      <w:r>
        <w:rPr>
          <w:rFonts w:hint="eastAsia"/>
        </w:rPr>
        <w:t>report-name=</w:t>
      </w:r>
      <w:r>
        <w:t>’</w:t>
      </w:r>
      <w:r>
        <w:rPr>
          <w:rFonts w:hint="eastAsia"/>
        </w:rPr>
        <w:t>a.csv</w:t>
      </w:r>
      <w:r>
        <w:t>’</w:t>
      </w:r>
    </w:p>
    <w:p w:rsidR="00AA4AD0" w:rsidRPr="00655BB6" w:rsidRDefault="00AA4AD0" w:rsidP="00AA4AD0">
      <w:pPr>
        <w:ind w:firstLine="420"/>
        <w:rPr>
          <w:b/>
        </w:rPr>
      </w:pPr>
      <w:r w:rsidRPr="00655BB6">
        <w:rPr>
          <w:rFonts w:hint="eastAsia"/>
          <w:b/>
        </w:rPr>
        <w:t>[7</w:t>
      </w:r>
      <w:r w:rsidRPr="00655BB6">
        <w:rPr>
          <w:b/>
        </w:rPr>
        <w:t>] Scan</w:t>
      </w:r>
      <w:r>
        <w:rPr>
          <w:rFonts w:hint="eastAsia"/>
          <w:b/>
        </w:rPr>
        <w:t xml:space="preserve"> </w:t>
      </w:r>
      <w:r w:rsidRPr="00655BB6">
        <w:rPr>
          <w:rFonts w:hint="eastAsia"/>
          <w:b/>
        </w:rPr>
        <w:t>case</w:t>
      </w:r>
      <w:r>
        <w:rPr>
          <w:rFonts w:hint="eastAsia"/>
          <w:b/>
        </w:rPr>
        <w:t>s</w:t>
      </w:r>
      <w:r w:rsidRPr="00655BB6">
        <w:rPr>
          <w:rFonts w:hint="eastAsia"/>
          <w:b/>
        </w:rPr>
        <w:t xml:space="preserve"> and specify the report path:</w:t>
      </w:r>
    </w:p>
    <w:p w:rsidR="00AA4AD0" w:rsidRPr="009A2DF9" w:rsidRDefault="00AA4AD0" w:rsidP="009A2DF9">
      <w:pPr>
        <w:ind w:firstLine="420"/>
        <w:rPr>
          <w:b/>
        </w:rPr>
      </w:pPr>
      <w:r>
        <w:t>Python</w:t>
      </w:r>
      <w:r>
        <w:rPr>
          <w:rFonts w:hint="eastAsia"/>
        </w:rPr>
        <w:t xml:space="preserve"> </w:t>
      </w:r>
      <w:r w:rsidRPr="00D35AA4">
        <w:t>run_scan_lattice_step_general_case.py --job-dir=Sapphire_92</w:t>
      </w:r>
      <w:r>
        <w:rPr>
          <w:rFonts w:hint="eastAsia"/>
        </w:rPr>
        <w:t xml:space="preserve"> </w:t>
      </w:r>
      <w:r w:rsidRPr="009271BE">
        <w:rPr>
          <w:b/>
        </w:rPr>
        <w:t>--report-path=</w:t>
      </w:r>
      <w:r>
        <w:rPr>
          <w:rFonts w:hint="eastAsia"/>
          <w:b/>
        </w:rPr>
        <w:t>*</w:t>
      </w:r>
    </w:p>
    <w:p w:rsidR="00AA4AD0" w:rsidRDefault="00AA4AD0" w:rsidP="00AA4AD0">
      <w:pPr>
        <w:pStyle w:val="Heading3"/>
      </w:pPr>
      <w:bookmarkStart w:id="1595" w:name="_Toc395885309"/>
      <w:r>
        <w:rPr>
          <w:rFonts w:hint="eastAsia"/>
        </w:rPr>
        <w:t>5.3.3 Detail Usage</w:t>
      </w:r>
      <w:bookmarkEnd w:id="1595"/>
    </w:p>
    <w:p w:rsidR="00AA4AD0" w:rsidRDefault="00AA4AD0" w:rsidP="00AA4AD0">
      <w:pPr>
        <w:ind w:firstLine="435"/>
      </w:pPr>
      <w:r>
        <w:rPr>
          <w:rFonts w:hint="eastAsia"/>
        </w:rPr>
        <w:t>Options</w:t>
      </w:r>
    </w:p>
    <w:tbl>
      <w:tblPr>
        <w:tblStyle w:val="TableGrid"/>
        <w:tblW w:w="0" w:type="auto"/>
        <w:tblLook w:val="04A0" w:firstRow="1" w:lastRow="0" w:firstColumn="1" w:lastColumn="0" w:noHBand="0" w:noVBand="1"/>
      </w:tblPr>
      <w:tblGrid>
        <w:gridCol w:w="3909"/>
        <w:gridCol w:w="5667"/>
      </w:tblGrid>
      <w:tr w:rsidR="00AA4AD0" w:rsidTr="002755FE">
        <w:tc>
          <w:tcPr>
            <w:tcW w:w="1951" w:type="dxa"/>
          </w:tcPr>
          <w:p w:rsidR="00AA4AD0" w:rsidRPr="009271BE" w:rsidRDefault="00AA4AD0" w:rsidP="002755FE">
            <w:pPr>
              <w:rPr>
                <w:b/>
              </w:rPr>
            </w:pPr>
            <w:r w:rsidRPr="009271BE">
              <w:rPr>
                <w:b/>
              </w:rPr>
              <w:t>-h, --help</w:t>
            </w:r>
          </w:p>
        </w:tc>
        <w:tc>
          <w:tcPr>
            <w:tcW w:w="6571" w:type="dxa"/>
          </w:tcPr>
          <w:p w:rsidR="00AA4AD0" w:rsidRDefault="00AA4AD0" w:rsidP="002755FE">
            <w:r>
              <w:t>show this help message and exit</w:t>
            </w:r>
          </w:p>
        </w:tc>
      </w:tr>
      <w:tr w:rsidR="00AA4AD0" w:rsidTr="002755FE">
        <w:tc>
          <w:tcPr>
            <w:tcW w:w="1951" w:type="dxa"/>
          </w:tcPr>
          <w:p w:rsidR="00AA4AD0" w:rsidRPr="009271BE" w:rsidRDefault="00AA4AD0" w:rsidP="002755FE">
            <w:pPr>
              <w:rPr>
                <w:b/>
              </w:rPr>
            </w:pPr>
            <w:r w:rsidRPr="009271BE">
              <w:rPr>
                <w:b/>
              </w:rPr>
              <w:t>--job-dir=JOB_DIR</w:t>
            </w:r>
          </w:p>
        </w:tc>
        <w:tc>
          <w:tcPr>
            <w:tcW w:w="6571" w:type="dxa"/>
          </w:tcPr>
          <w:p w:rsidR="00AA4AD0" w:rsidRDefault="00AA4AD0" w:rsidP="002755FE">
            <w:r>
              <w:t>specify job working path</w:t>
            </w:r>
          </w:p>
        </w:tc>
      </w:tr>
      <w:tr w:rsidR="00AA4AD0" w:rsidTr="002755FE">
        <w:tc>
          <w:tcPr>
            <w:tcW w:w="1951" w:type="dxa"/>
          </w:tcPr>
          <w:p w:rsidR="00AA4AD0" w:rsidRPr="009271BE" w:rsidRDefault="00AA4AD0" w:rsidP="002755FE">
            <w:pPr>
              <w:rPr>
                <w:b/>
              </w:rPr>
            </w:pPr>
            <w:r w:rsidRPr="009271BE">
              <w:rPr>
                <w:b/>
              </w:rPr>
              <w:t>--design=DESIGN</w:t>
            </w:r>
          </w:p>
        </w:tc>
        <w:tc>
          <w:tcPr>
            <w:tcW w:w="6571" w:type="dxa"/>
          </w:tcPr>
          <w:p w:rsidR="00AA4AD0" w:rsidRDefault="00AA4AD0" w:rsidP="002755FE">
            <w:r>
              <w:t>specify design name</w:t>
            </w:r>
          </w:p>
        </w:tc>
      </w:tr>
      <w:tr w:rsidR="00AA4AD0" w:rsidTr="002755FE">
        <w:tc>
          <w:tcPr>
            <w:tcW w:w="1951" w:type="dxa"/>
          </w:tcPr>
          <w:p w:rsidR="00AA4AD0" w:rsidRPr="009271BE" w:rsidRDefault="00AA4AD0" w:rsidP="002755FE">
            <w:pPr>
              <w:rPr>
                <w:b/>
              </w:rPr>
            </w:pPr>
            <w:r w:rsidRPr="009271BE">
              <w:rPr>
                <w:b/>
              </w:rPr>
              <w:t>--conf-file=CONF_FILE</w:t>
            </w:r>
          </w:p>
        </w:tc>
        <w:tc>
          <w:tcPr>
            <w:tcW w:w="6571" w:type="dxa"/>
          </w:tcPr>
          <w:p w:rsidR="00AA4AD0" w:rsidRDefault="00AA4AD0" w:rsidP="002755FE">
            <w:r>
              <w:t>specify the configure file</w:t>
            </w:r>
          </w:p>
        </w:tc>
      </w:tr>
      <w:tr w:rsidR="00AA4AD0" w:rsidTr="002755FE">
        <w:tc>
          <w:tcPr>
            <w:tcW w:w="1951" w:type="dxa"/>
          </w:tcPr>
          <w:p w:rsidR="00AA4AD0" w:rsidRPr="009271BE" w:rsidRDefault="00AA4AD0" w:rsidP="002755FE">
            <w:pPr>
              <w:rPr>
                <w:b/>
              </w:rPr>
            </w:pPr>
            <w:r w:rsidRPr="009271BE">
              <w:rPr>
                <w:b/>
              </w:rPr>
              <w:t>--pap</w:t>
            </w:r>
          </w:p>
        </w:tc>
        <w:tc>
          <w:tcPr>
            <w:tcW w:w="6571" w:type="dxa"/>
          </w:tcPr>
          <w:p w:rsidR="00AA4AD0" w:rsidRDefault="00AA4AD0" w:rsidP="002755FE">
            <w:r>
              <w:t>dump Lattice Performance Achievement Percentage data</w:t>
            </w:r>
          </w:p>
        </w:tc>
      </w:tr>
      <w:tr w:rsidR="00AA4AD0" w:rsidTr="002755FE">
        <w:tc>
          <w:tcPr>
            <w:tcW w:w="1951" w:type="dxa"/>
          </w:tcPr>
          <w:p w:rsidR="00AA4AD0" w:rsidRPr="009271BE" w:rsidRDefault="00AA4AD0" w:rsidP="002755FE">
            <w:pPr>
              <w:rPr>
                <w:b/>
              </w:rPr>
            </w:pPr>
            <w:r w:rsidRPr="009271BE">
              <w:rPr>
                <w:b/>
              </w:rPr>
              <w:t>--report-name=REPORT_NAME</w:t>
            </w:r>
          </w:p>
        </w:tc>
        <w:tc>
          <w:tcPr>
            <w:tcW w:w="6571" w:type="dxa"/>
          </w:tcPr>
          <w:p w:rsidR="00AA4AD0" w:rsidRDefault="00AA4AD0" w:rsidP="002755FE">
            <w:r>
              <w:t>specify report_name you want to store</w:t>
            </w:r>
          </w:p>
        </w:tc>
      </w:tr>
      <w:tr w:rsidR="00AA4AD0" w:rsidTr="002755FE">
        <w:tc>
          <w:tcPr>
            <w:tcW w:w="1951" w:type="dxa"/>
          </w:tcPr>
          <w:p w:rsidR="00AA4AD0" w:rsidRPr="009271BE" w:rsidRDefault="00AA4AD0" w:rsidP="002755FE">
            <w:pPr>
              <w:rPr>
                <w:b/>
              </w:rPr>
            </w:pPr>
            <w:r w:rsidRPr="009271BE">
              <w:rPr>
                <w:b/>
              </w:rPr>
              <w:t>--report-path=REPORT_PATH</w:t>
            </w:r>
          </w:p>
        </w:tc>
        <w:tc>
          <w:tcPr>
            <w:tcW w:w="6571" w:type="dxa"/>
          </w:tcPr>
          <w:p w:rsidR="00AA4AD0" w:rsidRDefault="00AA4AD0" w:rsidP="002755FE">
            <w:r>
              <w:t>specify the report path</w:t>
            </w:r>
          </w:p>
        </w:tc>
      </w:tr>
      <w:tr w:rsidR="00AA4AD0" w:rsidTr="002755FE">
        <w:tc>
          <w:tcPr>
            <w:tcW w:w="1951" w:type="dxa"/>
          </w:tcPr>
          <w:p w:rsidR="00AA4AD0" w:rsidRPr="009271BE" w:rsidRDefault="00AA4AD0" w:rsidP="002755FE">
            <w:pPr>
              <w:rPr>
                <w:b/>
              </w:rPr>
            </w:pPr>
            <w:r w:rsidRPr="009271BE">
              <w:rPr>
                <w:b/>
              </w:rPr>
              <w:t>--force-na</w:t>
            </w:r>
          </w:p>
        </w:tc>
        <w:tc>
          <w:tcPr>
            <w:tcW w:w="6571" w:type="dxa"/>
          </w:tcPr>
          <w:p w:rsidR="00AA4AD0" w:rsidRDefault="00AA4AD0" w:rsidP="002755FE">
            <w:r>
              <w:t>force the data become NAN if cannot get data from par</w:t>
            </w:r>
            <w:r>
              <w:rPr>
                <w:rFonts w:hint="eastAsia"/>
              </w:rPr>
              <w:t xml:space="preserve"> file</w:t>
            </w:r>
          </w:p>
        </w:tc>
      </w:tr>
      <w:tr w:rsidR="00AA4AD0" w:rsidTr="002755FE">
        <w:tc>
          <w:tcPr>
            <w:tcW w:w="1951" w:type="dxa"/>
          </w:tcPr>
          <w:p w:rsidR="00AA4AD0" w:rsidRPr="009271BE" w:rsidRDefault="00AA4AD0" w:rsidP="002755FE">
            <w:pPr>
              <w:rPr>
                <w:b/>
              </w:rPr>
            </w:pPr>
            <w:r w:rsidRPr="009271BE">
              <w:rPr>
                <w:b/>
              </w:rPr>
              <w:t>--special-structure=SPECIAL_STRUCTURE</w:t>
            </w:r>
          </w:p>
        </w:tc>
        <w:tc>
          <w:tcPr>
            <w:tcW w:w="6571" w:type="dxa"/>
          </w:tcPr>
          <w:p w:rsidR="00AA4AD0" w:rsidRDefault="00AA4AD0" w:rsidP="002755FE">
            <w:r>
              <w:t>specify the special structure for the case</w:t>
            </w:r>
          </w:p>
        </w:tc>
      </w:tr>
      <w:tr w:rsidR="00AA4AD0" w:rsidTr="002755FE">
        <w:tc>
          <w:tcPr>
            <w:tcW w:w="1951" w:type="dxa"/>
          </w:tcPr>
          <w:p w:rsidR="00AA4AD0" w:rsidRPr="009271BE" w:rsidRDefault="00AA4AD0" w:rsidP="002755FE">
            <w:pPr>
              <w:rPr>
                <w:b/>
              </w:rPr>
            </w:pPr>
            <w:r w:rsidRPr="009271BE">
              <w:rPr>
                <w:b/>
              </w:rPr>
              <w:t>--flow=FLOW</w:t>
            </w:r>
          </w:p>
        </w:tc>
        <w:tc>
          <w:tcPr>
            <w:tcW w:w="6571" w:type="dxa"/>
          </w:tcPr>
          <w:p w:rsidR="00AA4AD0" w:rsidRDefault="00AA4AD0" w:rsidP="002755FE">
            <w:r>
              <w:t>specify the case flow</w:t>
            </w:r>
          </w:p>
        </w:tc>
      </w:tr>
      <w:tr w:rsidR="00AA4AD0" w:rsidTr="002755FE">
        <w:tc>
          <w:tcPr>
            <w:tcW w:w="1951" w:type="dxa"/>
          </w:tcPr>
          <w:p w:rsidR="00AA4AD0" w:rsidRPr="009271BE" w:rsidRDefault="00AA4AD0" w:rsidP="002755FE">
            <w:pPr>
              <w:rPr>
                <w:b/>
              </w:rPr>
            </w:pPr>
            <w:r w:rsidRPr="0055680E">
              <w:rPr>
                <w:b/>
              </w:rPr>
              <w:t>--qor-auto</w:t>
            </w:r>
          </w:p>
        </w:tc>
        <w:tc>
          <w:tcPr>
            <w:tcW w:w="6571" w:type="dxa"/>
          </w:tcPr>
          <w:p w:rsidR="00AA4AD0" w:rsidRDefault="00AA4AD0" w:rsidP="002755FE">
            <w:r>
              <w:t>W</w:t>
            </w:r>
            <w:r>
              <w:rPr>
                <w:rFonts w:hint="eastAsia"/>
              </w:rPr>
              <w:t>rite the pass/fail log in QoR automation flow</w:t>
            </w:r>
          </w:p>
        </w:tc>
      </w:tr>
      <w:tr w:rsidR="00AA4AD0" w:rsidTr="002755FE">
        <w:tc>
          <w:tcPr>
            <w:tcW w:w="1951" w:type="dxa"/>
          </w:tcPr>
          <w:p w:rsidR="00AA4AD0" w:rsidRPr="0055680E" w:rsidRDefault="00AA4AD0" w:rsidP="002755FE">
            <w:pPr>
              <w:rPr>
                <w:b/>
              </w:rPr>
            </w:pPr>
            <w:r w:rsidRPr="00706914">
              <w:rPr>
                <w:b/>
              </w:rPr>
              <w:t>--list-order</w:t>
            </w:r>
          </w:p>
        </w:tc>
        <w:tc>
          <w:tcPr>
            <w:tcW w:w="6571" w:type="dxa"/>
          </w:tcPr>
          <w:p w:rsidR="00AA4AD0" w:rsidRDefault="00AA4AD0" w:rsidP="002755FE">
            <w:r w:rsidRPr="00706914">
              <w:t>sort the report as sp</w:t>
            </w:r>
            <w:r>
              <w:rPr>
                <w:rFonts w:hint="eastAsia"/>
              </w:rPr>
              <w:t>e</w:t>
            </w:r>
            <w:r w:rsidRPr="00706914">
              <w:t>cial order listed in the case_list file located in conf directory</w:t>
            </w:r>
          </w:p>
        </w:tc>
      </w:tr>
      <w:tr w:rsidR="00AA4AD0" w:rsidTr="002755FE">
        <w:tc>
          <w:tcPr>
            <w:tcW w:w="1951" w:type="dxa"/>
          </w:tcPr>
          <w:p w:rsidR="00AA4AD0" w:rsidRPr="00706914" w:rsidRDefault="00AA4AD0" w:rsidP="002755FE">
            <w:pPr>
              <w:rPr>
                <w:b/>
              </w:rPr>
            </w:pPr>
            <w:r w:rsidRPr="001B6C5A">
              <w:rPr>
                <w:b/>
              </w:rPr>
              <w:t>--name-list=NAME_LIST</w:t>
            </w:r>
          </w:p>
        </w:tc>
        <w:tc>
          <w:tcPr>
            <w:tcW w:w="6571" w:type="dxa"/>
          </w:tcPr>
          <w:p w:rsidR="00AA4AD0" w:rsidRDefault="00AA4AD0" w:rsidP="002755FE">
            <w:r>
              <w:t>specify the list name in the case_list.conf, this used</w:t>
            </w:r>
          </w:p>
          <w:p w:rsidR="00AA4AD0" w:rsidRPr="00706914" w:rsidRDefault="00AA4AD0" w:rsidP="002755FE">
            <w:r>
              <w:t>for write sorted report</w:t>
            </w:r>
          </w:p>
        </w:tc>
      </w:tr>
      <w:tr w:rsidR="00AA4AD0" w:rsidTr="002755FE">
        <w:tc>
          <w:tcPr>
            <w:tcW w:w="1951" w:type="dxa"/>
          </w:tcPr>
          <w:p w:rsidR="00AA4AD0" w:rsidRPr="001B6C5A" w:rsidRDefault="00AA4AD0" w:rsidP="002755FE">
            <w:pPr>
              <w:rPr>
                <w:b/>
              </w:rPr>
            </w:pPr>
            <w:r w:rsidRPr="001B6C5A">
              <w:rPr>
                <w:b/>
              </w:rPr>
              <w:t>--ldf=LDF</w:t>
            </w:r>
          </w:p>
        </w:tc>
        <w:tc>
          <w:tcPr>
            <w:tcW w:w="6571" w:type="dxa"/>
          </w:tcPr>
          <w:p w:rsidR="00AA4AD0" w:rsidRDefault="00AA4AD0" w:rsidP="002755FE">
            <w:r w:rsidRPr="001B6C5A">
              <w:t>specify the ldf file name in the case</w:t>
            </w:r>
          </w:p>
        </w:tc>
      </w:tr>
    </w:tbl>
    <w:p w:rsidR="00AA4AD0" w:rsidRPr="001B6C5A" w:rsidRDefault="00AA4AD0" w:rsidP="00AA4AD0">
      <w:pPr>
        <w:ind w:firstLine="435"/>
      </w:pPr>
    </w:p>
    <w:p w:rsidR="00AA4AD0" w:rsidRPr="00406B4E" w:rsidRDefault="00AA4AD0" w:rsidP="00AA4AD0">
      <w:r w:rsidRPr="00D50662">
        <w:rPr>
          <w:rFonts w:hint="eastAsia"/>
          <w:color w:val="FF0000"/>
        </w:rPr>
        <w:t>*Attention</w:t>
      </w:r>
      <w:r>
        <w:rPr>
          <w:rFonts w:hint="eastAsia"/>
        </w:rPr>
        <w:t xml:space="preserve">: </w:t>
      </w:r>
      <w:r>
        <w:t>F</w:t>
      </w:r>
      <w:r>
        <w:rPr>
          <w:rFonts w:hint="eastAsia"/>
        </w:rPr>
        <w:t xml:space="preserve">or special order in the report, If you definitely know the order name, you can set </w:t>
      </w:r>
      <w:r>
        <w:t>–</w:t>
      </w:r>
      <w:r>
        <w:rPr>
          <w:rFonts w:hint="eastAsia"/>
        </w:rPr>
        <w:t xml:space="preserve">name-list=* in the command. </w:t>
      </w:r>
      <w:r>
        <w:t>O</w:t>
      </w:r>
      <w:r>
        <w:rPr>
          <w:rFonts w:hint="eastAsia"/>
        </w:rPr>
        <w:t xml:space="preserve">r you just need to add </w:t>
      </w:r>
      <w:r>
        <w:t>–</w:t>
      </w:r>
      <w:r>
        <w:rPr>
          <w:rFonts w:hint="eastAsia"/>
        </w:rPr>
        <w:t>list-order in the command.</w:t>
      </w:r>
    </w:p>
    <w:p w:rsidR="00AA4AD0" w:rsidRDefault="00AA4AD0" w:rsidP="00AA4AD0">
      <w:pPr>
        <w:pStyle w:val="Heading2"/>
      </w:pPr>
      <w:bookmarkStart w:id="1596" w:name="_Toc386468494"/>
      <w:bookmarkStart w:id="1597" w:name="_Toc395885310"/>
      <w:r>
        <w:t>5.4 Multi line usage</w:t>
      </w:r>
      <w:bookmarkEnd w:id="1596"/>
      <w:bookmarkEnd w:id="1597"/>
    </w:p>
    <w:p w:rsidR="00AA4AD0" w:rsidRDefault="00AA4AD0" w:rsidP="00AA4AD0">
      <w:r>
        <w:rPr>
          <w:rFonts w:hint="eastAsia"/>
        </w:rPr>
        <w:lastRenderedPageBreak/>
        <w:t xml:space="preserve">     You can read help for suite_support in </w:t>
      </w:r>
      <w:r>
        <w:t>the</w:t>
      </w:r>
      <w:r>
        <w:rPr>
          <w:rFonts w:hint="eastAsia"/>
        </w:rPr>
        <w:t xml:space="preserve"> upper </w:t>
      </w:r>
      <w:r>
        <w:t>chapter</w:t>
      </w:r>
      <w:r>
        <w:rPr>
          <w:rFonts w:hint="eastAsia"/>
        </w:rPr>
        <w:t xml:space="preserve">. </w:t>
      </w:r>
      <w:r>
        <w:t>J</w:t>
      </w:r>
      <w:r>
        <w:rPr>
          <w:rFonts w:hint="eastAsia"/>
        </w:rPr>
        <w:t xml:space="preserve">ust add </w:t>
      </w:r>
      <w:r>
        <w:t>–</w:t>
      </w:r>
      <w:r>
        <w:rPr>
          <w:rFonts w:hint="eastAsia"/>
        </w:rPr>
        <w:t>process=*(integer number )</w:t>
      </w:r>
    </w:p>
    <w:p w:rsidR="00AA4AD0" w:rsidRDefault="00AA4AD0" w:rsidP="00AA4AD0"/>
    <w:p w:rsidR="00AA4AD0" w:rsidRDefault="00AA4AD0" w:rsidP="00AA4AD0">
      <w:pPr>
        <w:spacing w:after="200" w:line="276" w:lineRule="auto"/>
      </w:pPr>
      <w:r>
        <w:br w:type="page"/>
      </w:r>
    </w:p>
    <w:p w:rsidR="00DD0A25" w:rsidRDefault="00AA4AD0" w:rsidP="00AA4AD0">
      <w:pPr>
        <w:pStyle w:val="Heading1"/>
      </w:pPr>
      <w:bookmarkStart w:id="1598" w:name="_6_Reference"/>
      <w:bookmarkStart w:id="1599" w:name="_Toc386468495"/>
      <w:bookmarkStart w:id="1600" w:name="_Toc395885311"/>
      <w:bookmarkEnd w:id="1598"/>
      <w:r>
        <w:lastRenderedPageBreak/>
        <w:t>6 Reference</w:t>
      </w:r>
      <w:bookmarkEnd w:id="1599"/>
      <w:bookmarkEnd w:id="1600"/>
    </w:p>
    <w:p w:rsidR="000514B9" w:rsidRDefault="006B4D9D" w:rsidP="006B3F22">
      <w:r w:rsidRPr="006B4D9D">
        <w:t>BQS_requirement.docx</w:t>
      </w:r>
      <w:r w:rsidR="00D81A0D">
        <w:tab/>
      </w:r>
      <w:r w:rsidR="00D81A0D">
        <w:tab/>
      </w:r>
      <w:r w:rsidR="00D81A0D">
        <w:tab/>
      </w:r>
      <w:hyperlink r:id="rId27" w:history="1">
        <w:r w:rsidR="000514B9" w:rsidRPr="008A0FEE">
          <w:rPr>
            <w:rStyle w:val="Hyperlink"/>
          </w:rPr>
          <w:t>\\d25609\BQS_script\DOC\BQS_requirement.docx</w:t>
        </w:r>
      </w:hyperlink>
    </w:p>
    <w:p w:rsidR="006A1B03" w:rsidRDefault="006B4D9D" w:rsidP="000514B9">
      <w:r w:rsidRPr="006B4D9D">
        <w:t>BQS_enhancement.docx</w:t>
      </w:r>
      <w:r w:rsidR="000514B9">
        <w:tab/>
      </w:r>
      <w:r w:rsidR="000514B9">
        <w:tab/>
      </w:r>
      <w:hyperlink r:id="rId28" w:history="1">
        <w:r w:rsidR="006A1B03" w:rsidRPr="00B47AE0">
          <w:rPr>
            <w:rStyle w:val="Hyperlink"/>
          </w:rPr>
          <w:t>\\d25609\BQS_script\DOC\BQS_enhancement.xlsx</w:t>
        </w:r>
      </w:hyperlink>
    </w:p>
    <w:p w:rsidR="000514B9" w:rsidRDefault="006B4D9D" w:rsidP="006B3F22">
      <w:r w:rsidRPr="006B4D9D">
        <w:t>BQS_spec_case_build.docx</w:t>
      </w:r>
      <w:r w:rsidR="000514B9">
        <w:tab/>
      </w:r>
      <w:r w:rsidR="000514B9">
        <w:tab/>
      </w:r>
      <w:hyperlink r:id="rId29" w:history="1">
        <w:r w:rsidR="000514B9" w:rsidRPr="008A0FEE">
          <w:rPr>
            <w:rStyle w:val="Hyperlink"/>
          </w:rPr>
          <w:t>\\d25609\BQS_script\DOC\BQS_spec_case_build.docx</w:t>
        </w:r>
      </w:hyperlink>
    </w:p>
    <w:p w:rsidR="000514B9" w:rsidRDefault="006B4D9D" w:rsidP="000514B9">
      <w:r w:rsidRPr="006B4D9D">
        <w:t>BQS_spec_suite_build.docx</w:t>
      </w:r>
      <w:r w:rsidR="000514B9">
        <w:tab/>
      </w:r>
      <w:r w:rsidR="000514B9">
        <w:tab/>
      </w:r>
      <w:hyperlink r:id="rId30" w:history="1">
        <w:r w:rsidR="000514B9" w:rsidRPr="008A0FEE">
          <w:rPr>
            <w:rStyle w:val="Hyperlink"/>
          </w:rPr>
          <w:t xml:space="preserve">\\d25609\BQS_script\DOC\BQS_spec_suite_build.docx </w:t>
        </w:r>
      </w:hyperlink>
    </w:p>
    <w:p w:rsidR="000514B9" w:rsidRDefault="000514B9" w:rsidP="000514B9"/>
    <w:p w:rsidR="006B4D9D" w:rsidRDefault="006B4D9D" w:rsidP="006B3F22"/>
    <w:p w:rsidR="006B3F22" w:rsidRDefault="006B3F22">
      <w:pPr>
        <w:spacing w:after="200" w:line="276" w:lineRule="auto"/>
      </w:pPr>
      <w:r>
        <w:br w:type="page"/>
      </w:r>
    </w:p>
    <w:p w:rsidR="006B3F22" w:rsidRDefault="006B3F22" w:rsidP="006B3F22">
      <w:pPr>
        <w:pStyle w:val="Heading1"/>
      </w:pPr>
      <w:bookmarkStart w:id="1601" w:name="_Toc395885312"/>
      <w:r>
        <w:lastRenderedPageBreak/>
        <w:t>7 Demo case &amp; suite</w:t>
      </w:r>
      <w:bookmarkEnd w:id="1601"/>
    </w:p>
    <w:p w:rsidR="006B3F22" w:rsidRDefault="00236B3F" w:rsidP="00236B3F">
      <w:pPr>
        <w:pStyle w:val="Heading2"/>
      </w:pPr>
      <w:bookmarkStart w:id="1602" w:name="_Toc395885313"/>
      <w:r>
        <w:t>7.1 Test case demo</w:t>
      </w:r>
      <w:bookmarkEnd w:id="1602"/>
    </w:p>
    <w:p w:rsidR="00236B3F" w:rsidRDefault="00236B3F" w:rsidP="006B3F22">
      <w:r>
        <w:t xml:space="preserve">See location: </w:t>
      </w:r>
      <w:del w:id="1603" w:author="Jason Wang" w:date="2014-08-15T16:53:00Z">
        <w:r w:rsidR="0000052C" w:rsidDel="00FE6E90">
          <w:fldChar w:fldCharType="begin"/>
        </w:r>
        <w:r w:rsidR="0000052C" w:rsidDel="00FE6E90">
          <w:delInstrText xml:space="preserve"> HYPERLINK "file:///\\\\d25609\\BQS_script\\test_case" </w:delInstrText>
        </w:r>
        <w:r w:rsidR="0000052C" w:rsidDel="00FE6E90">
          <w:fldChar w:fldCharType="separate"/>
        </w:r>
        <w:r w:rsidRPr="003037C5" w:rsidDel="00FE6E90">
          <w:rPr>
            <w:rStyle w:val="Hyperlink"/>
          </w:rPr>
          <w:delText>\\d25609\BQS_script\test_case</w:delText>
        </w:r>
        <w:r w:rsidR="0000052C" w:rsidDel="00FE6E90">
          <w:rPr>
            <w:rStyle w:val="Hyperlink"/>
          </w:rPr>
          <w:fldChar w:fldCharType="end"/>
        </w:r>
      </w:del>
      <w:ins w:id="1604" w:author="Jason Wang" w:date="2014-08-15T16:54:00Z">
        <w:r w:rsidR="00FE6E90">
          <w:fldChar w:fldCharType="begin"/>
        </w:r>
        <w:r w:rsidR="00FE6E90">
          <w:instrText xml:space="preserve"> HYPERLINK "http://d25315/viewvc/auto/bqs_scripts/trunk/docs/" </w:instrText>
        </w:r>
        <w:r w:rsidR="00FE6E90">
          <w:fldChar w:fldCharType="separate"/>
        </w:r>
        <w:r w:rsidR="00FE6E90">
          <w:rPr>
            <w:rStyle w:val="Hyperlink"/>
          </w:rPr>
          <w:t>http://d25315/viewvc/auto/bqs_scripts/trunk/docs/</w:t>
        </w:r>
        <w:r w:rsidR="00FE6E90">
          <w:fldChar w:fldCharType="end"/>
        </w:r>
      </w:ins>
    </w:p>
    <w:p w:rsidR="00236B3F" w:rsidRDefault="00236B3F" w:rsidP="00236B3F">
      <w:pPr>
        <w:pStyle w:val="Heading2"/>
      </w:pPr>
      <w:bookmarkStart w:id="1605" w:name="_Toc395885314"/>
      <w:r>
        <w:t>7.2 Test suite demo</w:t>
      </w:r>
      <w:bookmarkEnd w:id="1605"/>
    </w:p>
    <w:p w:rsidR="00236B3F" w:rsidRDefault="00236B3F" w:rsidP="00236B3F">
      <w:r>
        <w:t xml:space="preserve">See location: </w:t>
      </w:r>
      <w:del w:id="1606" w:author="Jason Wang" w:date="2014-08-15T16:53:00Z">
        <w:r w:rsidR="0000052C" w:rsidDel="00FE6E90">
          <w:fldChar w:fldCharType="begin"/>
        </w:r>
        <w:r w:rsidR="0000052C" w:rsidDel="00FE6E90">
          <w:delInstrText xml:space="preserve"> HYPERLINK "file:///\\\\d25609\\BQS_script\\test_suite" </w:delInstrText>
        </w:r>
        <w:r w:rsidR="0000052C" w:rsidDel="00FE6E90">
          <w:fldChar w:fldCharType="separate"/>
        </w:r>
        <w:r w:rsidRPr="003037C5" w:rsidDel="00FE6E90">
          <w:rPr>
            <w:rStyle w:val="Hyperlink"/>
          </w:rPr>
          <w:delText>\\d25609\BQS_script\test_suite</w:delText>
        </w:r>
        <w:r w:rsidR="0000052C" w:rsidDel="00FE6E90">
          <w:rPr>
            <w:rStyle w:val="Hyperlink"/>
          </w:rPr>
          <w:fldChar w:fldCharType="end"/>
        </w:r>
      </w:del>
      <w:ins w:id="1607" w:author="Jason Wang" w:date="2014-08-15T16:54:00Z">
        <w:r w:rsidR="00FE6E90">
          <w:fldChar w:fldCharType="begin"/>
        </w:r>
        <w:r w:rsidR="00FE6E90">
          <w:instrText xml:space="preserve"> HYPERLINK "http://d25315/viewvc/auto/bqs_scripts/trunk/docs/" </w:instrText>
        </w:r>
        <w:r w:rsidR="00FE6E90">
          <w:fldChar w:fldCharType="separate"/>
        </w:r>
        <w:r w:rsidR="00FE6E90">
          <w:rPr>
            <w:rStyle w:val="Hyperlink"/>
          </w:rPr>
          <w:t>http://d25315/viewvc/auto/bqs_scripts/trunk/docs/</w:t>
        </w:r>
        <w:r w:rsidR="00FE6E90">
          <w:fldChar w:fldCharType="end"/>
        </w:r>
      </w:ins>
    </w:p>
    <w:p w:rsidR="00236B3F" w:rsidRPr="006B3F22" w:rsidRDefault="00236B3F" w:rsidP="006B3F22"/>
    <w:p w:rsidR="008A70F8" w:rsidRPr="006B3F22" w:rsidRDefault="008A70F8">
      <w:pPr>
        <w:spacing w:after="200" w:line="276" w:lineRule="auto"/>
      </w:pPr>
      <w:r w:rsidRPr="006B3F22">
        <w:br w:type="page"/>
      </w:r>
    </w:p>
    <w:p w:rsidR="00D378AF" w:rsidRDefault="00B166F6" w:rsidP="00D378AF">
      <w:pPr>
        <w:pStyle w:val="Heading1"/>
      </w:pPr>
      <w:bookmarkStart w:id="1608" w:name="_Toc395885315"/>
      <w:r>
        <w:lastRenderedPageBreak/>
        <w:t>8</w:t>
      </w:r>
      <w:r w:rsidR="00D378AF">
        <w:t xml:space="preserve"> </w:t>
      </w:r>
      <w:r w:rsidR="00D378AF" w:rsidRPr="00DD0A25">
        <w:t>Appendices</w:t>
      </w:r>
      <w:bookmarkEnd w:id="1608"/>
    </w:p>
    <w:p w:rsidR="008A70F8" w:rsidRDefault="00B166F6" w:rsidP="00B166F6">
      <w:pPr>
        <w:pStyle w:val="Heading2"/>
      </w:pPr>
      <w:bookmarkStart w:id="1609" w:name="_8.1_Lattice_main"/>
      <w:bookmarkStart w:id="1610" w:name="_Toc395885316"/>
      <w:bookmarkEnd w:id="1609"/>
      <w:r>
        <w:t xml:space="preserve">8.1 </w:t>
      </w:r>
      <w:r w:rsidR="003A21D8">
        <w:t>Lattice main script options</w:t>
      </w:r>
      <w:bookmarkEnd w:id="1610"/>
    </w:p>
    <w:p w:rsidR="009F5711" w:rsidRPr="009F5711" w:rsidRDefault="009F5711" w:rsidP="009F5711">
      <w:pPr>
        <w:pStyle w:val="table"/>
      </w:pPr>
      <w:r>
        <w:t>Lattice main script options</w:t>
      </w:r>
    </w:p>
    <w:tbl>
      <w:tblPr>
        <w:tblW w:w="9194" w:type="dxa"/>
        <w:tblCellMar>
          <w:left w:w="0" w:type="dxa"/>
          <w:right w:w="0" w:type="dxa"/>
        </w:tblCellMar>
        <w:tblLook w:val="04A0" w:firstRow="1" w:lastRow="0" w:firstColumn="1" w:lastColumn="0" w:noHBand="0" w:noVBand="1"/>
        <w:tblPrChange w:id="1611" w:author="Jason Wang" w:date="2014-08-15T16:54:00Z">
          <w:tblPr>
            <w:tblW w:w="10220" w:type="dxa"/>
            <w:tblCellMar>
              <w:left w:w="0" w:type="dxa"/>
              <w:right w:w="0" w:type="dxa"/>
            </w:tblCellMar>
            <w:tblLook w:val="04A0" w:firstRow="1" w:lastRow="0" w:firstColumn="1" w:lastColumn="0" w:noHBand="0" w:noVBand="1"/>
          </w:tblPr>
        </w:tblPrChange>
      </w:tblPr>
      <w:tblGrid>
        <w:gridCol w:w="372"/>
        <w:gridCol w:w="1425"/>
        <w:gridCol w:w="3231"/>
        <w:gridCol w:w="4362"/>
        <w:tblGridChange w:id="1612">
          <w:tblGrid>
            <w:gridCol w:w="450"/>
            <w:gridCol w:w="1637"/>
            <w:gridCol w:w="3342"/>
            <w:gridCol w:w="4791"/>
          </w:tblGrid>
        </w:tblGridChange>
      </w:tblGrid>
      <w:tr w:rsidR="00AD5519" w:rsidTr="00654036">
        <w:trPr>
          <w:trHeight w:val="149"/>
          <w:trPrChange w:id="1613" w:author="Jason Wang" w:date="2014-08-15T16:54:00Z">
            <w:trPr>
              <w:trHeight w:val="315"/>
            </w:trPr>
          </w:trPrChange>
        </w:trPr>
        <w:tc>
          <w:tcPr>
            <w:tcW w:w="363" w:type="dxa"/>
            <w:tcBorders>
              <w:top w:val="single" w:sz="8" w:space="0" w:color="auto"/>
              <w:left w:val="single" w:sz="8" w:space="0" w:color="auto"/>
              <w:bottom w:val="single" w:sz="8" w:space="0" w:color="auto"/>
              <w:right w:val="single" w:sz="4" w:space="0" w:color="auto"/>
            </w:tcBorders>
            <w:shd w:val="clear" w:color="auto" w:fill="auto"/>
            <w:tcMar>
              <w:top w:w="15" w:type="dxa"/>
              <w:left w:w="15" w:type="dxa"/>
              <w:bottom w:w="0" w:type="dxa"/>
              <w:right w:w="15" w:type="dxa"/>
            </w:tcMar>
            <w:vAlign w:val="bottom"/>
            <w:hideMark/>
            <w:tcPrChange w:id="1614" w:author="Jason Wang" w:date="2014-08-15T16:54:00Z">
              <w:tcPr>
                <w:tcW w:w="500" w:type="dxa"/>
                <w:tcBorders>
                  <w:top w:val="single" w:sz="8" w:space="0" w:color="auto"/>
                  <w:left w:val="single" w:sz="8" w:space="0" w:color="auto"/>
                  <w:bottom w:val="single" w:sz="8"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b/>
                <w:bCs/>
                <w:color w:val="000000"/>
              </w:rPr>
            </w:pPr>
            <w:r>
              <w:rPr>
                <w:rFonts w:ascii="Calibri" w:hAnsi="Calibri" w:cs="Calibri"/>
                <w:b/>
                <w:bCs/>
                <w:color w:val="000000"/>
              </w:rPr>
              <w:t>NO.</w:t>
            </w:r>
          </w:p>
        </w:tc>
        <w:tc>
          <w:tcPr>
            <w:tcW w:w="1395" w:type="dxa"/>
            <w:tcBorders>
              <w:top w:val="single" w:sz="8" w:space="0" w:color="auto"/>
              <w:left w:val="nil"/>
              <w:bottom w:val="single" w:sz="8" w:space="0" w:color="auto"/>
              <w:right w:val="single" w:sz="4" w:space="0" w:color="auto"/>
            </w:tcBorders>
            <w:shd w:val="clear" w:color="auto" w:fill="auto"/>
            <w:tcMar>
              <w:top w:w="15" w:type="dxa"/>
              <w:left w:w="15" w:type="dxa"/>
              <w:bottom w:w="0" w:type="dxa"/>
              <w:right w:w="15" w:type="dxa"/>
            </w:tcMar>
            <w:vAlign w:val="bottom"/>
            <w:hideMark/>
            <w:tcPrChange w:id="1615" w:author="Jason Wang" w:date="2014-08-15T16:54:00Z">
              <w:tcPr>
                <w:tcW w:w="1760" w:type="dxa"/>
                <w:tcBorders>
                  <w:top w:val="single" w:sz="8" w:space="0" w:color="auto"/>
                  <w:left w:val="nil"/>
                  <w:bottom w:val="single" w:sz="8"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b/>
                <w:bCs/>
                <w:color w:val="000000"/>
              </w:rPr>
            </w:pPr>
            <w:r>
              <w:rPr>
                <w:rFonts w:ascii="Calibri" w:hAnsi="Calibri" w:cs="Calibri"/>
                <w:b/>
                <w:bCs/>
                <w:color w:val="000000"/>
              </w:rPr>
              <w:t>Option group</w:t>
            </w:r>
          </w:p>
        </w:tc>
        <w:tc>
          <w:tcPr>
            <w:tcW w:w="3164" w:type="dxa"/>
            <w:tcBorders>
              <w:top w:val="single" w:sz="8" w:space="0" w:color="auto"/>
              <w:left w:val="nil"/>
              <w:bottom w:val="single" w:sz="8" w:space="0" w:color="auto"/>
              <w:right w:val="single" w:sz="4" w:space="0" w:color="auto"/>
            </w:tcBorders>
            <w:shd w:val="clear" w:color="auto" w:fill="auto"/>
            <w:tcMar>
              <w:top w:w="15" w:type="dxa"/>
              <w:left w:w="15" w:type="dxa"/>
              <w:bottom w:w="0" w:type="dxa"/>
              <w:right w:w="15" w:type="dxa"/>
            </w:tcMar>
            <w:vAlign w:val="bottom"/>
            <w:hideMark/>
            <w:tcPrChange w:id="1616" w:author="Jason Wang" w:date="2014-08-15T16:54:00Z">
              <w:tcPr>
                <w:tcW w:w="2960" w:type="dxa"/>
                <w:tcBorders>
                  <w:top w:val="single" w:sz="8" w:space="0" w:color="auto"/>
                  <w:left w:val="nil"/>
                  <w:bottom w:val="single" w:sz="8"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b/>
                <w:bCs/>
                <w:color w:val="000000"/>
              </w:rPr>
            </w:pPr>
            <w:r>
              <w:rPr>
                <w:rFonts w:ascii="Calibri" w:hAnsi="Calibri" w:cs="Calibri"/>
                <w:b/>
                <w:bCs/>
                <w:color w:val="000000"/>
              </w:rPr>
              <w:t>Option name</w:t>
            </w:r>
          </w:p>
        </w:tc>
        <w:tc>
          <w:tcPr>
            <w:tcW w:w="4272" w:type="dxa"/>
            <w:tcBorders>
              <w:top w:val="single" w:sz="8" w:space="0" w:color="auto"/>
              <w:left w:val="nil"/>
              <w:bottom w:val="single" w:sz="8" w:space="0" w:color="auto"/>
              <w:right w:val="single" w:sz="8" w:space="0" w:color="auto"/>
            </w:tcBorders>
            <w:shd w:val="clear" w:color="auto" w:fill="auto"/>
            <w:tcMar>
              <w:top w:w="15" w:type="dxa"/>
              <w:left w:w="15" w:type="dxa"/>
              <w:bottom w:w="0" w:type="dxa"/>
              <w:right w:w="15" w:type="dxa"/>
            </w:tcMar>
            <w:vAlign w:val="bottom"/>
            <w:hideMark/>
            <w:tcPrChange w:id="1617" w:author="Jason Wang" w:date="2014-08-15T16:54:00Z">
              <w:tcPr>
                <w:tcW w:w="5000" w:type="dxa"/>
                <w:tcBorders>
                  <w:top w:val="single" w:sz="8" w:space="0" w:color="auto"/>
                  <w:left w:val="nil"/>
                  <w:bottom w:val="single" w:sz="8"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b/>
                <w:bCs/>
                <w:color w:val="000000"/>
              </w:rPr>
            </w:pPr>
            <w:r>
              <w:rPr>
                <w:rFonts w:ascii="Calibri" w:hAnsi="Calibri" w:cs="Calibri"/>
                <w:b/>
                <w:bCs/>
                <w:color w:val="000000"/>
              </w:rPr>
              <w:t>Specification</w:t>
            </w:r>
          </w:p>
        </w:tc>
      </w:tr>
      <w:tr w:rsidR="00AD5519" w:rsidTr="00654036">
        <w:trPr>
          <w:trHeight w:val="142"/>
          <w:trPrChange w:id="161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1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2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Public Options</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2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 --debug</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2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print debug message</w:t>
            </w:r>
          </w:p>
        </w:tc>
      </w:tr>
      <w:tr w:rsidR="00AD5519" w:rsidTr="00654036">
        <w:trPr>
          <w:trHeight w:val="283"/>
          <w:trPrChange w:id="1623"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2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2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2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 --dry-run</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2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Dry run the test flow, generate the Lattice Diamond File(.ldf) only</w:t>
            </w:r>
          </w:p>
        </w:tc>
      </w:tr>
      <w:tr w:rsidR="00AD5519" w:rsidTr="00654036">
        <w:trPr>
          <w:trHeight w:val="283"/>
          <w:trPrChange w:id="1628"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2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3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3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-F FILE, --file=FILE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3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user configuration file, which format is same as the conf\default.ini file</w:t>
            </w:r>
          </w:p>
        </w:tc>
      </w:tr>
      <w:tr w:rsidR="00AD5519" w:rsidTr="00654036">
        <w:trPr>
          <w:trHeight w:val="283"/>
          <w:trPrChange w:id="1633"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3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3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3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--conf=CONF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3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the configuration path name, default is conf.</w:t>
            </w:r>
          </w:p>
        </w:tc>
      </w:tr>
      <w:tr w:rsidR="00AD5519" w:rsidTr="00654036">
        <w:trPr>
          <w:trHeight w:val="142"/>
          <w:trPrChange w:id="163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3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4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4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--top-dir=TOP_DIR</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4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the top source path name</w:t>
            </w:r>
          </w:p>
        </w:tc>
      </w:tr>
      <w:tr w:rsidR="00AD5519" w:rsidTr="00654036">
        <w:trPr>
          <w:trHeight w:val="142"/>
          <w:trPrChange w:id="164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4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4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4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--design=DESIGN</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4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the design name</w:t>
            </w:r>
          </w:p>
        </w:tc>
      </w:tr>
      <w:tr w:rsidR="00AD5519" w:rsidTr="00654036">
        <w:trPr>
          <w:trHeight w:val="142"/>
          <w:trPrChange w:id="164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4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5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5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--job-dir=JOB_DIR</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5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the job working path name</w:t>
            </w:r>
          </w:p>
        </w:tc>
      </w:tr>
      <w:tr w:rsidR="00AD5519" w:rsidTr="00654036">
        <w:trPr>
          <w:trHeight w:val="283"/>
          <w:trPrChange w:id="1653"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5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5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5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--tag=TAG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5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the job tag name, default is _scratch, which is created in the design job working path</w:t>
            </w:r>
          </w:p>
        </w:tc>
      </w:tr>
      <w:tr w:rsidR="00AD5519" w:rsidTr="00654036">
        <w:trPr>
          <w:trHeight w:val="142"/>
          <w:trPrChange w:id="165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5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6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6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--qas</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6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will run qas check flow</w:t>
            </w:r>
          </w:p>
        </w:tc>
      </w:tr>
      <w:tr w:rsidR="00AD5519" w:rsidTr="00654036">
        <w:trPr>
          <w:trHeight w:val="142"/>
          <w:trPrChange w:id="166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6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6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6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--check-rpt=CHECK_RPT</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6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the check report file</w:t>
            </w:r>
          </w:p>
        </w:tc>
      </w:tr>
      <w:tr w:rsidR="00AD5519" w:rsidTr="00654036">
        <w:trPr>
          <w:trHeight w:val="142"/>
          <w:trPrChange w:id="166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6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7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Diamond Options</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7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-X, --x86</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7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with x86 vendor tools</w:t>
            </w:r>
          </w:p>
        </w:tc>
      </w:tr>
      <w:tr w:rsidR="00AD5519" w:rsidTr="00654036">
        <w:trPr>
          <w:trHeight w:val="142"/>
          <w:trPrChange w:id="167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7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7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7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--diamond=DIAMOND</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7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Diamond install path</w:t>
            </w:r>
          </w:p>
        </w:tc>
      </w:tr>
      <w:tr w:rsidR="00AD5519" w:rsidTr="00654036">
        <w:trPr>
          <w:trHeight w:val="142"/>
          <w:trPrChange w:id="167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7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8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8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--diamond-lin=DIAMOND_LIN</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8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Diamond install path(Linux)</w:t>
            </w:r>
          </w:p>
        </w:tc>
      </w:tr>
      <w:tr w:rsidR="00AD5519" w:rsidTr="00654036">
        <w:trPr>
          <w:trHeight w:val="283"/>
          <w:trPrChange w:id="1683"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8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8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8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--diamond-sol=DIAMOND_SOL</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8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Diamond install path(Solaris)</w:t>
            </w:r>
          </w:p>
        </w:tc>
      </w:tr>
      <w:tr w:rsidR="00AD5519" w:rsidTr="00654036">
        <w:trPr>
          <w:trHeight w:val="142"/>
          <w:trPrChange w:id="168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8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9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9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--diamond-fe=DIAMOND_FE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9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Diamond install path for running synthesis</w:t>
            </w:r>
          </w:p>
        </w:tc>
      </w:tr>
      <w:tr w:rsidR="00AD5519" w:rsidTr="00654036">
        <w:trPr>
          <w:trHeight w:val="142"/>
          <w:trPrChange w:id="169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9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9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69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--diamond-be=DIAMOND_BE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69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Diamond install path for running mpar</w:t>
            </w:r>
          </w:p>
        </w:tc>
      </w:tr>
      <w:tr w:rsidR="00AD5519" w:rsidTr="00654036">
        <w:trPr>
          <w:trHeight w:val="142"/>
          <w:trPrChange w:id="169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69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0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Project Options</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0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--run-scuba</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0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scuba to update the model files</w:t>
            </w:r>
          </w:p>
        </w:tc>
      </w:tr>
      <w:tr w:rsidR="00AD5519" w:rsidTr="00654036">
        <w:trPr>
          <w:trHeight w:val="142"/>
          <w:trPrChange w:id="170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0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0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0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--devkit=DEVKIT</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0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the devkit name</w:t>
            </w:r>
          </w:p>
        </w:tc>
      </w:tr>
      <w:tr w:rsidR="00AD5519" w:rsidTr="00654036">
        <w:trPr>
          <w:trHeight w:val="142"/>
          <w:trPrChange w:id="170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0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19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1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1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--synthesis=SYNTHESIS</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1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synthesis name, else use default one</w:t>
            </w:r>
          </w:p>
        </w:tc>
      </w:tr>
      <w:tr w:rsidR="00AD5519" w:rsidTr="00654036">
        <w:trPr>
          <w:trHeight w:val="142"/>
          <w:trPrChange w:id="171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1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1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1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--use-sdc</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1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use sdc file for synthesis flow if found it</w:t>
            </w:r>
          </w:p>
        </w:tc>
      </w:tr>
      <w:tr w:rsidR="00AD5519" w:rsidTr="00654036">
        <w:trPr>
          <w:trHeight w:val="283"/>
          <w:trPrChange w:id="1718"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1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2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2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--strategy=STRATEGY</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2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Diamond strategy name, if None, use Strategy1 or design current strategy</w:t>
            </w:r>
          </w:p>
        </w:tc>
      </w:tr>
      <w:tr w:rsidR="00AD5519" w:rsidTr="00654036">
        <w:trPr>
          <w:trHeight w:val="142"/>
          <w:trPrChange w:id="172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2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2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2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--goal=GOAL</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2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synthesis optimization goal</w:t>
            </w:r>
          </w:p>
        </w:tc>
      </w:tr>
      <w:tr w:rsidR="00AD5519" w:rsidTr="00654036">
        <w:trPr>
          <w:trHeight w:val="142"/>
          <w:trPrChange w:id="172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2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3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3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--fanout=FANOUT</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3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fanout limitation number</w:t>
            </w:r>
          </w:p>
        </w:tc>
      </w:tr>
      <w:tr w:rsidR="00AD5519" w:rsidTr="00654036">
        <w:trPr>
          <w:trHeight w:val="142"/>
          <w:trPrChange w:id="173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3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3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3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--frequency=FREQUENCY</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3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the synthesis frequency constraint number</w:t>
            </w:r>
          </w:p>
        </w:tc>
      </w:tr>
      <w:tr w:rsidR="00AD5519" w:rsidTr="00654036">
        <w:trPr>
          <w:trHeight w:val="142"/>
          <w:trPrChange w:id="173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3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4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4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--mixed-drivers</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4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set Resolve Mixed Drivers True</w:t>
            </w:r>
          </w:p>
        </w:tc>
      </w:tr>
      <w:tr w:rsidR="00AD5519" w:rsidTr="00654036">
        <w:trPr>
          <w:trHeight w:val="283"/>
          <w:trPrChange w:id="1743"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4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4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4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--block-lpf</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4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Do NOT transmit constraint from sdc/ldc to lpf/prf file</w:t>
            </w:r>
          </w:p>
        </w:tc>
      </w:tr>
      <w:tr w:rsidR="00AD5519" w:rsidTr="00654036">
        <w:trPr>
          <w:trHeight w:val="425"/>
          <w:trPrChange w:id="1748" w:author="Jason Wang" w:date="2014-08-15T16:54:00Z">
            <w:trPr>
              <w:trHeight w:val="9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4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5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5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--set-strategy=SET_STRATEGY</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5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set strategy, example:--set-strategy="syn_res_sharing=False maptrce_check_unconstrained_connections=True</w:t>
            </w:r>
          </w:p>
        </w:tc>
      </w:tr>
      <w:tr w:rsidR="00AD5519" w:rsidTr="00654036">
        <w:trPr>
          <w:trHeight w:val="142"/>
          <w:trPrChange w:id="175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5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28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5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5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--empty-lpf</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5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use default lpf file to run the first step flow</w:t>
            </w:r>
          </w:p>
        </w:tc>
      </w:tr>
      <w:tr w:rsidR="00AD5519" w:rsidTr="00654036">
        <w:trPr>
          <w:trHeight w:val="142"/>
          <w:trPrChange w:id="175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5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lastRenderedPageBreak/>
              <w:t>29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6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6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--use-ori-clks</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6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use original clocks in the flow</w:t>
            </w:r>
          </w:p>
        </w:tc>
      </w:tr>
      <w:tr w:rsidR="00AD5519" w:rsidTr="00654036">
        <w:trPr>
          <w:trHeight w:val="142"/>
          <w:trPrChange w:id="176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6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6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6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--synthesis-done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6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synthesis already done</w:t>
            </w:r>
          </w:p>
        </w:tc>
      </w:tr>
      <w:tr w:rsidR="00AD5519" w:rsidTr="00654036">
        <w:trPr>
          <w:trHeight w:val="142"/>
          <w:trPrChange w:id="176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6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7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7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--synthesis-only</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7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synthesis only</w:t>
            </w:r>
          </w:p>
        </w:tc>
      </w:tr>
      <w:tr w:rsidR="00AD5519" w:rsidTr="00654036">
        <w:trPr>
          <w:trHeight w:val="142"/>
          <w:trPrChange w:id="177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7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7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7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--clean</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7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clean the working path before running the flow</w:t>
            </w:r>
          </w:p>
        </w:tc>
      </w:tr>
      <w:tr w:rsidR="00AD5519" w:rsidTr="00654036">
        <w:trPr>
          <w:trHeight w:val="283"/>
          <w:trPrChange w:id="1778"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7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8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Implementation Options</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8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--pushbutton</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8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default pushbutton flow, run till the par trace</w:t>
            </w:r>
          </w:p>
        </w:tc>
      </w:tr>
      <w:tr w:rsidR="00AD5519" w:rsidTr="00654036">
        <w:trPr>
          <w:trHeight w:val="142"/>
          <w:trPrChange w:id="178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8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8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8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--run-translate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8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Translate Design flow</w:t>
            </w:r>
          </w:p>
        </w:tc>
      </w:tr>
      <w:tr w:rsidR="00AD5519" w:rsidTr="00654036">
        <w:trPr>
          <w:trHeight w:val="142"/>
          <w:trPrChange w:id="178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8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9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9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--run-map</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9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Map flow</w:t>
            </w:r>
          </w:p>
        </w:tc>
      </w:tr>
      <w:tr w:rsidR="00AD5519" w:rsidTr="00654036">
        <w:trPr>
          <w:trHeight w:val="142"/>
          <w:trPrChange w:id="179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9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9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79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--run-map-trce</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79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Map Trace trace flow</w:t>
            </w:r>
          </w:p>
        </w:tc>
      </w:tr>
      <w:tr w:rsidR="00AD5519" w:rsidTr="00654036">
        <w:trPr>
          <w:trHeight w:val="142"/>
          <w:trPrChange w:id="179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79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0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0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--run-map-trce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0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Map Trace trace flow</w:t>
            </w:r>
          </w:p>
        </w:tc>
      </w:tr>
      <w:tr w:rsidR="00AD5519" w:rsidTr="00654036">
        <w:trPr>
          <w:trHeight w:val="142"/>
          <w:trPrChange w:id="180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0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0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0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--run-map-vlg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0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generate Map Verilog Simulation File</w:t>
            </w:r>
          </w:p>
        </w:tc>
      </w:tr>
      <w:tr w:rsidR="00AD5519" w:rsidTr="00654036">
        <w:trPr>
          <w:trHeight w:val="142"/>
          <w:trPrChange w:id="180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0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39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1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1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--run-map-vhd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1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generate Map VHDL Simulation File</w:t>
            </w:r>
          </w:p>
        </w:tc>
      </w:tr>
      <w:tr w:rsidR="00AD5519" w:rsidTr="00654036">
        <w:trPr>
          <w:trHeight w:val="142"/>
          <w:trPrChange w:id="181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1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1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1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--run-par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1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PAR flow</w:t>
            </w:r>
          </w:p>
        </w:tc>
      </w:tr>
      <w:tr w:rsidR="00AD5519" w:rsidTr="00654036">
        <w:trPr>
          <w:trHeight w:val="142"/>
          <w:trPrChange w:id="181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1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2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2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--run-par-trce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2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Place &amp; Route Trace flow</w:t>
            </w:r>
          </w:p>
        </w:tc>
      </w:tr>
      <w:tr w:rsidR="00AD5519" w:rsidTr="00654036">
        <w:trPr>
          <w:trHeight w:val="142"/>
          <w:trPrChange w:id="182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2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2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2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--run-par-iota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2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I/O Timing Analysis flow</w:t>
            </w:r>
          </w:p>
        </w:tc>
      </w:tr>
      <w:tr w:rsidR="00AD5519" w:rsidTr="00654036">
        <w:trPr>
          <w:trHeight w:val="142"/>
          <w:trPrChange w:id="182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2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3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3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--run-export-ibis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3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Export IBIS Model flow</w:t>
            </w:r>
          </w:p>
        </w:tc>
      </w:tr>
      <w:tr w:rsidR="00AD5519" w:rsidTr="00654036">
        <w:trPr>
          <w:trHeight w:val="142"/>
          <w:trPrChange w:id="183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3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3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3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--run-export-vlg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3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generate Export Verilog Simulation File</w:t>
            </w:r>
          </w:p>
        </w:tc>
      </w:tr>
      <w:tr w:rsidR="00AD5519" w:rsidTr="00654036">
        <w:trPr>
          <w:trHeight w:val="142"/>
          <w:trPrChange w:id="183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3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4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4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--run-export-vhd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4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generate Export VHDL Simulation File</w:t>
            </w:r>
          </w:p>
        </w:tc>
      </w:tr>
      <w:tr w:rsidR="00AD5519" w:rsidTr="00654036">
        <w:trPr>
          <w:trHeight w:val="142"/>
          <w:trPrChange w:id="184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4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4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4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--run-export-jedec</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4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generate Export JEDEC File</w:t>
            </w:r>
          </w:p>
        </w:tc>
      </w:tr>
      <w:tr w:rsidR="00AD5519" w:rsidTr="00654036">
        <w:trPr>
          <w:trHeight w:val="142"/>
          <w:trPrChange w:id="184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4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5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5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--run-export-bitstream</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5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generate Export Bitstream File</w:t>
            </w:r>
          </w:p>
        </w:tc>
      </w:tr>
      <w:tr w:rsidR="00AD5519" w:rsidTr="00654036">
        <w:trPr>
          <w:trHeight w:val="142"/>
          <w:trPrChange w:id="185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5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5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5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--till-map</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5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till map trace flow</w:t>
            </w:r>
          </w:p>
        </w:tc>
      </w:tr>
      <w:tr w:rsidR="00AD5519" w:rsidTr="00654036">
        <w:trPr>
          <w:trHeight w:val="283"/>
          <w:trPrChange w:id="1858"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5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49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6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6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--fmax-sweep=&lt;from&gt; &lt;to&gt; &lt;step&gt;</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6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fmax sweeping range</w:t>
            </w:r>
          </w:p>
        </w:tc>
      </w:tr>
      <w:tr w:rsidR="00AD5519" w:rsidTr="00654036">
        <w:trPr>
          <w:trHeight w:val="283"/>
          <w:trPrChange w:id="1863"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6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6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6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--seed-sweep=&lt;from&gt; &lt;to&gt; &lt;step&gt;</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6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seed sweeping range</w:t>
            </w:r>
          </w:p>
        </w:tc>
      </w:tr>
      <w:tr w:rsidR="00AD5519" w:rsidTr="00654036">
        <w:trPr>
          <w:trHeight w:val="142"/>
          <w:trPrChange w:id="186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6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7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7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--fmax-seed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7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seed sweeping for every fmax points</w:t>
            </w:r>
          </w:p>
        </w:tc>
      </w:tr>
      <w:tr w:rsidR="00AD5519" w:rsidTr="00654036">
        <w:trPr>
          <w:trHeight w:val="142"/>
          <w:trPrChange w:id="187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7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7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7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--double-step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7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double the running step for running faster</w:t>
            </w:r>
          </w:p>
        </w:tc>
      </w:tr>
      <w:tr w:rsidR="00AD5519" w:rsidTr="00654036">
        <w:trPr>
          <w:trHeight w:val="142"/>
          <w:trPrChange w:id="187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7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53</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8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8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--smoke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8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smoke test</w:t>
            </w:r>
          </w:p>
        </w:tc>
      </w:tr>
      <w:tr w:rsidR="00AD5519" w:rsidTr="00654036">
        <w:trPr>
          <w:trHeight w:val="283"/>
          <w:trPrChange w:id="1883"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8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54</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8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Simulation Options</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8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--modelsim-path=MODELSIM_PATH</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8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Modelsim install path</w:t>
            </w:r>
          </w:p>
        </w:tc>
      </w:tr>
      <w:tr w:rsidR="00AD5519" w:rsidTr="00654036">
        <w:trPr>
          <w:trHeight w:val="283"/>
          <w:trPrChange w:id="1888" w:author="Jason Wang" w:date="2014-08-15T16:54:00Z">
            <w:trPr>
              <w:trHeight w:val="6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8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55</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9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9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--questasim-path=QUESTASIM_PATH</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9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specify Questasim install path</w:t>
            </w:r>
          </w:p>
        </w:tc>
      </w:tr>
      <w:tr w:rsidR="00AD5519" w:rsidTr="00654036">
        <w:trPr>
          <w:trHeight w:val="142"/>
          <w:trPrChange w:id="189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9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56</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9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89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--run-modelsim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89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simulation with Modelsim</w:t>
            </w:r>
          </w:p>
        </w:tc>
      </w:tr>
      <w:tr w:rsidR="00AD5519" w:rsidTr="00654036">
        <w:trPr>
          <w:trHeight w:val="142"/>
          <w:trPrChange w:id="189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89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57</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90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90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--run-questasim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90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simulation with Questasim</w:t>
            </w:r>
          </w:p>
        </w:tc>
      </w:tr>
      <w:tr w:rsidR="00AD5519" w:rsidTr="00654036">
        <w:trPr>
          <w:trHeight w:val="142"/>
          <w:trPrChange w:id="190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90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58</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90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90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--sim-rtl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90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rtl simulation</w:t>
            </w:r>
          </w:p>
        </w:tc>
      </w:tr>
      <w:tr w:rsidR="00AD5519" w:rsidTr="00654036">
        <w:trPr>
          <w:trHeight w:val="142"/>
          <w:trPrChange w:id="190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90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59</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91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91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--sim-map-vhd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91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MapVHDL simulation</w:t>
            </w:r>
          </w:p>
        </w:tc>
      </w:tr>
      <w:tr w:rsidR="00AD5519" w:rsidTr="00654036">
        <w:trPr>
          <w:trHeight w:val="142"/>
          <w:trPrChange w:id="191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91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60</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91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91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--sim-map-vlg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91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MapVerilog simulation</w:t>
            </w:r>
          </w:p>
        </w:tc>
      </w:tr>
      <w:tr w:rsidR="00AD5519" w:rsidTr="00654036">
        <w:trPr>
          <w:trHeight w:val="142"/>
          <w:trPrChange w:id="1918"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919"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61</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920"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921"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--sim-par-vhd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922"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ParVHDL simulation</w:t>
            </w:r>
          </w:p>
        </w:tc>
      </w:tr>
      <w:tr w:rsidR="00AD5519" w:rsidTr="00654036">
        <w:trPr>
          <w:trHeight w:val="142"/>
          <w:trPrChange w:id="1923" w:author="Jason Wang" w:date="2014-08-15T16:54:00Z">
            <w:trPr>
              <w:trHeight w:val="300"/>
            </w:trPr>
          </w:trPrChange>
        </w:trPr>
        <w:tc>
          <w:tcPr>
            <w:tcW w:w="36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Change w:id="1924" w:author="Jason Wang" w:date="2014-08-15T16:54:00Z">
              <w:tcPr>
                <w:tcW w:w="500"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62</w:t>
            </w:r>
          </w:p>
        </w:tc>
        <w:tc>
          <w:tcPr>
            <w:tcW w:w="139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925" w:author="Jason Wang" w:date="2014-08-15T16:54:00Z">
              <w:tcPr>
                <w:tcW w:w="17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Change w:id="1926" w:author="Jason Wang" w:date="2014-08-15T16:54:00Z">
              <w:tcPr>
                <w:tcW w:w="29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--sim-par-vlg   </w:t>
            </w:r>
          </w:p>
        </w:tc>
        <w:tc>
          <w:tcPr>
            <w:tcW w:w="4272"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Change w:id="1927" w:author="Jason Wang" w:date="2014-08-15T16:54:00Z">
              <w:tcPr>
                <w:tcW w:w="5000"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PARVerilog simulation</w:t>
            </w:r>
          </w:p>
        </w:tc>
      </w:tr>
      <w:tr w:rsidR="00AD5519" w:rsidTr="00654036">
        <w:trPr>
          <w:trHeight w:val="149"/>
          <w:trPrChange w:id="1928" w:author="Jason Wang" w:date="2014-08-15T16:54:00Z">
            <w:trPr>
              <w:trHeight w:val="315"/>
            </w:trPr>
          </w:trPrChange>
        </w:trPr>
        <w:tc>
          <w:tcPr>
            <w:tcW w:w="363" w:type="dxa"/>
            <w:tcBorders>
              <w:top w:val="nil"/>
              <w:left w:val="single" w:sz="8" w:space="0" w:color="auto"/>
              <w:bottom w:val="single" w:sz="8" w:space="0" w:color="auto"/>
              <w:right w:val="single" w:sz="4" w:space="0" w:color="auto"/>
            </w:tcBorders>
            <w:shd w:val="clear" w:color="auto" w:fill="auto"/>
            <w:tcMar>
              <w:top w:w="15" w:type="dxa"/>
              <w:left w:w="15" w:type="dxa"/>
              <w:bottom w:w="0" w:type="dxa"/>
              <w:right w:w="15" w:type="dxa"/>
            </w:tcMar>
            <w:vAlign w:val="bottom"/>
            <w:hideMark/>
            <w:tcPrChange w:id="1929" w:author="Jason Wang" w:date="2014-08-15T16:54:00Z">
              <w:tcPr>
                <w:tcW w:w="500" w:type="dxa"/>
                <w:tcBorders>
                  <w:top w:val="nil"/>
                  <w:left w:val="single" w:sz="8" w:space="0" w:color="auto"/>
                  <w:bottom w:val="single" w:sz="8"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jc w:val="right"/>
              <w:rPr>
                <w:rFonts w:ascii="Calibri" w:hAnsi="Calibri" w:cs="Calibri"/>
                <w:color w:val="000000"/>
              </w:rPr>
            </w:pPr>
            <w:r>
              <w:rPr>
                <w:rFonts w:ascii="Calibri" w:hAnsi="Calibri" w:cs="Calibri"/>
                <w:color w:val="000000"/>
              </w:rPr>
              <w:t>64</w:t>
            </w:r>
          </w:p>
        </w:tc>
        <w:tc>
          <w:tcPr>
            <w:tcW w:w="1395" w:type="dxa"/>
            <w:tcBorders>
              <w:top w:val="nil"/>
              <w:left w:val="nil"/>
              <w:bottom w:val="single" w:sz="8" w:space="0" w:color="auto"/>
              <w:right w:val="single" w:sz="4" w:space="0" w:color="auto"/>
            </w:tcBorders>
            <w:shd w:val="clear" w:color="auto" w:fill="auto"/>
            <w:tcMar>
              <w:top w:w="15" w:type="dxa"/>
              <w:left w:w="15" w:type="dxa"/>
              <w:bottom w:w="0" w:type="dxa"/>
              <w:right w:w="15" w:type="dxa"/>
            </w:tcMar>
            <w:vAlign w:val="bottom"/>
            <w:hideMark/>
            <w:tcPrChange w:id="1930" w:author="Jason Wang" w:date="2014-08-15T16:54:00Z">
              <w:tcPr>
                <w:tcW w:w="1760" w:type="dxa"/>
                <w:tcBorders>
                  <w:top w:val="nil"/>
                  <w:left w:val="nil"/>
                  <w:bottom w:val="single" w:sz="8"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w:t>
            </w:r>
          </w:p>
        </w:tc>
        <w:tc>
          <w:tcPr>
            <w:tcW w:w="3164" w:type="dxa"/>
            <w:tcBorders>
              <w:top w:val="nil"/>
              <w:left w:val="nil"/>
              <w:bottom w:val="single" w:sz="8" w:space="0" w:color="auto"/>
              <w:right w:val="single" w:sz="4" w:space="0" w:color="auto"/>
            </w:tcBorders>
            <w:shd w:val="clear" w:color="auto" w:fill="auto"/>
            <w:tcMar>
              <w:top w:w="15" w:type="dxa"/>
              <w:left w:w="15" w:type="dxa"/>
              <w:bottom w:w="0" w:type="dxa"/>
              <w:right w:w="15" w:type="dxa"/>
            </w:tcMar>
            <w:vAlign w:val="bottom"/>
            <w:hideMark/>
            <w:tcPrChange w:id="1931" w:author="Jason Wang" w:date="2014-08-15T16:54:00Z">
              <w:tcPr>
                <w:tcW w:w="2960" w:type="dxa"/>
                <w:tcBorders>
                  <w:top w:val="nil"/>
                  <w:left w:val="nil"/>
                  <w:bottom w:val="single" w:sz="8" w:space="0" w:color="auto"/>
                  <w:right w:val="single" w:sz="4"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 xml:space="preserve">--sim-all       </w:t>
            </w:r>
          </w:p>
        </w:tc>
        <w:tc>
          <w:tcPr>
            <w:tcW w:w="4272"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Change w:id="1932" w:author="Jason Wang" w:date="2014-08-15T16:54:00Z">
              <w:tcPr>
                <w:tcW w:w="5000"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tcPrChange>
          </w:tcPr>
          <w:p w:rsidR="00AD5519" w:rsidRDefault="00AD5519">
            <w:pPr>
              <w:rPr>
                <w:rFonts w:ascii="Calibri" w:hAnsi="Calibri" w:cs="Calibri"/>
                <w:color w:val="000000"/>
              </w:rPr>
            </w:pPr>
            <w:r>
              <w:rPr>
                <w:rFonts w:ascii="Calibri" w:hAnsi="Calibri" w:cs="Calibri"/>
                <w:color w:val="000000"/>
              </w:rPr>
              <w:t>run all simulation flow</w:t>
            </w:r>
          </w:p>
        </w:tc>
      </w:tr>
    </w:tbl>
    <w:p w:rsidR="00654036" w:rsidRDefault="00654036" w:rsidP="003730F6">
      <w:pPr>
        <w:pStyle w:val="Heading2"/>
        <w:rPr>
          <w:ins w:id="1933" w:author="Jason Wang" w:date="2014-08-15T16:54:00Z"/>
        </w:rPr>
      </w:pPr>
    </w:p>
    <w:p w:rsidR="00654036" w:rsidRDefault="00654036">
      <w:pPr>
        <w:rPr>
          <w:ins w:id="1934" w:author="Jason Wang" w:date="2014-08-15T16:54:00Z"/>
          <w:rFonts w:asciiTheme="majorHAnsi" w:eastAsiaTheme="majorEastAsia" w:hAnsiTheme="majorHAnsi" w:cstheme="majorBidi"/>
          <w:sz w:val="26"/>
          <w:szCs w:val="26"/>
        </w:rPr>
        <w:pPrChange w:id="1935" w:author="Jason Wang" w:date="2014-08-15T16:54:00Z">
          <w:pPr>
            <w:spacing w:after="200" w:line="276" w:lineRule="auto"/>
          </w:pPr>
        </w:pPrChange>
      </w:pPr>
      <w:ins w:id="1936" w:author="Jason Wang" w:date="2014-08-15T16:54:00Z">
        <w:r>
          <w:br w:type="page"/>
        </w:r>
      </w:ins>
    </w:p>
    <w:p w:rsidR="003730F6" w:rsidRDefault="003730F6" w:rsidP="003730F6">
      <w:pPr>
        <w:pStyle w:val="Heading2"/>
      </w:pPr>
      <w:bookmarkStart w:id="1937" w:name="_Toc395885317"/>
      <w:r>
        <w:lastRenderedPageBreak/>
        <w:t>8.2 Lattice main script flow chart</w:t>
      </w:r>
      <w:bookmarkEnd w:id="1937"/>
    </w:p>
    <w:p w:rsidR="003730F6" w:rsidRDefault="003730F6" w:rsidP="006F4C58">
      <w:pPr>
        <w:jc w:val="center"/>
      </w:pPr>
      <w:r>
        <w:rPr>
          <w:noProof/>
        </w:rPr>
        <w:drawing>
          <wp:inline distT="0" distB="0" distL="0" distR="0" wp14:anchorId="7B9E754B" wp14:editId="0906BF80">
            <wp:extent cx="7627542" cy="457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628243" cy="4579171"/>
                    </a:xfrm>
                    <a:prstGeom prst="rect">
                      <a:avLst/>
                    </a:prstGeom>
                    <a:noFill/>
                  </pic:spPr>
                </pic:pic>
              </a:graphicData>
            </a:graphic>
          </wp:inline>
        </w:drawing>
      </w:r>
    </w:p>
    <w:p w:rsidR="00824A3B" w:rsidRDefault="00824A3B" w:rsidP="00824A3B">
      <w:pPr>
        <w:pStyle w:val="figure"/>
      </w:pPr>
      <w:r>
        <w:t>Lattice main script flow chart</w:t>
      </w:r>
    </w:p>
    <w:p w:rsidR="00814B06" w:rsidRDefault="00814B06" w:rsidP="00814B06"/>
    <w:p w:rsidR="00814B06" w:rsidDel="00654036" w:rsidRDefault="00814B06" w:rsidP="00814B06">
      <w:pPr>
        <w:rPr>
          <w:del w:id="1938" w:author="Jason Wang" w:date="2014-08-15T16:54:00Z"/>
        </w:rPr>
      </w:pPr>
    </w:p>
    <w:p w:rsidR="00814B06" w:rsidDel="00654036" w:rsidRDefault="00814B06" w:rsidP="00814B06">
      <w:pPr>
        <w:rPr>
          <w:del w:id="1939" w:author="Jason Wang" w:date="2014-08-15T16:54:00Z"/>
        </w:rPr>
      </w:pPr>
    </w:p>
    <w:p w:rsidR="00814B06" w:rsidDel="00654036" w:rsidRDefault="00814B06" w:rsidP="00814B06">
      <w:pPr>
        <w:rPr>
          <w:del w:id="1940" w:author="Jason Wang" w:date="2014-08-15T16:54:00Z"/>
        </w:rPr>
      </w:pPr>
    </w:p>
    <w:p w:rsidR="00814B06" w:rsidDel="00654036" w:rsidRDefault="00814B06" w:rsidP="00814B06">
      <w:pPr>
        <w:rPr>
          <w:del w:id="1941" w:author="Jason Wang" w:date="2014-08-15T16:54:00Z"/>
        </w:rPr>
      </w:pPr>
    </w:p>
    <w:p w:rsidR="00814B06" w:rsidDel="00654036" w:rsidRDefault="00814B06" w:rsidP="00814B06">
      <w:pPr>
        <w:rPr>
          <w:del w:id="1942" w:author="Jason Wang" w:date="2014-08-15T16:54:00Z"/>
        </w:rPr>
      </w:pPr>
    </w:p>
    <w:p w:rsidR="00814B06" w:rsidDel="00654036" w:rsidRDefault="00814B06" w:rsidP="00814B06">
      <w:pPr>
        <w:rPr>
          <w:del w:id="1943" w:author="Jason Wang" w:date="2014-08-15T16:54:00Z"/>
        </w:rPr>
      </w:pPr>
    </w:p>
    <w:p w:rsidR="00814B06" w:rsidDel="00654036" w:rsidRDefault="00814B06" w:rsidP="00814B06">
      <w:pPr>
        <w:rPr>
          <w:del w:id="1944" w:author="Jason Wang" w:date="2014-08-15T16:54:00Z"/>
        </w:rPr>
      </w:pPr>
    </w:p>
    <w:p w:rsidR="00814B06" w:rsidDel="00654036" w:rsidRDefault="00814B06" w:rsidP="00814B06">
      <w:pPr>
        <w:rPr>
          <w:del w:id="1945" w:author="Jason Wang" w:date="2014-08-15T16:54:00Z"/>
        </w:rPr>
      </w:pPr>
    </w:p>
    <w:p w:rsidR="00814B06" w:rsidDel="00654036" w:rsidRDefault="00814B06" w:rsidP="00814B06">
      <w:pPr>
        <w:rPr>
          <w:del w:id="1946" w:author="Jason Wang" w:date="2014-08-15T16:54:00Z"/>
        </w:rPr>
      </w:pPr>
    </w:p>
    <w:p w:rsidR="00814B06" w:rsidDel="00654036" w:rsidRDefault="00814B06" w:rsidP="00814B06">
      <w:pPr>
        <w:rPr>
          <w:del w:id="1947" w:author="Jason Wang" w:date="2014-08-15T16:54:00Z"/>
        </w:rPr>
      </w:pPr>
    </w:p>
    <w:p w:rsidR="00814B06" w:rsidDel="00654036" w:rsidRDefault="00814B06" w:rsidP="00814B06">
      <w:pPr>
        <w:rPr>
          <w:del w:id="1948" w:author="Jason Wang" w:date="2014-08-15T16:54:00Z"/>
        </w:rPr>
      </w:pPr>
    </w:p>
    <w:p w:rsidR="00814B06" w:rsidDel="00654036" w:rsidRDefault="00814B06" w:rsidP="00814B06">
      <w:pPr>
        <w:rPr>
          <w:del w:id="1949" w:author="Jason Wang" w:date="2014-08-15T16:54:00Z"/>
        </w:rPr>
      </w:pPr>
    </w:p>
    <w:p w:rsidR="00814B06" w:rsidDel="00654036" w:rsidRDefault="00814B06" w:rsidP="00814B06">
      <w:pPr>
        <w:rPr>
          <w:del w:id="1950" w:author="Jason Wang" w:date="2014-08-15T16:54:00Z"/>
        </w:rPr>
      </w:pPr>
    </w:p>
    <w:p w:rsidR="00814B06" w:rsidDel="00654036" w:rsidRDefault="00814B06" w:rsidP="00814B06">
      <w:pPr>
        <w:rPr>
          <w:del w:id="1951" w:author="Jason Wang" w:date="2014-08-15T16:54:00Z"/>
        </w:rPr>
      </w:pPr>
    </w:p>
    <w:p w:rsidR="00814B06" w:rsidDel="00654036" w:rsidRDefault="00814B06" w:rsidP="00814B06">
      <w:pPr>
        <w:rPr>
          <w:del w:id="1952" w:author="Jason Wang" w:date="2014-08-15T16:54:00Z"/>
        </w:rPr>
      </w:pPr>
    </w:p>
    <w:p w:rsidR="00814B06" w:rsidDel="00654036" w:rsidRDefault="00814B06" w:rsidP="00814B06">
      <w:pPr>
        <w:rPr>
          <w:del w:id="1953" w:author="Jason Wang" w:date="2014-08-15T16:54:00Z"/>
        </w:rPr>
      </w:pPr>
    </w:p>
    <w:p w:rsidR="00814B06" w:rsidDel="00654036" w:rsidRDefault="00814B06" w:rsidP="00814B06">
      <w:pPr>
        <w:rPr>
          <w:del w:id="1954" w:author="Jason Wang" w:date="2014-08-15T16:54:00Z"/>
        </w:rPr>
      </w:pPr>
    </w:p>
    <w:p w:rsidR="00814B06" w:rsidDel="00654036" w:rsidRDefault="00814B06" w:rsidP="00814B06">
      <w:pPr>
        <w:rPr>
          <w:del w:id="1955" w:author="Jason Wang" w:date="2014-08-15T16:54:00Z"/>
        </w:rPr>
      </w:pPr>
    </w:p>
    <w:p w:rsidR="00814B06" w:rsidRDefault="00814B06" w:rsidP="00814B06"/>
    <w:p w:rsidR="00814B06" w:rsidRDefault="00814B06" w:rsidP="00814B06"/>
    <w:p w:rsidR="00814B06" w:rsidRPr="00814B06" w:rsidRDefault="00814B06" w:rsidP="00814B06"/>
    <w:p w:rsidR="00824A3B" w:rsidRPr="00824A3B" w:rsidRDefault="00824A3B" w:rsidP="00824A3B">
      <w:pPr>
        <w:rPr>
          <w:u w:val="single"/>
        </w:rPr>
      </w:pPr>
      <w:r w:rsidRPr="00824A3B">
        <w:rPr>
          <w:u w:val="single"/>
        </w:rPr>
        <w:t xml:space="preserve">                             </w:t>
      </w:r>
    </w:p>
    <w:sectPr w:rsidR="00824A3B" w:rsidRPr="00824A3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7194F"/>
    <w:multiLevelType w:val="hybridMultilevel"/>
    <w:tmpl w:val="39445A38"/>
    <w:lvl w:ilvl="0" w:tplc="E3DE6FA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26D6C"/>
    <w:multiLevelType w:val="hybridMultilevel"/>
    <w:tmpl w:val="8D4875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646C7"/>
    <w:multiLevelType w:val="hybridMultilevel"/>
    <w:tmpl w:val="8A3804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7298D"/>
    <w:multiLevelType w:val="hybridMultilevel"/>
    <w:tmpl w:val="92B22D6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B30D72"/>
    <w:multiLevelType w:val="hybridMultilevel"/>
    <w:tmpl w:val="3E4A2CDC"/>
    <w:lvl w:ilvl="0" w:tplc="8DB4B7B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09F539E7"/>
    <w:multiLevelType w:val="hybridMultilevel"/>
    <w:tmpl w:val="04DA8D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797F98"/>
    <w:multiLevelType w:val="hybridMultilevel"/>
    <w:tmpl w:val="8FC86D84"/>
    <w:lvl w:ilvl="0" w:tplc="D86059A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F10D2"/>
    <w:multiLevelType w:val="hybridMultilevel"/>
    <w:tmpl w:val="D48CB1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177721"/>
    <w:multiLevelType w:val="hybridMultilevel"/>
    <w:tmpl w:val="E6F84D10"/>
    <w:lvl w:ilvl="0" w:tplc="7B9EFAD2">
      <w:start w:val="1"/>
      <w:numFmt w:val="decimal"/>
      <w:pStyle w:val="figure"/>
      <w:lvlText w:val="Figur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6A38F5"/>
    <w:multiLevelType w:val="hybridMultilevel"/>
    <w:tmpl w:val="45DA1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737E51"/>
    <w:multiLevelType w:val="hybridMultilevel"/>
    <w:tmpl w:val="9912DA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36222A"/>
    <w:multiLevelType w:val="hybridMultilevel"/>
    <w:tmpl w:val="A94E9148"/>
    <w:lvl w:ilvl="0" w:tplc="E06C43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3A977BD"/>
    <w:multiLevelType w:val="hybridMultilevel"/>
    <w:tmpl w:val="6BE4AC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4F3DC6"/>
    <w:multiLevelType w:val="hybridMultilevel"/>
    <w:tmpl w:val="1DBE83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595321"/>
    <w:multiLevelType w:val="hybridMultilevel"/>
    <w:tmpl w:val="3A6A663A"/>
    <w:lvl w:ilvl="0" w:tplc="608C744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DA1F18"/>
    <w:multiLevelType w:val="hybridMultilevel"/>
    <w:tmpl w:val="255A7390"/>
    <w:lvl w:ilvl="0" w:tplc="AACCBE9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F855A45"/>
    <w:multiLevelType w:val="hybridMultilevel"/>
    <w:tmpl w:val="FC24B4C2"/>
    <w:lvl w:ilvl="0" w:tplc="039E26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2345CAA"/>
    <w:multiLevelType w:val="hybridMultilevel"/>
    <w:tmpl w:val="7C24E1DE"/>
    <w:lvl w:ilvl="0" w:tplc="D266509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24AA3544"/>
    <w:multiLevelType w:val="hybridMultilevel"/>
    <w:tmpl w:val="16F4CBA4"/>
    <w:lvl w:ilvl="0" w:tplc="10029BB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2A0425E5"/>
    <w:multiLevelType w:val="hybridMultilevel"/>
    <w:tmpl w:val="8DD0E0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720FDF"/>
    <w:multiLevelType w:val="hybridMultilevel"/>
    <w:tmpl w:val="703AC1D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E71DEF"/>
    <w:multiLevelType w:val="hybridMultilevel"/>
    <w:tmpl w:val="FE1CFC92"/>
    <w:lvl w:ilvl="0" w:tplc="4AA2AB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F857C2"/>
    <w:multiLevelType w:val="hybridMultilevel"/>
    <w:tmpl w:val="72720D8A"/>
    <w:lvl w:ilvl="0" w:tplc="BD089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DFD0C74"/>
    <w:multiLevelType w:val="hybridMultilevel"/>
    <w:tmpl w:val="FBF80EA2"/>
    <w:lvl w:ilvl="0" w:tplc="70167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493951"/>
    <w:multiLevelType w:val="hybridMultilevel"/>
    <w:tmpl w:val="92C2C5D8"/>
    <w:lvl w:ilvl="0" w:tplc="F006B6D4">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5" w15:restartNumberingAfterBreak="0">
    <w:nsid w:val="30C11BDB"/>
    <w:multiLevelType w:val="hybridMultilevel"/>
    <w:tmpl w:val="938CF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860DDE"/>
    <w:multiLevelType w:val="hybridMultilevel"/>
    <w:tmpl w:val="A76A1714"/>
    <w:lvl w:ilvl="0" w:tplc="250C893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3C277634"/>
    <w:multiLevelType w:val="hybridMultilevel"/>
    <w:tmpl w:val="4CD88198"/>
    <w:lvl w:ilvl="0" w:tplc="49AA96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577672"/>
    <w:multiLevelType w:val="hybridMultilevel"/>
    <w:tmpl w:val="8E024FF0"/>
    <w:lvl w:ilvl="0" w:tplc="AC6EA9C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805CB9"/>
    <w:multiLevelType w:val="hybridMultilevel"/>
    <w:tmpl w:val="2480C3A0"/>
    <w:lvl w:ilvl="0" w:tplc="CB2E585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AF56CE"/>
    <w:multiLevelType w:val="hybridMultilevel"/>
    <w:tmpl w:val="49D4AEBA"/>
    <w:lvl w:ilvl="0" w:tplc="22F439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D5B5DD3"/>
    <w:multiLevelType w:val="hybridMultilevel"/>
    <w:tmpl w:val="D2C2F954"/>
    <w:lvl w:ilvl="0" w:tplc="862E171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4EE31DE7"/>
    <w:multiLevelType w:val="hybridMultilevel"/>
    <w:tmpl w:val="EEFCC5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C4E56"/>
    <w:multiLevelType w:val="hybridMultilevel"/>
    <w:tmpl w:val="6A5E17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5E1765"/>
    <w:multiLevelType w:val="hybridMultilevel"/>
    <w:tmpl w:val="8DD0E0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984E32"/>
    <w:multiLevelType w:val="hybridMultilevel"/>
    <w:tmpl w:val="3968B3D8"/>
    <w:lvl w:ilvl="0" w:tplc="2B8882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0B5473"/>
    <w:multiLevelType w:val="hybridMultilevel"/>
    <w:tmpl w:val="60CCD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2C0C0F"/>
    <w:multiLevelType w:val="hybridMultilevel"/>
    <w:tmpl w:val="78AE145A"/>
    <w:lvl w:ilvl="0" w:tplc="86AA8986">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8" w15:restartNumberingAfterBreak="0">
    <w:nsid w:val="5BCD0661"/>
    <w:multiLevelType w:val="hybridMultilevel"/>
    <w:tmpl w:val="61B6EF8E"/>
    <w:lvl w:ilvl="0" w:tplc="1FFA01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E6A55E1"/>
    <w:multiLevelType w:val="hybridMultilevel"/>
    <w:tmpl w:val="D124F2F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1CD2DED"/>
    <w:multiLevelType w:val="hybridMultilevel"/>
    <w:tmpl w:val="CDBE9D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853AD1"/>
    <w:multiLevelType w:val="hybridMultilevel"/>
    <w:tmpl w:val="EDE2983E"/>
    <w:lvl w:ilvl="0" w:tplc="F984CC86">
      <w:start w:val="1"/>
      <w:numFmt w:val="decimal"/>
      <w:pStyle w:val="table"/>
      <w:lvlText w:val="Tabl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0266D4"/>
    <w:multiLevelType w:val="hybridMultilevel"/>
    <w:tmpl w:val="FC6A36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B73F77"/>
    <w:multiLevelType w:val="hybridMultilevel"/>
    <w:tmpl w:val="4D7E41BA"/>
    <w:lvl w:ilvl="0" w:tplc="50FC5490">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4" w15:restartNumberingAfterBreak="0">
    <w:nsid w:val="67F9140E"/>
    <w:multiLevelType w:val="hybridMultilevel"/>
    <w:tmpl w:val="39445A38"/>
    <w:lvl w:ilvl="0" w:tplc="E3DE6FA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8240498"/>
    <w:multiLevelType w:val="hybridMultilevel"/>
    <w:tmpl w:val="B02AD8E6"/>
    <w:lvl w:ilvl="0" w:tplc="AE8CDE2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67972"/>
    <w:multiLevelType w:val="hybridMultilevel"/>
    <w:tmpl w:val="367A2D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A80466"/>
    <w:multiLevelType w:val="hybridMultilevel"/>
    <w:tmpl w:val="CA84AB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D011335"/>
    <w:multiLevelType w:val="hybridMultilevel"/>
    <w:tmpl w:val="9E64C9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1A28D1"/>
    <w:multiLevelType w:val="hybridMultilevel"/>
    <w:tmpl w:val="F29858C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E284C4A"/>
    <w:multiLevelType w:val="hybridMultilevel"/>
    <w:tmpl w:val="5F6E7D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7A0F02"/>
    <w:multiLevelType w:val="hybridMultilevel"/>
    <w:tmpl w:val="39445A38"/>
    <w:lvl w:ilvl="0" w:tplc="E3DE6FA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774CB4"/>
    <w:multiLevelType w:val="hybridMultilevel"/>
    <w:tmpl w:val="9BA800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29C1327"/>
    <w:multiLevelType w:val="hybridMultilevel"/>
    <w:tmpl w:val="4FBAFCBA"/>
    <w:lvl w:ilvl="0" w:tplc="CA28D7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5824B3D"/>
    <w:multiLevelType w:val="hybridMultilevel"/>
    <w:tmpl w:val="1038ABD2"/>
    <w:lvl w:ilvl="0" w:tplc="F6F6F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7E13E0A"/>
    <w:multiLevelType w:val="hybridMultilevel"/>
    <w:tmpl w:val="975C09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93C393E"/>
    <w:multiLevelType w:val="hybridMultilevel"/>
    <w:tmpl w:val="264A3C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275AE7"/>
    <w:multiLevelType w:val="hybridMultilevel"/>
    <w:tmpl w:val="17267126"/>
    <w:lvl w:ilvl="0" w:tplc="E3DE6FA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BB92E50"/>
    <w:multiLevelType w:val="hybridMultilevel"/>
    <w:tmpl w:val="D180A7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0"/>
  </w:num>
  <w:num w:numId="3">
    <w:abstractNumId w:val="49"/>
  </w:num>
  <w:num w:numId="4">
    <w:abstractNumId w:val="34"/>
  </w:num>
  <w:num w:numId="5">
    <w:abstractNumId w:val="19"/>
  </w:num>
  <w:num w:numId="6">
    <w:abstractNumId w:val="55"/>
  </w:num>
  <w:num w:numId="7">
    <w:abstractNumId w:val="37"/>
  </w:num>
  <w:num w:numId="8">
    <w:abstractNumId w:val="17"/>
  </w:num>
  <w:num w:numId="9">
    <w:abstractNumId w:val="56"/>
  </w:num>
  <w:num w:numId="10">
    <w:abstractNumId w:val="12"/>
  </w:num>
  <w:num w:numId="11">
    <w:abstractNumId w:val="13"/>
  </w:num>
  <w:num w:numId="12">
    <w:abstractNumId w:val="33"/>
  </w:num>
  <w:num w:numId="13">
    <w:abstractNumId w:val="14"/>
  </w:num>
  <w:num w:numId="14">
    <w:abstractNumId w:val="40"/>
  </w:num>
  <w:num w:numId="15">
    <w:abstractNumId w:val="41"/>
  </w:num>
  <w:num w:numId="16">
    <w:abstractNumId w:val="8"/>
  </w:num>
  <w:num w:numId="17">
    <w:abstractNumId w:val="50"/>
  </w:num>
  <w:num w:numId="18">
    <w:abstractNumId w:val="27"/>
  </w:num>
  <w:num w:numId="19">
    <w:abstractNumId w:val="11"/>
  </w:num>
  <w:num w:numId="20">
    <w:abstractNumId w:val="16"/>
  </w:num>
  <w:num w:numId="21">
    <w:abstractNumId w:val="31"/>
  </w:num>
  <w:num w:numId="22">
    <w:abstractNumId w:val="3"/>
  </w:num>
  <w:num w:numId="23">
    <w:abstractNumId w:val="47"/>
  </w:num>
  <w:num w:numId="24">
    <w:abstractNumId w:val="32"/>
  </w:num>
  <w:num w:numId="25">
    <w:abstractNumId w:val="48"/>
  </w:num>
  <w:num w:numId="26">
    <w:abstractNumId w:val="1"/>
  </w:num>
  <w:num w:numId="27">
    <w:abstractNumId w:val="44"/>
  </w:num>
  <w:num w:numId="28">
    <w:abstractNumId w:val="51"/>
  </w:num>
  <w:num w:numId="29">
    <w:abstractNumId w:val="36"/>
  </w:num>
  <w:num w:numId="30">
    <w:abstractNumId w:val="43"/>
  </w:num>
  <w:num w:numId="31">
    <w:abstractNumId w:val="5"/>
  </w:num>
  <w:num w:numId="32">
    <w:abstractNumId w:val="9"/>
  </w:num>
  <w:num w:numId="33">
    <w:abstractNumId w:val="42"/>
  </w:num>
  <w:num w:numId="34">
    <w:abstractNumId w:val="2"/>
  </w:num>
  <w:num w:numId="35">
    <w:abstractNumId w:val="25"/>
  </w:num>
  <w:num w:numId="36">
    <w:abstractNumId w:val="39"/>
  </w:num>
  <w:num w:numId="37">
    <w:abstractNumId w:val="46"/>
  </w:num>
  <w:num w:numId="38">
    <w:abstractNumId w:val="38"/>
  </w:num>
  <w:num w:numId="39">
    <w:abstractNumId w:val="0"/>
  </w:num>
  <w:num w:numId="40">
    <w:abstractNumId w:val="22"/>
  </w:num>
  <w:num w:numId="41">
    <w:abstractNumId w:val="4"/>
  </w:num>
  <w:num w:numId="42">
    <w:abstractNumId w:val="18"/>
  </w:num>
  <w:num w:numId="43">
    <w:abstractNumId w:val="26"/>
  </w:num>
  <w:num w:numId="44">
    <w:abstractNumId w:val="15"/>
  </w:num>
  <w:num w:numId="45">
    <w:abstractNumId w:val="10"/>
  </w:num>
  <w:num w:numId="46">
    <w:abstractNumId w:val="52"/>
  </w:num>
  <w:num w:numId="47">
    <w:abstractNumId w:val="57"/>
  </w:num>
  <w:num w:numId="48">
    <w:abstractNumId w:val="45"/>
  </w:num>
  <w:num w:numId="49">
    <w:abstractNumId w:val="6"/>
  </w:num>
  <w:num w:numId="50">
    <w:abstractNumId w:val="23"/>
  </w:num>
  <w:num w:numId="51">
    <w:abstractNumId w:val="35"/>
  </w:num>
  <w:num w:numId="52">
    <w:abstractNumId w:val="21"/>
  </w:num>
  <w:num w:numId="53">
    <w:abstractNumId w:val="28"/>
  </w:num>
  <w:num w:numId="54">
    <w:abstractNumId w:val="29"/>
  </w:num>
  <w:num w:numId="55">
    <w:abstractNumId w:val="41"/>
    <w:lvlOverride w:ilvl="0">
      <w:startOverride w:val="1"/>
    </w:lvlOverride>
  </w:num>
  <w:num w:numId="56">
    <w:abstractNumId w:val="58"/>
  </w:num>
  <w:num w:numId="57">
    <w:abstractNumId w:val="24"/>
  </w:num>
  <w:num w:numId="58">
    <w:abstractNumId w:val="53"/>
  </w:num>
  <w:num w:numId="59">
    <w:abstractNumId w:val="30"/>
  </w:num>
  <w:num w:numId="60">
    <w:abstractNumId w:val="54"/>
  </w:num>
  <w:numIdMacAtCleanup w:val="5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awn Yan">
    <w15:presenceInfo w15:providerId="AD" w15:userId="S-1-5-21-488209771-1784051945-618671499-129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868"/>
    <w:rsid w:val="0000052C"/>
    <w:rsid w:val="0000641C"/>
    <w:rsid w:val="00011533"/>
    <w:rsid w:val="00027F7C"/>
    <w:rsid w:val="000329B1"/>
    <w:rsid w:val="000356A9"/>
    <w:rsid w:val="00036566"/>
    <w:rsid w:val="0003766E"/>
    <w:rsid w:val="00046238"/>
    <w:rsid w:val="000514B9"/>
    <w:rsid w:val="00060315"/>
    <w:rsid w:val="00061E13"/>
    <w:rsid w:val="00062336"/>
    <w:rsid w:val="000647F0"/>
    <w:rsid w:val="00070868"/>
    <w:rsid w:val="000755F3"/>
    <w:rsid w:val="000765D3"/>
    <w:rsid w:val="0007780E"/>
    <w:rsid w:val="000823FC"/>
    <w:rsid w:val="000832DA"/>
    <w:rsid w:val="0008342F"/>
    <w:rsid w:val="00084952"/>
    <w:rsid w:val="000A2415"/>
    <w:rsid w:val="000A2800"/>
    <w:rsid w:val="000A2868"/>
    <w:rsid w:val="000A549D"/>
    <w:rsid w:val="000A610E"/>
    <w:rsid w:val="000A6FAB"/>
    <w:rsid w:val="000B0957"/>
    <w:rsid w:val="000B1306"/>
    <w:rsid w:val="000C0E22"/>
    <w:rsid w:val="000C14DE"/>
    <w:rsid w:val="000C3B61"/>
    <w:rsid w:val="000C48C4"/>
    <w:rsid w:val="000D2FDF"/>
    <w:rsid w:val="000D3F4F"/>
    <w:rsid w:val="000D4861"/>
    <w:rsid w:val="000D7176"/>
    <w:rsid w:val="000E3598"/>
    <w:rsid w:val="000E57F0"/>
    <w:rsid w:val="000E5D17"/>
    <w:rsid w:val="000E6588"/>
    <w:rsid w:val="000E7534"/>
    <w:rsid w:val="000F11F1"/>
    <w:rsid w:val="000F462E"/>
    <w:rsid w:val="00101295"/>
    <w:rsid w:val="00104D31"/>
    <w:rsid w:val="00113531"/>
    <w:rsid w:val="00122810"/>
    <w:rsid w:val="00124E14"/>
    <w:rsid w:val="0012666C"/>
    <w:rsid w:val="00131145"/>
    <w:rsid w:val="001319A7"/>
    <w:rsid w:val="00135A85"/>
    <w:rsid w:val="00137BAE"/>
    <w:rsid w:val="00137CD6"/>
    <w:rsid w:val="00143697"/>
    <w:rsid w:val="00144963"/>
    <w:rsid w:val="00144C2A"/>
    <w:rsid w:val="00147C01"/>
    <w:rsid w:val="00155346"/>
    <w:rsid w:val="0015685A"/>
    <w:rsid w:val="00156BC1"/>
    <w:rsid w:val="00157FAB"/>
    <w:rsid w:val="00161C15"/>
    <w:rsid w:val="00166358"/>
    <w:rsid w:val="00182A52"/>
    <w:rsid w:val="001846A7"/>
    <w:rsid w:val="00186371"/>
    <w:rsid w:val="001866AF"/>
    <w:rsid w:val="001960DA"/>
    <w:rsid w:val="00197FFC"/>
    <w:rsid w:val="001A0AF9"/>
    <w:rsid w:val="001A1C9C"/>
    <w:rsid w:val="001B04C3"/>
    <w:rsid w:val="001B18B5"/>
    <w:rsid w:val="001B66F8"/>
    <w:rsid w:val="001B69A3"/>
    <w:rsid w:val="001B7EBC"/>
    <w:rsid w:val="001C11BD"/>
    <w:rsid w:val="001C2AE6"/>
    <w:rsid w:val="001C6C69"/>
    <w:rsid w:val="001C764A"/>
    <w:rsid w:val="001D4B57"/>
    <w:rsid w:val="001E08DE"/>
    <w:rsid w:val="001E356C"/>
    <w:rsid w:val="001E3D0C"/>
    <w:rsid w:val="001F017C"/>
    <w:rsid w:val="001F0A39"/>
    <w:rsid w:val="001F71C5"/>
    <w:rsid w:val="00200F79"/>
    <w:rsid w:val="00201A85"/>
    <w:rsid w:val="002075D0"/>
    <w:rsid w:val="0021661C"/>
    <w:rsid w:val="00216DC8"/>
    <w:rsid w:val="00217AA3"/>
    <w:rsid w:val="00225B9B"/>
    <w:rsid w:val="00226AB9"/>
    <w:rsid w:val="002318D7"/>
    <w:rsid w:val="00233412"/>
    <w:rsid w:val="0023574F"/>
    <w:rsid w:val="00235EF2"/>
    <w:rsid w:val="00236B3F"/>
    <w:rsid w:val="002446DA"/>
    <w:rsid w:val="002450EB"/>
    <w:rsid w:val="002469B3"/>
    <w:rsid w:val="0025030E"/>
    <w:rsid w:val="00251C16"/>
    <w:rsid w:val="0025611E"/>
    <w:rsid w:val="00260677"/>
    <w:rsid w:val="0026498C"/>
    <w:rsid w:val="002664D0"/>
    <w:rsid w:val="00266DD3"/>
    <w:rsid w:val="0026703C"/>
    <w:rsid w:val="00270C1B"/>
    <w:rsid w:val="002755FE"/>
    <w:rsid w:val="00276D76"/>
    <w:rsid w:val="00281CE6"/>
    <w:rsid w:val="00282EE1"/>
    <w:rsid w:val="00283613"/>
    <w:rsid w:val="002859DF"/>
    <w:rsid w:val="0028736E"/>
    <w:rsid w:val="00291896"/>
    <w:rsid w:val="002918E0"/>
    <w:rsid w:val="00292585"/>
    <w:rsid w:val="00292B4D"/>
    <w:rsid w:val="0029496A"/>
    <w:rsid w:val="00294DA4"/>
    <w:rsid w:val="00295849"/>
    <w:rsid w:val="002965EC"/>
    <w:rsid w:val="0029671E"/>
    <w:rsid w:val="002A10E8"/>
    <w:rsid w:val="002A4F51"/>
    <w:rsid w:val="002A5AC1"/>
    <w:rsid w:val="002B1ACB"/>
    <w:rsid w:val="002B1B4D"/>
    <w:rsid w:val="002B33FE"/>
    <w:rsid w:val="002C1F3C"/>
    <w:rsid w:val="002D0475"/>
    <w:rsid w:val="002D689B"/>
    <w:rsid w:val="002E01F3"/>
    <w:rsid w:val="002E085D"/>
    <w:rsid w:val="002E117C"/>
    <w:rsid w:val="002E1CB1"/>
    <w:rsid w:val="002F08A3"/>
    <w:rsid w:val="00303ABC"/>
    <w:rsid w:val="00304649"/>
    <w:rsid w:val="003077E8"/>
    <w:rsid w:val="00307D17"/>
    <w:rsid w:val="00313001"/>
    <w:rsid w:val="00313352"/>
    <w:rsid w:val="00313B8B"/>
    <w:rsid w:val="00320FEF"/>
    <w:rsid w:val="00322B52"/>
    <w:rsid w:val="00324C52"/>
    <w:rsid w:val="00326027"/>
    <w:rsid w:val="003315B9"/>
    <w:rsid w:val="00331FED"/>
    <w:rsid w:val="00333794"/>
    <w:rsid w:val="00336202"/>
    <w:rsid w:val="00336D7B"/>
    <w:rsid w:val="0034227B"/>
    <w:rsid w:val="00350020"/>
    <w:rsid w:val="003535F8"/>
    <w:rsid w:val="00355631"/>
    <w:rsid w:val="00367BA3"/>
    <w:rsid w:val="003730F6"/>
    <w:rsid w:val="00373606"/>
    <w:rsid w:val="00385DB1"/>
    <w:rsid w:val="003959F4"/>
    <w:rsid w:val="00396993"/>
    <w:rsid w:val="003979D7"/>
    <w:rsid w:val="003A21D8"/>
    <w:rsid w:val="003A75AF"/>
    <w:rsid w:val="003B08F3"/>
    <w:rsid w:val="003B292B"/>
    <w:rsid w:val="003B64D6"/>
    <w:rsid w:val="003C045B"/>
    <w:rsid w:val="003C269E"/>
    <w:rsid w:val="003C2C45"/>
    <w:rsid w:val="003C30C4"/>
    <w:rsid w:val="003C5C49"/>
    <w:rsid w:val="003C6A73"/>
    <w:rsid w:val="003D2711"/>
    <w:rsid w:val="003D3B8F"/>
    <w:rsid w:val="003D4851"/>
    <w:rsid w:val="003D6283"/>
    <w:rsid w:val="003E3ABC"/>
    <w:rsid w:val="003E4403"/>
    <w:rsid w:val="003E5C7E"/>
    <w:rsid w:val="003F5D4B"/>
    <w:rsid w:val="003F6AD8"/>
    <w:rsid w:val="004000B2"/>
    <w:rsid w:val="004010DA"/>
    <w:rsid w:val="00403D81"/>
    <w:rsid w:val="00405A4B"/>
    <w:rsid w:val="00405A6C"/>
    <w:rsid w:val="00406B4E"/>
    <w:rsid w:val="004078FA"/>
    <w:rsid w:val="00410E7B"/>
    <w:rsid w:val="004127AC"/>
    <w:rsid w:val="0041353A"/>
    <w:rsid w:val="00414412"/>
    <w:rsid w:val="004152AF"/>
    <w:rsid w:val="00417E43"/>
    <w:rsid w:val="00420D54"/>
    <w:rsid w:val="00421DB9"/>
    <w:rsid w:val="004228B9"/>
    <w:rsid w:val="00423D5E"/>
    <w:rsid w:val="00425F5F"/>
    <w:rsid w:val="004315BC"/>
    <w:rsid w:val="004337ED"/>
    <w:rsid w:val="00433F58"/>
    <w:rsid w:val="00434F12"/>
    <w:rsid w:val="00435E2E"/>
    <w:rsid w:val="00441C37"/>
    <w:rsid w:val="004426D0"/>
    <w:rsid w:val="00444D22"/>
    <w:rsid w:val="004452D0"/>
    <w:rsid w:val="004456A2"/>
    <w:rsid w:val="00446177"/>
    <w:rsid w:val="00447B1D"/>
    <w:rsid w:val="00450710"/>
    <w:rsid w:val="00452D78"/>
    <w:rsid w:val="00453535"/>
    <w:rsid w:val="004626CA"/>
    <w:rsid w:val="004637A6"/>
    <w:rsid w:val="00463EDC"/>
    <w:rsid w:val="004641C7"/>
    <w:rsid w:val="0046585E"/>
    <w:rsid w:val="0046679D"/>
    <w:rsid w:val="00467164"/>
    <w:rsid w:val="00470199"/>
    <w:rsid w:val="00473578"/>
    <w:rsid w:val="00481C85"/>
    <w:rsid w:val="004831F4"/>
    <w:rsid w:val="00483991"/>
    <w:rsid w:val="00487924"/>
    <w:rsid w:val="00487BBA"/>
    <w:rsid w:val="00494F23"/>
    <w:rsid w:val="004A0E2D"/>
    <w:rsid w:val="004A7C0C"/>
    <w:rsid w:val="004B08AD"/>
    <w:rsid w:val="004B27FB"/>
    <w:rsid w:val="004B2A43"/>
    <w:rsid w:val="004B497B"/>
    <w:rsid w:val="004B5637"/>
    <w:rsid w:val="004B7448"/>
    <w:rsid w:val="004C44A5"/>
    <w:rsid w:val="004C730F"/>
    <w:rsid w:val="004D0835"/>
    <w:rsid w:val="004D29E9"/>
    <w:rsid w:val="004D3828"/>
    <w:rsid w:val="004E0018"/>
    <w:rsid w:val="004E48C5"/>
    <w:rsid w:val="004E54DB"/>
    <w:rsid w:val="004F115A"/>
    <w:rsid w:val="004F154D"/>
    <w:rsid w:val="004F62E7"/>
    <w:rsid w:val="005000E3"/>
    <w:rsid w:val="00500A40"/>
    <w:rsid w:val="00502A29"/>
    <w:rsid w:val="00506268"/>
    <w:rsid w:val="00510476"/>
    <w:rsid w:val="00511375"/>
    <w:rsid w:val="00523D94"/>
    <w:rsid w:val="005259A4"/>
    <w:rsid w:val="005400BC"/>
    <w:rsid w:val="005447C8"/>
    <w:rsid w:val="00556388"/>
    <w:rsid w:val="005579D3"/>
    <w:rsid w:val="0056507F"/>
    <w:rsid w:val="005805EE"/>
    <w:rsid w:val="00581D14"/>
    <w:rsid w:val="0058572A"/>
    <w:rsid w:val="00590F56"/>
    <w:rsid w:val="00591CC3"/>
    <w:rsid w:val="00593478"/>
    <w:rsid w:val="00593EBB"/>
    <w:rsid w:val="005A3CC2"/>
    <w:rsid w:val="005A40C5"/>
    <w:rsid w:val="005A7829"/>
    <w:rsid w:val="005B1144"/>
    <w:rsid w:val="005B254A"/>
    <w:rsid w:val="005B3EAC"/>
    <w:rsid w:val="005B511F"/>
    <w:rsid w:val="005B5D52"/>
    <w:rsid w:val="005B7FF1"/>
    <w:rsid w:val="005C2259"/>
    <w:rsid w:val="005C4F3A"/>
    <w:rsid w:val="005C6ACB"/>
    <w:rsid w:val="005C7FF4"/>
    <w:rsid w:val="005D30D9"/>
    <w:rsid w:val="005D64F3"/>
    <w:rsid w:val="005D6FFE"/>
    <w:rsid w:val="005D7030"/>
    <w:rsid w:val="005E0C58"/>
    <w:rsid w:val="005E1EB8"/>
    <w:rsid w:val="005E4846"/>
    <w:rsid w:val="005F0723"/>
    <w:rsid w:val="005F1C39"/>
    <w:rsid w:val="005F536B"/>
    <w:rsid w:val="005F5CA3"/>
    <w:rsid w:val="005F702E"/>
    <w:rsid w:val="00600516"/>
    <w:rsid w:val="00605205"/>
    <w:rsid w:val="00605430"/>
    <w:rsid w:val="00605644"/>
    <w:rsid w:val="006100AA"/>
    <w:rsid w:val="006160F5"/>
    <w:rsid w:val="00616A3F"/>
    <w:rsid w:val="00620FAE"/>
    <w:rsid w:val="00623521"/>
    <w:rsid w:val="00623C80"/>
    <w:rsid w:val="00624F3C"/>
    <w:rsid w:val="00626030"/>
    <w:rsid w:val="00633697"/>
    <w:rsid w:val="006438F8"/>
    <w:rsid w:val="006448B0"/>
    <w:rsid w:val="00647748"/>
    <w:rsid w:val="00650C9D"/>
    <w:rsid w:val="00654036"/>
    <w:rsid w:val="006557B2"/>
    <w:rsid w:val="006558D2"/>
    <w:rsid w:val="00663A02"/>
    <w:rsid w:val="00663EC7"/>
    <w:rsid w:val="00665DA8"/>
    <w:rsid w:val="00670246"/>
    <w:rsid w:val="006713F7"/>
    <w:rsid w:val="00682812"/>
    <w:rsid w:val="0069061C"/>
    <w:rsid w:val="00692269"/>
    <w:rsid w:val="006925D3"/>
    <w:rsid w:val="00694630"/>
    <w:rsid w:val="00695DC0"/>
    <w:rsid w:val="006A063F"/>
    <w:rsid w:val="006A1B03"/>
    <w:rsid w:val="006A24AC"/>
    <w:rsid w:val="006A25BC"/>
    <w:rsid w:val="006A2C82"/>
    <w:rsid w:val="006B2CCA"/>
    <w:rsid w:val="006B3A00"/>
    <w:rsid w:val="006B3F22"/>
    <w:rsid w:val="006B4D9D"/>
    <w:rsid w:val="006C33AA"/>
    <w:rsid w:val="006C4216"/>
    <w:rsid w:val="006C5C9C"/>
    <w:rsid w:val="006D004F"/>
    <w:rsid w:val="006D57FA"/>
    <w:rsid w:val="006D7E47"/>
    <w:rsid w:val="006E00EE"/>
    <w:rsid w:val="006E0B55"/>
    <w:rsid w:val="006E11DA"/>
    <w:rsid w:val="006F0D73"/>
    <w:rsid w:val="006F19BD"/>
    <w:rsid w:val="006F4C58"/>
    <w:rsid w:val="00700492"/>
    <w:rsid w:val="007028F4"/>
    <w:rsid w:val="00704A2E"/>
    <w:rsid w:val="00706C62"/>
    <w:rsid w:val="00707F02"/>
    <w:rsid w:val="0071143B"/>
    <w:rsid w:val="00714825"/>
    <w:rsid w:val="0071534C"/>
    <w:rsid w:val="0072171E"/>
    <w:rsid w:val="00726B38"/>
    <w:rsid w:val="00730416"/>
    <w:rsid w:val="00731D98"/>
    <w:rsid w:val="007325E9"/>
    <w:rsid w:val="00732F69"/>
    <w:rsid w:val="00733540"/>
    <w:rsid w:val="00735E38"/>
    <w:rsid w:val="00737162"/>
    <w:rsid w:val="00737C0B"/>
    <w:rsid w:val="00740050"/>
    <w:rsid w:val="00740FF1"/>
    <w:rsid w:val="00745731"/>
    <w:rsid w:val="007501EC"/>
    <w:rsid w:val="007513E8"/>
    <w:rsid w:val="007514C2"/>
    <w:rsid w:val="00753FFD"/>
    <w:rsid w:val="0076638F"/>
    <w:rsid w:val="00771F76"/>
    <w:rsid w:val="00777AF2"/>
    <w:rsid w:val="00777DE5"/>
    <w:rsid w:val="0078306D"/>
    <w:rsid w:val="0079120A"/>
    <w:rsid w:val="007941C5"/>
    <w:rsid w:val="007958E4"/>
    <w:rsid w:val="00795EF4"/>
    <w:rsid w:val="007A186D"/>
    <w:rsid w:val="007A418F"/>
    <w:rsid w:val="007A4743"/>
    <w:rsid w:val="007A6122"/>
    <w:rsid w:val="007B376A"/>
    <w:rsid w:val="007B3ADB"/>
    <w:rsid w:val="007B4A89"/>
    <w:rsid w:val="007B7AE5"/>
    <w:rsid w:val="007C1432"/>
    <w:rsid w:val="007C6069"/>
    <w:rsid w:val="007D1B9B"/>
    <w:rsid w:val="007D355D"/>
    <w:rsid w:val="007D42D8"/>
    <w:rsid w:val="007D5926"/>
    <w:rsid w:val="007D727A"/>
    <w:rsid w:val="007E06F8"/>
    <w:rsid w:val="007E0C9F"/>
    <w:rsid w:val="007E2012"/>
    <w:rsid w:val="007E26C3"/>
    <w:rsid w:val="007E7729"/>
    <w:rsid w:val="007F4E67"/>
    <w:rsid w:val="007F4F01"/>
    <w:rsid w:val="007F52BE"/>
    <w:rsid w:val="007F5FCB"/>
    <w:rsid w:val="007F618C"/>
    <w:rsid w:val="007F6AF4"/>
    <w:rsid w:val="00814B06"/>
    <w:rsid w:val="008235FF"/>
    <w:rsid w:val="00824A3B"/>
    <w:rsid w:val="00825B48"/>
    <w:rsid w:val="00826C49"/>
    <w:rsid w:val="008325CA"/>
    <w:rsid w:val="00833090"/>
    <w:rsid w:val="00833275"/>
    <w:rsid w:val="008360BF"/>
    <w:rsid w:val="00840A2A"/>
    <w:rsid w:val="008450F7"/>
    <w:rsid w:val="0084637A"/>
    <w:rsid w:val="00846486"/>
    <w:rsid w:val="008503C6"/>
    <w:rsid w:val="00854BC2"/>
    <w:rsid w:val="00856AD0"/>
    <w:rsid w:val="008649C7"/>
    <w:rsid w:val="00865B00"/>
    <w:rsid w:val="008706F2"/>
    <w:rsid w:val="008732C2"/>
    <w:rsid w:val="00874C04"/>
    <w:rsid w:val="00875075"/>
    <w:rsid w:val="00875D8A"/>
    <w:rsid w:val="00881985"/>
    <w:rsid w:val="00886621"/>
    <w:rsid w:val="008A0ADA"/>
    <w:rsid w:val="008A70F8"/>
    <w:rsid w:val="008B57E7"/>
    <w:rsid w:val="008B6869"/>
    <w:rsid w:val="008C0C23"/>
    <w:rsid w:val="008C1096"/>
    <w:rsid w:val="008C713D"/>
    <w:rsid w:val="008D56D4"/>
    <w:rsid w:val="008D7228"/>
    <w:rsid w:val="008F275B"/>
    <w:rsid w:val="008F497F"/>
    <w:rsid w:val="008F7AB1"/>
    <w:rsid w:val="00906473"/>
    <w:rsid w:val="00907490"/>
    <w:rsid w:val="00907FCD"/>
    <w:rsid w:val="00914C6D"/>
    <w:rsid w:val="00916607"/>
    <w:rsid w:val="0092138B"/>
    <w:rsid w:val="00922993"/>
    <w:rsid w:val="00922C5A"/>
    <w:rsid w:val="00932F3E"/>
    <w:rsid w:val="0094098D"/>
    <w:rsid w:val="00941520"/>
    <w:rsid w:val="00943DF4"/>
    <w:rsid w:val="0094407D"/>
    <w:rsid w:val="00947CCE"/>
    <w:rsid w:val="00952953"/>
    <w:rsid w:val="009541D1"/>
    <w:rsid w:val="009573F5"/>
    <w:rsid w:val="00960101"/>
    <w:rsid w:val="009620A6"/>
    <w:rsid w:val="00966E85"/>
    <w:rsid w:val="009722B6"/>
    <w:rsid w:val="0097241C"/>
    <w:rsid w:val="009730FD"/>
    <w:rsid w:val="009748ED"/>
    <w:rsid w:val="00977C93"/>
    <w:rsid w:val="00977E9E"/>
    <w:rsid w:val="00980343"/>
    <w:rsid w:val="0098128D"/>
    <w:rsid w:val="00982450"/>
    <w:rsid w:val="00986BFF"/>
    <w:rsid w:val="00991B4F"/>
    <w:rsid w:val="00995377"/>
    <w:rsid w:val="00996A8D"/>
    <w:rsid w:val="009A0738"/>
    <w:rsid w:val="009A2DF9"/>
    <w:rsid w:val="009C2835"/>
    <w:rsid w:val="009C56C2"/>
    <w:rsid w:val="009C7BC2"/>
    <w:rsid w:val="009D05CB"/>
    <w:rsid w:val="009D5677"/>
    <w:rsid w:val="009E4235"/>
    <w:rsid w:val="009F057D"/>
    <w:rsid w:val="009F4F51"/>
    <w:rsid w:val="009F53DF"/>
    <w:rsid w:val="009F5711"/>
    <w:rsid w:val="009F6255"/>
    <w:rsid w:val="00A00AD1"/>
    <w:rsid w:val="00A070E4"/>
    <w:rsid w:val="00A107A2"/>
    <w:rsid w:val="00A111BB"/>
    <w:rsid w:val="00A11A7F"/>
    <w:rsid w:val="00A136F2"/>
    <w:rsid w:val="00A14AA7"/>
    <w:rsid w:val="00A158CA"/>
    <w:rsid w:val="00A211D9"/>
    <w:rsid w:val="00A27557"/>
    <w:rsid w:val="00A34A79"/>
    <w:rsid w:val="00A36C04"/>
    <w:rsid w:val="00A37D6A"/>
    <w:rsid w:val="00A5050A"/>
    <w:rsid w:val="00A51567"/>
    <w:rsid w:val="00A52D58"/>
    <w:rsid w:val="00A536FB"/>
    <w:rsid w:val="00A56E7D"/>
    <w:rsid w:val="00A57206"/>
    <w:rsid w:val="00A60401"/>
    <w:rsid w:val="00A60A6F"/>
    <w:rsid w:val="00A614A4"/>
    <w:rsid w:val="00A62AB4"/>
    <w:rsid w:val="00A66169"/>
    <w:rsid w:val="00A67875"/>
    <w:rsid w:val="00A722F0"/>
    <w:rsid w:val="00A73C7F"/>
    <w:rsid w:val="00A74A7A"/>
    <w:rsid w:val="00A82E6F"/>
    <w:rsid w:val="00A8514F"/>
    <w:rsid w:val="00A862A0"/>
    <w:rsid w:val="00A87427"/>
    <w:rsid w:val="00A953F5"/>
    <w:rsid w:val="00AA039E"/>
    <w:rsid w:val="00AA0650"/>
    <w:rsid w:val="00AA067D"/>
    <w:rsid w:val="00AA1BF1"/>
    <w:rsid w:val="00AA1E9B"/>
    <w:rsid w:val="00AA3411"/>
    <w:rsid w:val="00AA3D74"/>
    <w:rsid w:val="00AA4AD0"/>
    <w:rsid w:val="00AA72EB"/>
    <w:rsid w:val="00AA74AF"/>
    <w:rsid w:val="00AB3637"/>
    <w:rsid w:val="00AB496F"/>
    <w:rsid w:val="00AB6DF8"/>
    <w:rsid w:val="00AC10B5"/>
    <w:rsid w:val="00AC162B"/>
    <w:rsid w:val="00AC25D6"/>
    <w:rsid w:val="00AD3B13"/>
    <w:rsid w:val="00AD45DB"/>
    <w:rsid w:val="00AD5519"/>
    <w:rsid w:val="00AD6B4A"/>
    <w:rsid w:val="00AE5F87"/>
    <w:rsid w:val="00B0096D"/>
    <w:rsid w:val="00B00D25"/>
    <w:rsid w:val="00B01746"/>
    <w:rsid w:val="00B07490"/>
    <w:rsid w:val="00B10D99"/>
    <w:rsid w:val="00B11D50"/>
    <w:rsid w:val="00B15406"/>
    <w:rsid w:val="00B166F6"/>
    <w:rsid w:val="00B16A72"/>
    <w:rsid w:val="00B176EE"/>
    <w:rsid w:val="00B1794A"/>
    <w:rsid w:val="00B21B69"/>
    <w:rsid w:val="00B2312E"/>
    <w:rsid w:val="00B23BC4"/>
    <w:rsid w:val="00B24226"/>
    <w:rsid w:val="00B25291"/>
    <w:rsid w:val="00B252C4"/>
    <w:rsid w:val="00B40BD7"/>
    <w:rsid w:val="00B45E90"/>
    <w:rsid w:val="00B50F85"/>
    <w:rsid w:val="00B514A5"/>
    <w:rsid w:val="00B51518"/>
    <w:rsid w:val="00B51BDA"/>
    <w:rsid w:val="00B57F10"/>
    <w:rsid w:val="00B6034F"/>
    <w:rsid w:val="00B60E1B"/>
    <w:rsid w:val="00B61FC0"/>
    <w:rsid w:val="00B62F7E"/>
    <w:rsid w:val="00B6756A"/>
    <w:rsid w:val="00B7362F"/>
    <w:rsid w:val="00B80958"/>
    <w:rsid w:val="00B8576D"/>
    <w:rsid w:val="00B908A6"/>
    <w:rsid w:val="00B96EEE"/>
    <w:rsid w:val="00B97BDB"/>
    <w:rsid w:val="00BA07F5"/>
    <w:rsid w:val="00BA0C7F"/>
    <w:rsid w:val="00BA3B5D"/>
    <w:rsid w:val="00BA6C3E"/>
    <w:rsid w:val="00BA6D76"/>
    <w:rsid w:val="00BB016D"/>
    <w:rsid w:val="00BB0D25"/>
    <w:rsid w:val="00BB1F86"/>
    <w:rsid w:val="00BB361B"/>
    <w:rsid w:val="00BB3775"/>
    <w:rsid w:val="00BC0276"/>
    <w:rsid w:val="00BC2864"/>
    <w:rsid w:val="00BC789D"/>
    <w:rsid w:val="00BD0215"/>
    <w:rsid w:val="00BD5A21"/>
    <w:rsid w:val="00BD611E"/>
    <w:rsid w:val="00BE0380"/>
    <w:rsid w:val="00BE063F"/>
    <w:rsid w:val="00BE09F4"/>
    <w:rsid w:val="00BE2B75"/>
    <w:rsid w:val="00BE6D2B"/>
    <w:rsid w:val="00BF3F8B"/>
    <w:rsid w:val="00BF7600"/>
    <w:rsid w:val="00C0124D"/>
    <w:rsid w:val="00C13BA2"/>
    <w:rsid w:val="00C15F4E"/>
    <w:rsid w:val="00C25A5E"/>
    <w:rsid w:val="00C27C35"/>
    <w:rsid w:val="00C44131"/>
    <w:rsid w:val="00C44312"/>
    <w:rsid w:val="00C46618"/>
    <w:rsid w:val="00C46EDC"/>
    <w:rsid w:val="00C56C72"/>
    <w:rsid w:val="00C63FEE"/>
    <w:rsid w:val="00C64E6A"/>
    <w:rsid w:val="00C6615D"/>
    <w:rsid w:val="00C671DC"/>
    <w:rsid w:val="00C706BD"/>
    <w:rsid w:val="00C71A14"/>
    <w:rsid w:val="00C75CFC"/>
    <w:rsid w:val="00C76C8C"/>
    <w:rsid w:val="00C778D8"/>
    <w:rsid w:val="00C82615"/>
    <w:rsid w:val="00C84E22"/>
    <w:rsid w:val="00C95D48"/>
    <w:rsid w:val="00CA65D1"/>
    <w:rsid w:val="00CB32DB"/>
    <w:rsid w:val="00CC1B9C"/>
    <w:rsid w:val="00CC2B1B"/>
    <w:rsid w:val="00CD11B9"/>
    <w:rsid w:val="00CD40FB"/>
    <w:rsid w:val="00CD5ADE"/>
    <w:rsid w:val="00CD5EAC"/>
    <w:rsid w:val="00CE4B4F"/>
    <w:rsid w:val="00CE502A"/>
    <w:rsid w:val="00CF166A"/>
    <w:rsid w:val="00CF1CF4"/>
    <w:rsid w:val="00CF49D0"/>
    <w:rsid w:val="00CF5823"/>
    <w:rsid w:val="00D042C4"/>
    <w:rsid w:val="00D064B4"/>
    <w:rsid w:val="00D06A0B"/>
    <w:rsid w:val="00D10D78"/>
    <w:rsid w:val="00D12193"/>
    <w:rsid w:val="00D1292E"/>
    <w:rsid w:val="00D213DB"/>
    <w:rsid w:val="00D24944"/>
    <w:rsid w:val="00D251BF"/>
    <w:rsid w:val="00D30946"/>
    <w:rsid w:val="00D332BC"/>
    <w:rsid w:val="00D33362"/>
    <w:rsid w:val="00D3575B"/>
    <w:rsid w:val="00D378AF"/>
    <w:rsid w:val="00D41525"/>
    <w:rsid w:val="00D431E4"/>
    <w:rsid w:val="00D440A4"/>
    <w:rsid w:val="00D46961"/>
    <w:rsid w:val="00D46A9D"/>
    <w:rsid w:val="00D5461A"/>
    <w:rsid w:val="00D6342F"/>
    <w:rsid w:val="00D6399A"/>
    <w:rsid w:val="00D67C80"/>
    <w:rsid w:val="00D71B93"/>
    <w:rsid w:val="00D71E34"/>
    <w:rsid w:val="00D72E93"/>
    <w:rsid w:val="00D819F5"/>
    <w:rsid w:val="00D81A0D"/>
    <w:rsid w:val="00D8200E"/>
    <w:rsid w:val="00D82884"/>
    <w:rsid w:val="00D83228"/>
    <w:rsid w:val="00D9148F"/>
    <w:rsid w:val="00D930F4"/>
    <w:rsid w:val="00D94B5A"/>
    <w:rsid w:val="00D95A06"/>
    <w:rsid w:val="00DA0284"/>
    <w:rsid w:val="00DA31B3"/>
    <w:rsid w:val="00DA4DE5"/>
    <w:rsid w:val="00DA6474"/>
    <w:rsid w:val="00DA77B9"/>
    <w:rsid w:val="00DB3FBD"/>
    <w:rsid w:val="00DB766F"/>
    <w:rsid w:val="00DC2EA4"/>
    <w:rsid w:val="00DC6872"/>
    <w:rsid w:val="00DD0342"/>
    <w:rsid w:val="00DD0A25"/>
    <w:rsid w:val="00DD0C49"/>
    <w:rsid w:val="00DD12CF"/>
    <w:rsid w:val="00DD1CB9"/>
    <w:rsid w:val="00DD4109"/>
    <w:rsid w:val="00DD5300"/>
    <w:rsid w:val="00DD5E51"/>
    <w:rsid w:val="00DD79CE"/>
    <w:rsid w:val="00DE6FAC"/>
    <w:rsid w:val="00DE774F"/>
    <w:rsid w:val="00DE7855"/>
    <w:rsid w:val="00DF0613"/>
    <w:rsid w:val="00E004CC"/>
    <w:rsid w:val="00E011FA"/>
    <w:rsid w:val="00E0547B"/>
    <w:rsid w:val="00E05DC9"/>
    <w:rsid w:val="00E05ED9"/>
    <w:rsid w:val="00E0732E"/>
    <w:rsid w:val="00E11F4A"/>
    <w:rsid w:val="00E127B9"/>
    <w:rsid w:val="00E13D4C"/>
    <w:rsid w:val="00E16939"/>
    <w:rsid w:val="00E213C2"/>
    <w:rsid w:val="00E216A7"/>
    <w:rsid w:val="00E219F0"/>
    <w:rsid w:val="00E224FF"/>
    <w:rsid w:val="00E225FA"/>
    <w:rsid w:val="00E22C53"/>
    <w:rsid w:val="00E235FA"/>
    <w:rsid w:val="00E321B9"/>
    <w:rsid w:val="00E428C3"/>
    <w:rsid w:val="00E43660"/>
    <w:rsid w:val="00E453A2"/>
    <w:rsid w:val="00E4662E"/>
    <w:rsid w:val="00E5066E"/>
    <w:rsid w:val="00E532F5"/>
    <w:rsid w:val="00E5415E"/>
    <w:rsid w:val="00E546C9"/>
    <w:rsid w:val="00E54E08"/>
    <w:rsid w:val="00E60076"/>
    <w:rsid w:val="00E61829"/>
    <w:rsid w:val="00E61C46"/>
    <w:rsid w:val="00E65D97"/>
    <w:rsid w:val="00E6741B"/>
    <w:rsid w:val="00E67927"/>
    <w:rsid w:val="00E70E51"/>
    <w:rsid w:val="00E731EF"/>
    <w:rsid w:val="00E75C8F"/>
    <w:rsid w:val="00E7634E"/>
    <w:rsid w:val="00E76743"/>
    <w:rsid w:val="00E801F3"/>
    <w:rsid w:val="00E86354"/>
    <w:rsid w:val="00E9592E"/>
    <w:rsid w:val="00E96D27"/>
    <w:rsid w:val="00EA0B33"/>
    <w:rsid w:val="00EA0B7A"/>
    <w:rsid w:val="00EA3F33"/>
    <w:rsid w:val="00EA6032"/>
    <w:rsid w:val="00EA722C"/>
    <w:rsid w:val="00EB2454"/>
    <w:rsid w:val="00EB3B3C"/>
    <w:rsid w:val="00EB5E1B"/>
    <w:rsid w:val="00EC0646"/>
    <w:rsid w:val="00EC1B65"/>
    <w:rsid w:val="00EC64F7"/>
    <w:rsid w:val="00EC6C9D"/>
    <w:rsid w:val="00ED19F8"/>
    <w:rsid w:val="00EE2618"/>
    <w:rsid w:val="00EE39D1"/>
    <w:rsid w:val="00EF037E"/>
    <w:rsid w:val="00EF37BE"/>
    <w:rsid w:val="00EF6DEB"/>
    <w:rsid w:val="00F02A1B"/>
    <w:rsid w:val="00F06DEF"/>
    <w:rsid w:val="00F2145D"/>
    <w:rsid w:val="00F24278"/>
    <w:rsid w:val="00F24967"/>
    <w:rsid w:val="00F26333"/>
    <w:rsid w:val="00F303D3"/>
    <w:rsid w:val="00F30C92"/>
    <w:rsid w:val="00F30CA2"/>
    <w:rsid w:val="00F31EFB"/>
    <w:rsid w:val="00F320F1"/>
    <w:rsid w:val="00F45B6D"/>
    <w:rsid w:val="00F47AB5"/>
    <w:rsid w:val="00F51654"/>
    <w:rsid w:val="00F5498B"/>
    <w:rsid w:val="00F565F3"/>
    <w:rsid w:val="00F62E2E"/>
    <w:rsid w:val="00F67CC2"/>
    <w:rsid w:val="00F74B44"/>
    <w:rsid w:val="00F7532D"/>
    <w:rsid w:val="00F81AAE"/>
    <w:rsid w:val="00F8255E"/>
    <w:rsid w:val="00F83133"/>
    <w:rsid w:val="00F84CA2"/>
    <w:rsid w:val="00F85F44"/>
    <w:rsid w:val="00F87110"/>
    <w:rsid w:val="00F90506"/>
    <w:rsid w:val="00F96392"/>
    <w:rsid w:val="00F96605"/>
    <w:rsid w:val="00FA1055"/>
    <w:rsid w:val="00FA3861"/>
    <w:rsid w:val="00FA3A58"/>
    <w:rsid w:val="00FA49A5"/>
    <w:rsid w:val="00FA6529"/>
    <w:rsid w:val="00FB3190"/>
    <w:rsid w:val="00FB470C"/>
    <w:rsid w:val="00FB6129"/>
    <w:rsid w:val="00FB7B09"/>
    <w:rsid w:val="00FC1E19"/>
    <w:rsid w:val="00FC645B"/>
    <w:rsid w:val="00FC7045"/>
    <w:rsid w:val="00FD4A33"/>
    <w:rsid w:val="00FD5F14"/>
    <w:rsid w:val="00FD7405"/>
    <w:rsid w:val="00FD753F"/>
    <w:rsid w:val="00FE67A6"/>
    <w:rsid w:val="00FE6E90"/>
    <w:rsid w:val="00FF0345"/>
    <w:rsid w:val="00FF2494"/>
    <w:rsid w:val="00FF2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4EA1E"/>
  <w15:docId w15:val="{3775D103-140A-45F3-87E9-0791A52D1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FCD"/>
    <w:pPr>
      <w:spacing w:after="0" w:line="240" w:lineRule="auto"/>
    </w:pPr>
  </w:style>
  <w:style w:type="paragraph" w:styleId="Heading1">
    <w:name w:val="heading 1"/>
    <w:basedOn w:val="Normal"/>
    <w:next w:val="Normal"/>
    <w:link w:val="Heading1Char"/>
    <w:uiPriority w:val="9"/>
    <w:qFormat/>
    <w:rsid w:val="0084637A"/>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4637A"/>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4637A"/>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4637A"/>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5C4F3A"/>
    <w:pPr>
      <w:spacing w:before="20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84637A"/>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4637A"/>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4637A"/>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4637A"/>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637A"/>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4637A"/>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84637A"/>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4637A"/>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84637A"/>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4637A"/>
    <w:rPr>
      <w:rFonts w:asciiTheme="majorHAnsi" w:eastAsiaTheme="majorEastAsia" w:hAnsiTheme="majorHAnsi" w:cstheme="majorBidi"/>
      <w:i/>
      <w:iCs/>
      <w:spacing w:val="13"/>
      <w:sz w:val="24"/>
      <w:szCs w:val="24"/>
    </w:rPr>
  </w:style>
  <w:style w:type="table" w:styleId="LightList-Accent1">
    <w:name w:val="Light List Accent 1"/>
    <w:basedOn w:val="TableNormal"/>
    <w:uiPriority w:val="61"/>
    <w:rsid w:val="00B57F1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84637A"/>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4637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5C4F3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84637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4637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4637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4637A"/>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BE0380"/>
    <w:rPr>
      <w:b/>
      <w:bCs/>
      <w:sz w:val="18"/>
      <w:szCs w:val="18"/>
    </w:rPr>
  </w:style>
  <w:style w:type="paragraph" w:styleId="ListParagraph">
    <w:name w:val="List Paragraph"/>
    <w:basedOn w:val="Normal"/>
    <w:uiPriority w:val="34"/>
    <w:qFormat/>
    <w:rsid w:val="005A7829"/>
    <w:pPr>
      <w:ind w:left="720"/>
      <w:contextualSpacing/>
    </w:pPr>
  </w:style>
  <w:style w:type="character" w:styleId="Emphasis">
    <w:name w:val="Emphasis"/>
    <w:uiPriority w:val="20"/>
    <w:qFormat/>
    <w:rsid w:val="0084637A"/>
    <w:rPr>
      <w:b/>
      <w:bCs/>
      <w:i/>
      <w:iCs/>
      <w:spacing w:val="10"/>
      <w:bdr w:val="none" w:sz="0" w:space="0" w:color="auto"/>
      <w:shd w:val="clear" w:color="auto" w:fill="auto"/>
    </w:rPr>
  </w:style>
  <w:style w:type="paragraph" w:styleId="Quote">
    <w:name w:val="Quote"/>
    <w:basedOn w:val="Normal"/>
    <w:next w:val="Normal"/>
    <w:link w:val="QuoteChar"/>
    <w:uiPriority w:val="29"/>
    <w:qFormat/>
    <w:rsid w:val="0084637A"/>
    <w:pPr>
      <w:spacing w:before="200"/>
      <w:ind w:left="360" w:right="360"/>
    </w:pPr>
    <w:rPr>
      <w:i/>
      <w:iCs/>
    </w:rPr>
  </w:style>
  <w:style w:type="character" w:customStyle="1" w:styleId="QuoteChar">
    <w:name w:val="Quote Char"/>
    <w:basedOn w:val="DefaultParagraphFont"/>
    <w:link w:val="Quote"/>
    <w:uiPriority w:val="29"/>
    <w:rsid w:val="0084637A"/>
    <w:rPr>
      <w:i/>
      <w:iCs/>
    </w:rPr>
  </w:style>
  <w:style w:type="character" w:styleId="SubtleEmphasis">
    <w:name w:val="Subtle Emphasis"/>
    <w:uiPriority w:val="19"/>
    <w:qFormat/>
    <w:rsid w:val="0084637A"/>
    <w:rPr>
      <w:i/>
      <w:iCs/>
    </w:rPr>
  </w:style>
  <w:style w:type="character" w:styleId="IntenseEmphasis">
    <w:name w:val="Intense Emphasis"/>
    <w:uiPriority w:val="21"/>
    <w:qFormat/>
    <w:rsid w:val="0084637A"/>
    <w:rPr>
      <w:b/>
      <w:bCs/>
    </w:rPr>
  </w:style>
  <w:style w:type="character" w:styleId="SubtleReference">
    <w:name w:val="Subtle Reference"/>
    <w:uiPriority w:val="31"/>
    <w:qFormat/>
    <w:rsid w:val="0084637A"/>
    <w:rPr>
      <w:smallCaps/>
    </w:rPr>
  </w:style>
  <w:style w:type="character" w:styleId="IntenseReference">
    <w:name w:val="Intense Reference"/>
    <w:uiPriority w:val="32"/>
    <w:qFormat/>
    <w:rsid w:val="0084637A"/>
    <w:rPr>
      <w:smallCaps/>
      <w:spacing w:val="5"/>
      <w:u w:val="single"/>
    </w:rPr>
  </w:style>
  <w:style w:type="character" w:styleId="BookTitle">
    <w:name w:val="Book Title"/>
    <w:uiPriority w:val="33"/>
    <w:rsid w:val="0084637A"/>
    <w:rPr>
      <w:i/>
      <w:iCs/>
      <w:smallCaps/>
      <w:spacing w:val="5"/>
    </w:rPr>
  </w:style>
  <w:style w:type="paragraph" w:styleId="TOCHeading">
    <w:name w:val="TOC Heading"/>
    <w:basedOn w:val="Heading1"/>
    <w:next w:val="Normal"/>
    <w:uiPriority w:val="39"/>
    <w:semiHidden/>
    <w:unhideWhenUsed/>
    <w:qFormat/>
    <w:rsid w:val="0084637A"/>
    <w:pPr>
      <w:outlineLvl w:val="9"/>
    </w:pPr>
    <w:rPr>
      <w:lang w:bidi="en-US"/>
    </w:rPr>
  </w:style>
  <w:style w:type="paragraph" w:styleId="BalloonText">
    <w:name w:val="Balloon Text"/>
    <w:basedOn w:val="Normal"/>
    <w:link w:val="BalloonTextChar"/>
    <w:uiPriority w:val="99"/>
    <w:semiHidden/>
    <w:unhideWhenUsed/>
    <w:rsid w:val="00977C93"/>
    <w:rPr>
      <w:rFonts w:ascii="Tahoma" w:hAnsi="Tahoma" w:cs="Tahoma"/>
      <w:sz w:val="16"/>
      <w:szCs w:val="16"/>
    </w:rPr>
  </w:style>
  <w:style w:type="character" w:customStyle="1" w:styleId="BalloonTextChar">
    <w:name w:val="Balloon Text Char"/>
    <w:basedOn w:val="DefaultParagraphFont"/>
    <w:link w:val="BalloonText"/>
    <w:uiPriority w:val="99"/>
    <w:semiHidden/>
    <w:rsid w:val="00977C93"/>
    <w:rPr>
      <w:rFonts w:ascii="Tahoma" w:hAnsi="Tahoma" w:cs="Tahoma"/>
      <w:sz w:val="16"/>
      <w:szCs w:val="16"/>
    </w:rPr>
  </w:style>
  <w:style w:type="character" w:styleId="Hyperlink">
    <w:name w:val="Hyperlink"/>
    <w:basedOn w:val="DefaultParagraphFont"/>
    <w:uiPriority w:val="99"/>
    <w:unhideWhenUsed/>
    <w:rsid w:val="005579D3"/>
    <w:rPr>
      <w:color w:val="0000FF" w:themeColor="hyperlink"/>
      <w:u w:val="single"/>
    </w:rPr>
  </w:style>
  <w:style w:type="paragraph" w:customStyle="1" w:styleId="figure">
    <w:name w:val="figure"/>
    <w:basedOn w:val="Normal"/>
    <w:next w:val="Normal"/>
    <w:qFormat/>
    <w:rsid w:val="001319A7"/>
    <w:pPr>
      <w:numPr>
        <w:numId w:val="16"/>
      </w:numPr>
      <w:jc w:val="center"/>
    </w:pPr>
  </w:style>
  <w:style w:type="character" w:styleId="FollowedHyperlink">
    <w:name w:val="FollowedHyperlink"/>
    <w:basedOn w:val="DefaultParagraphFont"/>
    <w:uiPriority w:val="99"/>
    <w:semiHidden/>
    <w:unhideWhenUsed/>
    <w:rsid w:val="0015685A"/>
    <w:rPr>
      <w:color w:val="800080" w:themeColor="followedHyperlink"/>
      <w:u w:val="single"/>
    </w:rPr>
  </w:style>
  <w:style w:type="character" w:styleId="CommentReference">
    <w:name w:val="annotation reference"/>
    <w:basedOn w:val="DefaultParagraphFont"/>
    <w:uiPriority w:val="99"/>
    <w:semiHidden/>
    <w:unhideWhenUsed/>
    <w:rsid w:val="007958E4"/>
    <w:rPr>
      <w:sz w:val="16"/>
      <w:szCs w:val="16"/>
    </w:rPr>
  </w:style>
  <w:style w:type="paragraph" w:styleId="CommentText">
    <w:name w:val="annotation text"/>
    <w:basedOn w:val="Normal"/>
    <w:link w:val="CommentTextChar"/>
    <w:uiPriority w:val="99"/>
    <w:semiHidden/>
    <w:unhideWhenUsed/>
    <w:rsid w:val="007958E4"/>
    <w:rPr>
      <w:sz w:val="20"/>
      <w:szCs w:val="20"/>
    </w:rPr>
  </w:style>
  <w:style w:type="character" w:customStyle="1" w:styleId="CommentTextChar">
    <w:name w:val="Comment Text Char"/>
    <w:basedOn w:val="DefaultParagraphFont"/>
    <w:link w:val="CommentText"/>
    <w:uiPriority w:val="99"/>
    <w:semiHidden/>
    <w:rsid w:val="007958E4"/>
    <w:rPr>
      <w:sz w:val="20"/>
      <w:szCs w:val="20"/>
    </w:rPr>
  </w:style>
  <w:style w:type="paragraph" w:styleId="CommentSubject">
    <w:name w:val="annotation subject"/>
    <w:basedOn w:val="CommentText"/>
    <w:next w:val="CommentText"/>
    <w:link w:val="CommentSubjectChar"/>
    <w:uiPriority w:val="99"/>
    <w:semiHidden/>
    <w:unhideWhenUsed/>
    <w:rsid w:val="007958E4"/>
    <w:rPr>
      <w:b/>
      <w:bCs/>
    </w:rPr>
  </w:style>
  <w:style w:type="character" w:customStyle="1" w:styleId="CommentSubjectChar">
    <w:name w:val="Comment Subject Char"/>
    <w:basedOn w:val="CommentTextChar"/>
    <w:link w:val="CommentSubject"/>
    <w:uiPriority w:val="99"/>
    <w:semiHidden/>
    <w:rsid w:val="007958E4"/>
    <w:rPr>
      <w:b/>
      <w:bCs/>
      <w:sz w:val="20"/>
      <w:szCs w:val="20"/>
    </w:rPr>
  </w:style>
  <w:style w:type="paragraph" w:styleId="Revision">
    <w:name w:val="Revision"/>
    <w:hidden/>
    <w:uiPriority w:val="99"/>
    <w:semiHidden/>
    <w:rsid w:val="00AC10B5"/>
    <w:pPr>
      <w:spacing w:after="0" w:line="240" w:lineRule="auto"/>
    </w:pPr>
  </w:style>
  <w:style w:type="paragraph" w:styleId="TOC1">
    <w:name w:val="toc 1"/>
    <w:basedOn w:val="Normal"/>
    <w:next w:val="Normal"/>
    <w:autoRedefine/>
    <w:uiPriority w:val="39"/>
    <w:unhideWhenUsed/>
    <w:rsid w:val="00EB2454"/>
    <w:pPr>
      <w:spacing w:after="100"/>
    </w:pPr>
  </w:style>
  <w:style w:type="paragraph" w:styleId="TOC2">
    <w:name w:val="toc 2"/>
    <w:basedOn w:val="Normal"/>
    <w:next w:val="Normal"/>
    <w:autoRedefine/>
    <w:uiPriority w:val="39"/>
    <w:unhideWhenUsed/>
    <w:rsid w:val="00EB2454"/>
    <w:pPr>
      <w:spacing w:after="100"/>
      <w:ind w:left="220"/>
    </w:pPr>
  </w:style>
  <w:style w:type="table" w:styleId="TableGrid">
    <w:name w:val="Table Grid"/>
    <w:basedOn w:val="TableNormal"/>
    <w:uiPriority w:val="59"/>
    <w:rsid w:val="00A74A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next w:val="Normal"/>
    <w:qFormat/>
    <w:rsid w:val="001319A7"/>
    <w:pPr>
      <w:numPr>
        <w:numId w:val="15"/>
      </w:numPr>
      <w:jc w:val="center"/>
    </w:pPr>
  </w:style>
  <w:style w:type="paragraph" w:styleId="TOC3">
    <w:name w:val="toc 3"/>
    <w:basedOn w:val="Normal"/>
    <w:next w:val="Normal"/>
    <w:autoRedefine/>
    <w:uiPriority w:val="39"/>
    <w:unhideWhenUsed/>
    <w:rsid w:val="002A5AC1"/>
    <w:pPr>
      <w:spacing w:after="100"/>
      <w:ind w:left="440"/>
    </w:pPr>
  </w:style>
  <w:style w:type="paragraph" w:styleId="TOC4">
    <w:name w:val="toc 4"/>
    <w:basedOn w:val="Normal"/>
    <w:next w:val="Normal"/>
    <w:autoRedefine/>
    <w:uiPriority w:val="39"/>
    <w:unhideWhenUsed/>
    <w:rsid w:val="00BE2B75"/>
    <w:pPr>
      <w:spacing w:after="100" w:line="276" w:lineRule="auto"/>
      <w:ind w:left="660"/>
    </w:pPr>
  </w:style>
  <w:style w:type="paragraph" w:styleId="TOC5">
    <w:name w:val="toc 5"/>
    <w:basedOn w:val="Normal"/>
    <w:next w:val="Normal"/>
    <w:autoRedefine/>
    <w:uiPriority w:val="39"/>
    <w:unhideWhenUsed/>
    <w:rsid w:val="00BE2B75"/>
    <w:pPr>
      <w:spacing w:after="100" w:line="276" w:lineRule="auto"/>
      <w:ind w:left="880"/>
    </w:pPr>
  </w:style>
  <w:style w:type="paragraph" w:styleId="TOC6">
    <w:name w:val="toc 6"/>
    <w:basedOn w:val="Normal"/>
    <w:next w:val="Normal"/>
    <w:autoRedefine/>
    <w:uiPriority w:val="39"/>
    <w:unhideWhenUsed/>
    <w:rsid w:val="00BE2B75"/>
    <w:pPr>
      <w:spacing w:after="100" w:line="276" w:lineRule="auto"/>
      <w:ind w:left="1100"/>
    </w:pPr>
  </w:style>
  <w:style w:type="paragraph" w:styleId="TOC7">
    <w:name w:val="toc 7"/>
    <w:basedOn w:val="Normal"/>
    <w:next w:val="Normal"/>
    <w:autoRedefine/>
    <w:uiPriority w:val="39"/>
    <w:unhideWhenUsed/>
    <w:rsid w:val="00BE2B75"/>
    <w:pPr>
      <w:spacing w:after="100" w:line="276" w:lineRule="auto"/>
      <w:ind w:left="1320"/>
    </w:pPr>
  </w:style>
  <w:style w:type="paragraph" w:styleId="TOC8">
    <w:name w:val="toc 8"/>
    <w:basedOn w:val="Normal"/>
    <w:next w:val="Normal"/>
    <w:autoRedefine/>
    <w:uiPriority w:val="39"/>
    <w:unhideWhenUsed/>
    <w:rsid w:val="00BE2B75"/>
    <w:pPr>
      <w:spacing w:after="100" w:line="276" w:lineRule="auto"/>
      <w:ind w:left="1540"/>
    </w:pPr>
  </w:style>
  <w:style w:type="paragraph" w:styleId="TOC9">
    <w:name w:val="toc 9"/>
    <w:basedOn w:val="Normal"/>
    <w:next w:val="Normal"/>
    <w:autoRedefine/>
    <w:uiPriority w:val="39"/>
    <w:unhideWhenUsed/>
    <w:rsid w:val="00BE2B75"/>
    <w:pPr>
      <w:spacing w:after="100" w:line="276" w:lineRule="auto"/>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83333">
      <w:bodyDiv w:val="1"/>
      <w:marLeft w:val="0"/>
      <w:marRight w:val="0"/>
      <w:marTop w:val="0"/>
      <w:marBottom w:val="0"/>
      <w:divBdr>
        <w:top w:val="none" w:sz="0" w:space="0" w:color="auto"/>
        <w:left w:val="none" w:sz="0" w:space="0" w:color="auto"/>
        <w:bottom w:val="none" w:sz="0" w:space="0" w:color="auto"/>
        <w:right w:val="none" w:sz="0" w:space="0" w:color="auto"/>
      </w:divBdr>
    </w:div>
    <w:div w:id="378365280">
      <w:bodyDiv w:val="1"/>
      <w:marLeft w:val="0"/>
      <w:marRight w:val="0"/>
      <w:marTop w:val="0"/>
      <w:marBottom w:val="0"/>
      <w:divBdr>
        <w:top w:val="none" w:sz="0" w:space="0" w:color="auto"/>
        <w:left w:val="none" w:sz="0" w:space="0" w:color="auto"/>
        <w:bottom w:val="none" w:sz="0" w:space="0" w:color="auto"/>
        <w:right w:val="none" w:sz="0" w:space="0" w:color="auto"/>
      </w:divBdr>
    </w:div>
    <w:div w:id="392237291">
      <w:bodyDiv w:val="1"/>
      <w:marLeft w:val="0"/>
      <w:marRight w:val="0"/>
      <w:marTop w:val="0"/>
      <w:marBottom w:val="0"/>
      <w:divBdr>
        <w:top w:val="none" w:sz="0" w:space="0" w:color="auto"/>
        <w:left w:val="none" w:sz="0" w:space="0" w:color="auto"/>
        <w:bottom w:val="none" w:sz="0" w:space="0" w:color="auto"/>
        <w:right w:val="none" w:sz="0" w:space="0" w:color="auto"/>
      </w:divBdr>
    </w:div>
    <w:div w:id="422334379">
      <w:bodyDiv w:val="1"/>
      <w:marLeft w:val="0"/>
      <w:marRight w:val="0"/>
      <w:marTop w:val="0"/>
      <w:marBottom w:val="0"/>
      <w:divBdr>
        <w:top w:val="none" w:sz="0" w:space="0" w:color="auto"/>
        <w:left w:val="none" w:sz="0" w:space="0" w:color="auto"/>
        <w:bottom w:val="none" w:sz="0" w:space="0" w:color="auto"/>
        <w:right w:val="none" w:sz="0" w:space="0" w:color="auto"/>
      </w:divBdr>
    </w:div>
    <w:div w:id="614099248">
      <w:bodyDiv w:val="1"/>
      <w:marLeft w:val="0"/>
      <w:marRight w:val="0"/>
      <w:marTop w:val="0"/>
      <w:marBottom w:val="0"/>
      <w:divBdr>
        <w:top w:val="none" w:sz="0" w:space="0" w:color="auto"/>
        <w:left w:val="none" w:sz="0" w:space="0" w:color="auto"/>
        <w:bottom w:val="none" w:sz="0" w:space="0" w:color="auto"/>
        <w:right w:val="none" w:sz="0" w:space="0" w:color="auto"/>
      </w:divBdr>
    </w:div>
    <w:div w:id="743067800">
      <w:bodyDiv w:val="1"/>
      <w:marLeft w:val="0"/>
      <w:marRight w:val="0"/>
      <w:marTop w:val="0"/>
      <w:marBottom w:val="0"/>
      <w:divBdr>
        <w:top w:val="none" w:sz="0" w:space="0" w:color="auto"/>
        <w:left w:val="none" w:sz="0" w:space="0" w:color="auto"/>
        <w:bottom w:val="none" w:sz="0" w:space="0" w:color="auto"/>
        <w:right w:val="none" w:sz="0" w:space="0" w:color="auto"/>
      </w:divBdr>
    </w:div>
    <w:div w:id="749162473">
      <w:bodyDiv w:val="1"/>
      <w:marLeft w:val="0"/>
      <w:marRight w:val="0"/>
      <w:marTop w:val="0"/>
      <w:marBottom w:val="0"/>
      <w:divBdr>
        <w:top w:val="none" w:sz="0" w:space="0" w:color="auto"/>
        <w:left w:val="none" w:sz="0" w:space="0" w:color="auto"/>
        <w:bottom w:val="none" w:sz="0" w:space="0" w:color="auto"/>
        <w:right w:val="none" w:sz="0" w:space="0" w:color="auto"/>
      </w:divBdr>
    </w:div>
    <w:div w:id="798376003">
      <w:bodyDiv w:val="1"/>
      <w:marLeft w:val="0"/>
      <w:marRight w:val="0"/>
      <w:marTop w:val="0"/>
      <w:marBottom w:val="0"/>
      <w:divBdr>
        <w:top w:val="none" w:sz="0" w:space="0" w:color="auto"/>
        <w:left w:val="none" w:sz="0" w:space="0" w:color="auto"/>
        <w:bottom w:val="none" w:sz="0" w:space="0" w:color="auto"/>
        <w:right w:val="none" w:sz="0" w:space="0" w:color="auto"/>
      </w:divBdr>
    </w:div>
    <w:div w:id="912471316">
      <w:bodyDiv w:val="1"/>
      <w:marLeft w:val="0"/>
      <w:marRight w:val="0"/>
      <w:marTop w:val="0"/>
      <w:marBottom w:val="0"/>
      <w:divBdr>
        <w:top w:val="none" w:sz="0" w:space="0" w:color="auto"/>
        <w:left w:val="none" w:sz="0" w:space="0" w:color="auto"/>
        <w:bottom w:val="none" w:sz="0" w:space="0" w:color="auto"/>
        <w:right w:val="none" w:sz="0" w:space="0" w:color="auto"/>
      </w:divBdr>
    </w:div>
    <w:div w:id="1120143859">
      <w:bodyDiv w:val="1"/>
      <w:marLeft w:val="0"/>
      <w:marRight w:val="0"/>
      <w:marTop w:val="0"/>
      <w:marBottom w:val="0"/>
      <w:divBdr>
        <w:top w:val="none" w:sz="0" w:space="0" w:color="auto"/>
        <w:left w:val="none" w:sz="0" w:space="0" w:color="auto"/>
        <w:bottom w:val="none" w:sz="0" w:space="0" w:color="auto"/>
        <w:right w:val="none" w:sz="0" w:space="0" w:color="auto"/>
      </w:divBdr>
    </w:div>
    <w:div w:id="1151022176">
      <w:bodyDiv w:val="1"/>
      <w:marLeft w:val="0"/>
      <w:marRight w:val="0"/>
      <w:marTop w:val="0"/>
      <w:marBottom w:val="0"/>
      <w:divBdr>
        <w:top w:val="none" w:sz="0" w:space="0" w:color="auto"/>
        <w:left w:val="none" w:sz="0" w:space="0" w:color="auto"/>
        <w:bottom w:val="none" w:sz="0" w:space="0" w:color="auto"/>
        <w:right w:val="none" w:sz="0" w:space="0" w:color="auto"/>
      </w:divBdr>
    </w:div>
    <w:div w:id="1179539506">
      <w:bodyDiv w:val="1"/>
      <w:marLeft w:val="0"/>
      <w:marRight w:val="0"/>
      <w:marTop w:val="0"/>
      <w:marBottom w:val="0"/>
      <w:divBdr>
        <w:top w:val="none" w:sz="0" w:space="0" w:color="auto"/>
        <w:left w:val="none" w:sz="0" w:space="0" w:color="auto"/>
        <w:bottom w:val="none" w:sz="0" w:space="0" w:color="auto"/>
        <w:right w:val="none" w:sz="0" w:space="0" w:color="auto"/>
      </w:divBdr>
    </w:div>
    <w:div w:id="1227884978">
      <w:bodyDiv w:val="1"/>
      <w:marLeft w:val="0"/>
      <w:marRight w:val="0"/>
      <w:marTop w:val="0"/>
      <w:marBottom w:val="0"/>
      <w:divBdr>
        <w:top w:val="none" w:sz="0" w:space="0" w:color="auto"/>
        <w:left w:val="none" w:sz="0" w:space="0" w:color="auto"/>
        <w:bottom w:val="none" w:sz="0" w:space="0" w:color="auto"/>
        <w:right w:val="none" w:sz="0" w:space="0" w:color="auto"/>
      </w:divBdr>
    </w:div>
    <w:div w:id="1276792135">
      <w:bodyDiv w:val="1"/>
      <w:marLeft w:val="0"/>
      <w:marRight w:val="0"/>
      <w:marTop w:val="0"/>
      <w:marBottom w:val="0"/>
      <w:divBdr>
        <w:top w:val="none" w:sz="0" w:space="0" w:color="auto"/>
        <w:left w:val="none" w:sz="0" w:space="0" w:color="auto"/>
        <w:bottom w:val="none" w:sz="0" w:space="0" w:color="auto"/>
        <w:right w:val="none" w:sz="0" w:space="0" w:color="auto"/>
      </w:divBdr>
    </w:div>
    <w:div w:id="1360816645">
      <w:bodyDiv w:val="1"/>
      <w:marLeft w:val="0"/>
      <w:marRight w:val="0"/>
      <w:marTop w:val="0"/>
      <w:marBottom w:val="0"/>
      <w:divBdr>
        <w:top w:val="none" w:sz="0" w:space="0" w:color="auto"/>
        <w:left w:val="none" w:sz="0" w:space="0" w:color="auto"/>
        <w:bottom w:val="none" w:sz="0" w:space="0" w:color="auto"/>
        <w:right w:val="none" w:sz="0" w:space="0" w:color="auto"/>
      </w:divBdr>
    </w:div>
    <w:div w:id="209461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hyperlink" Target="file:///\\d25609\BQS_script\DOC\BQS_spec_case_build.docx" TargetMode="External"/><Relationship Id="rId1" Type="http://schemas.openxmlformats.org/officeDocument/2006/relationships/customXml" Target="../customXml/item1.xml"/><Relationship Id="rId6" Type="http://schemas.openxmlformats.org/officeDocument/2006/relationships/hyperlink" Target="http://d25315/viewvc/auto/bqs_scripts/" TargetMode="External"/><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hyperlink" Target="file:///\\d25609\BQS_script\DOC\BQS_enhancement.xlsx" TargetMode="External"/><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hyperlink" Target="file:///\\d25609\BQS_script\DOC\BQS_requirement.docx" TargetMode="External"/><Relationship Id="rId30" Type="http://schemas.openxmlformats.org/officeDocument/2006/relationships/hyperlink" Target="file:///\\d25609\BQS_script\DOC\BQS_spec_suite_build.docx%20" TargetMode="Externa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5C1DFA-47BF-40F6-956E-D5B38CCD3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7525</TotalTime>
  <Pages>70</Pages>
  <Words>16831</Words>
  <Characters>95940</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Yibin</dc:creator>
  <cp:lastModifiedBy>Shawn Yan</cp:lastModifiedBy>
  <cp:revision>629</cp:revision>
  <dcterms:created xsi:type="dcterms:W3CDTF">2014-01-21T07:50:00Z</dcterms:created>
  <dcterms:modified xsi:type="dcterms:W3CDTF">2020-10-21T08:12:00Z</dcterms:modified>
</cp:coreProperties>
</file>